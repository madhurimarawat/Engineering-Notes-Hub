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11FA2933" w:rsidR="00CD7E1A" w:rsidRPr="00B33663" w:rsidRDefault="00EB3154" w:rsidP="7821D542">
      <w:pPr>
        <w:pStyle w:val="BodyText"/>
        <w:spacing w:line="88" w:lineRule="exact"/>
        <w:ind w:left="451" w:firstLine="720"/>
        <w:rPr>
          <w:sz w:val="8"/>
          <w:szCs w:val="8"/>
        </w:rPr>
      </w:pPr>
      <w:r w:rsidRPr="00B33663">
        <w:rPr>
          <w:position w:val="-1"/>
          <w:sz w:val="8"/>
        </w:rPr>
      </w:r>
      <w:r w:rsidRPr="00B33663">
        <w:rPr>
          <w:position w:val="-1"/>
          <w:sz w:val="8"/>
        </w:rPr>
        <w:pict w14:anchorId="69670C66">
          <v:group id="_x0000_s1168" style="width:436.3pt;height:4.45pt;mso-position-horizontal-relative:char;mso-position-vertical-relative:line" coordsize="8726,89">
            <v:shape id="_x0000_s1169"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0A37501D" w14:textId="77777777" w:rsidR="00CD7E1A" w:rsidRPr="00B33663" w:rsidRDefault="00CD7E1A">
      <w:pPr>
        <w:pStyle w:val="BodyText"/>
        <w:ind w:left="0"/>
        <w:rPr>
          <w:sz w:val="20"/>
        </w:rPr>
      </w:pPr>
    </w:p>
    <w:p w14:paraId="4022EFFF" w14:textId="77777777" w:rsidR="00CD7E1A" w:rsidRPr="00B33663" w:rsidRDefault="00EB3154">
      <w:pPr>
        <w:pStyle w:val="BodyText"/>
        <w:spacing w:before="8"/>
        <w:ind w:left="0"/>
        <w:rPr>
          <w:sz w:val="23"/>
        </w:rPr>
      </w:pPr>
      <w:r w:rsidRPr="00B33663">
        <w:pict w14:anchorId="11E2EA46">
          <v:shapetype id="_x0000_t202" coordsize="21600,21600" o:spt="202" path="m,l,21600r21600,l21600,xe">
            <v:stroke joinstyle="miter"/>
            <v:path gradientshapeok="t" o:connecttype="rect"/>
          </v:shapetype>
          <v:shape id="_x0000_s1167" type="#_x0000_t202" style="position:absolute;margin-left:81.4pt;margin-top:16.75pt;width:468.9pt;height:109.5pt;z-index:-15728128;mso-wrap-distance-left:0;mso-wrap-distance-right:0;mso-position-horizontal-relative:page" filled="f" strokeweight="2.25pt">
            <v:textbox inset="0,0,0,0">
              <w:txbxContent>
                <w:p w14:paraId="57392837" w14:textId="77777777" w:rsidR="00EB3154" w:rsidRDefault="00EB3154" w:rsidP="00D24AF6">
                  <w:pPr>
                    <w:tabs>
                      <w:tab w:val="left" w:pos="2113"/>
                    </w:tabs>
                    <w:spacing w:before="69"/>
                    <w:ind w:left="913"/>
                    <w:rPr>
                      <w:sz w:val="28"/>
                      <w:szCs w:val="28"/>
                    </w:rPr>
                  </w:pPr>
                  <w:r w:rsidRPr="00D24AF6">
                    <w:rPr>
                      <w:b/>
                      <w:sz w:val="28"/>
                      <w:szCs w:val="28"/>
                    </w:rPr>
                    <w:t>UNIT V DATA LINK AND PHYSICAL LAYERS</w:t>
                  </w:r>
                  <w:r>
                    <w:rPr>
                      <w:sz w:val="28"/>
                      <w:szCs w:val="28"/>
                    </w:rPr>
                    <w:t xml:space="preserve"> </w:t>
                  </w:r>
                </w:p>
                <w:p w14:paraId="72DCC84E" w14:textId="77777777" w:rsidR="00EB3154" w:rsidRPr="00D24AF6" w:rsidRDefault="00EB3154" w:rsidP="00D24AF6">
                  <w:pPr>
                    <w:tabs>
                      <w:tab w:val="left" w:pos="2113"/>
                    </w:tabs>
                    <w:spacing w:before="69"/>
                    <w:ind w:left="913"/>
                    <w:rPr>
                      <w:b/>
                      <w:sz w:val="28"/>
                      <w:szCs w:val="28"/>
                    </w:rPr>
                  </w:pPr>
                  <w:r w:rsidRPr="00D24AF6">
                    <w:rPr>
                      <w:sz w:val="28"/>
                      <w:szCs w:val="28"/>
                    </w:rPr>
                    <w:t>Data Link Layer – Framing – Flow control – Error control – Data-Link Layer Protocols – HDLC – PPP - Media Access Control – Ethernet Basics – CSMA/CD – Virtual LAN – Wireless LAN (802.11) - Physical Layer: Data and Signals - Performance – Transmission media- Switching – Circuit Switching</w:t>
                  </w:r>
                </w:p>
              </w:txbxContent>
            </v:textbox>
            <w10:wrap type="topAndBottom" anchorx="page"/>
          </v:shape>
        </w:pict>
      </w:r>
      <w:r w:rsidRPr="00B33663">
        <w:pict w14:anchorId="2B4F2305">
          <v:shape id="_x0000_s1166" type="#_x0000_t202" style="position:absolute;margin-left:88.6pt;margin-top:137.4pt;width:436.3pt;height:25.95pt;z-index:-15727616;mso-wrap-distance-left:0;mso-wrap-distance-right:0;mso-position-horizontal-relative:page" fillcolor="#bebebe" stroked="f">
            <v:textbox inset="0,0,0,0">
              <w:txbxContent>
                <w:p w14:paraId="28E22F67" w14:textId="77777777" w:rsidR="00EB3154" w:rsidRDefault="00EB3154">
                  <w:pPr>
                    <w:tabs>
                      <w:tab w:val="left" w:pos="3521"/>
                    </w:tabs>
                    <w:spacing w:line="343" w:lineRule="exact"/>
                    <w:ind w:left="2801"/>
                    <w:rPr>
                      <w:b/>
                      <w:sz w:val="30"/>
                    </w:rPr>
                  </w:pPr>
                  <w:r>
                    <w:rPr>
                      <w:b/>
                      <w:sz w:val="30"/>
                    </w:rPr>
                    <w:t>1.</w:t>
                  </w:r>
                  <w:r>
                    <w:rPr>
                      <w:b/>
                      <w:sz w:val="30"/>
                    </w:rPr>
                    <w:tab/>
                  </w:r>
                  <w:r>
                    <w:rPr>
                      <w:b/>
                      <w:sz w:val="30"/>
                      <w:u w:val="thick"/>
                    </w:rPr>
                    <w:t>INTRODUCTION</w:t>
                  </w:r>
                </w:p>
              </w:txbxContent>
            </v:textbox>
            <w10:wrap type="topAndBottom" anchorx="page"/>
          </v:shape>
        </w:pict>
      </w:r>
    </w:p>
    <w:p w14:paraId="5DAB6C7B" w14:textId="323DE6D3" w:rsidR="00CD7E1A" w:rsidRPr="00B33663" w:rsidRDefault="00CD7E1A">
      <w:pPr>
        <w:pStyle w:val="BodyText"/>
        <w:spacing w:before="7"/>
        <w:ind w:left="0"/>
      </w:pPr>
    </w:p>
    <w:p w14:paraId="5FD2C34C" w14:textId="77777777" w:rsidR="00CD7E1A" w:rsidRPr="00B33663" w:rsidRDefault="00A42A03" w:rsidP="00E700C1">
      <w:pPr>
        <w:pStyle w:val="ListParagraph"/>
        <w:numPr>
          <w:ilvl w:val="0"/>
          <w:numId w:val="36"/>
        </w:numPr>
        <w:tabs>
          <w:tab w:val="left" w:pos="1200"/>
          <w:tab w:val="left" w:pos="1201"/>
        </w:tabs>
        <w:spacing w:before="38" w:line="318" w:lineRule="exact"/>
        <w:ind w:hanging="361"/>
        <w:rPr>
          <w:sz w:val="26"/>
        </w:rPr>
      </w:pPr>
      <w:r w:rsidRPr="00B33663">
        <w:rPr>
          <w:sz w:val="26"/>
        </w:rPr>
        <w:t>In</w:t>
      </w:r>
      <w:r w:rsidRPr="00B33663">
        <w:rPr>
          <w:spacing w:val="-2"/>
          <w:sz w:val="26"/>
        </w:rPr>
        <w:t xml:space="preserve"> </w:t>
      </w:r>
      <w:r w:rsidRPr="00B33663">
        <w:rPr>
          <w:sz w:val="26"/>
        </w:rPr>
        <w:t>the</w:t>
      </w:r>
      <w:r w:rsidRPr="00B33663">
        <w:rPr>
          <w:spacing w:val="-1"/>
          <w:sz w:val="26"/>
        </w:rPr>
        <w:t xml:space="preserve"> </w:t>
      </w:r>
      <w:r w:rsidRPr="00B33663">
        <w:rPr>
          <w:sz w:val="26"/>
        </w:rPr>
        <w:t>OSI model, the data</w:t>
      </w:r>
      <w:r w:rsidRPr="00B33663">
        <w:rPr>
          <w:spacing w:val="-1"/>
          <w:sz w:val="26"/>
        </w:rPr>
        <w:t xml:space="preserve"> </w:t>
      </w:r>
      <w:r w:rsidRPr="00B33663">
        <w:rPr>
          <w:sz w:val="26"/>
        </w:rPr>
        <w:t>link</w:t>
      </w:r>
      <w:r w:rsidRPr="00B33663">
        <w:rPr>
          <w:spacing w:val="-1"/>
          <w:sz w:val="26"/>
        </w:rPr>
        <w:t xml:space="preserve"> </w:t>
      </w:r>
      <w:r w:rsidRPr="00B33663">
        <w:rPr>
          <w:sz w:val="26"/>
        </w:rPr>
        <w:t>layer</w:t>
      </w:r>
      <w:r w:rsidRPr="00B33663">
        <w:rPr>
          <w:spacing w:val="-2"/>
          <w:sz w:val="26"/>
        </w:rPr>
        <w:t xml:space="preserve"> </w:t>
      </w:r>
      <w:r w:rsidRPr="00B33663">
        <w:rPr>
          <w:sz w:val="26"/>
        </w:rPr>
        <w:t>is</w:t>
      </w:r>
      <w:r w:rsidRPr="00B33663">
        <w:rPr>
          <w:spacing w:val="-1"/>
          <w:sz w:val="26"/>
        </w:rPr>
        <w:t xml:space="preserve"> </w:t>
      </w:r>
      <w:r w:rsidRPr="00B33663">
        <w:rPr>
          <w:sz w:val="26"/>
        </w:rPr>
        <w:t>the</w:t>
      </w:r>
      <w:r w:rsidRPr="00B33663">
        <w:rPr>
          <w:spacing w:val="1"/>
          <w:sz w:val="26"/>
        </w:rPr>
        <w:t xml:space="preserve"> </w:t>
      </w:r>
      <w:r w:rsidRPr="00B33663">
        <w:rPr>
          <w:sz w:val="26"/>
        </w:rPr>
        <w:t>2</w:t>
      </w:r>
      <w:r w:rsidRPr="00B33663">
        <w:rPr>
          <w:sz w:val="26"/>
          <w:vertAlign w:val="superscript"/>
        </w:rPr>
        <w:t>nd</w:t>
      </w:r>
      <w:r w:rsidRPr="00B33663">
        <w:rPr>
          <w:sz w:val="26"/>
        </w:rPr>
        <w:t xml:space="preserve"> layer</w:t>
      </w:r>
      <w:r w:rsidRPr="00B33663">
        <w:rPr>
          <w:spacing w:val="-2"/>
          <w:sz w:val="26"/>
        </w:rPr>
        <w:t xml:space="preserve"> </w:t>
      </w:r>
      <w:r w:rsidRPr="00B33663">
        <w:rPr>
          <w:sz w:val="26"/>
        </w:rPr>
        <w:t>from</w:t>
      </w:r>
      <w:r w:rsidRPr="00B33663">
        <w:rPr>
          <w:spacing w:val="-4"/>
          <w:sz w:val="26"/>
        </w:rPr>
        <w:t xml:space="preserve"> </w:t>
      </w:r>
      <w:r w:rsidRPr="00B33663">
        <w:rPr>
          <w:sz w:val="26"/>
        </w:rPr>
        <w:t>the</w:t>
      </w:r>
      <w:r w:rsidRPr="00B33663">
        <w:rPr>
          <w:spacing w:val="-2"/>
          <w:sz w:val="26"/>
        </w:rPr>
        <w:t xml:space="preserve"> </w:t>
      </w:r>
      <w:r w:rsidRPr="00B33663">
        <w:rPr>
          <w:sz w:val="26"/>
        </w:rPr>
        <w:t>bottom.</w:t>
      </w:r>
    </w:p>
    <w:p w14:paraId="7BC9D39A" w14:textId="77777777" w:rsidR="00CD7E1A" w:rsidRPr="00B33663" w:rsidRDefault="00A42A03" w:rsidP="00E700C1">
      <w:pPr>
        <w:pStyle w:val="ListParagraph"/>
        <w:numPr>
          <w:ilvl w:val="0"/>
          <w:numId w:val="36"/>
        </w:numPr>
        <w:tabs>
          <w:tab w:val="left" w:pos="1200"/>
          <w:tab w:val="left" w:pos="1201"/>
        </w:tabs>
        <w:spacing w:line="318" w:lineRule="exact"/>
        <w:ind w:hanging="361"/>
        <w:rPr>
          <w:sz w:val="26"/>
        </w:rPr>
      </w:pPr>
      <w:r w:rsidRPr="00B33663">
        <w:rPr>
          <w:sz w:val="26"/>
        </w:rPr>
        <w:t>It</w:t>
      </w:r>
      <w:r w:rsidRPr="00B33663">
        <w:rPr>
          <w:spacing w:val="-2"/>
          <w:sz w:val="26"/>
        </w:rPr>
        <w:t xml:space="preserve"> </w:t>
      </w:r>
      <w:r w:rsidRPr="00B33663">
        <w:rPr>
          <w:sz w:val="26"/>
        </w:rPr>
        <w:t>is</w:t>
      </w:r>
      <w:r w:rsidRPr="00B33663">
        <w:rPr>
          <w:spacing w:val="-1"/>
          <w:sz w:val="26"/>
        </w:rPr>
        <w:t xml:space="preserve"> </w:t>
      </w:r>
      <w:r w:rsidRPr="00B33663">
        <w:rPr>
          <w:sz w:val="26"/>
        </w:rPr>
        <w:t>responsible</w:t>
      </w:r>
      <w:r w:rsidRPr="00B33663">
        <w:rPr>
          <w:spacing w:val="-1"/>
          <w:sz w:val="26"/>
        </w:rPr>
        <w:t xml:space="preserve"> </w:t>
      </w:r>
      <w:r w:rsidRPr="00B33663">
        <w:rPr>
          <w:sz w:val="26"/>
        </w:rPr>
        <w:t xml:space="preserve">for </w:t>
      </w:r>
      <w:r w:rsidRPr="00B33663">
        <w:rPr>
          <w:b/>
          <w:sz w:val="26"/>
        </w:rPr>
        <w:t>transmitting</w:t>
      </w:r>
      <w:r w:rsidRPr="00B33663">
        <w:rPr>
          <w:b/>
          <w:spacing w:val="1"/>
          <w:sz w:val="26"/>
        </w:rPr>
        <w:t xml:space="preserve"> </w:t>
      </w:r>
      <w:r w:rsidRPr="00B33663">
        <w:rPr>
          <w:b/>
          <w:sz w:val="26"/>
        </w:rPr>
        <w:t>frames</w:t>
      </w:r>
      <w:r w:rsidRPr="00B33663">
        <w:rPr>
          <w:b/>
          <w:spacing w:val="1"/>
          <w:sz w:val="26"/>
        </w:rPr>
        <w:t xml:space="preserve"> </w:t>
      </w:r>
      <w:r w:rsidRPr="00B33663">
        <w:rPr>
          <w:b/>
          <w:sz w:val="26"/>
        </w:rPr>
        <w:t>from</w:t>
      </w:r>
      <w:r w:rsidRPr="00B33663">
        <w:rPr>
          <w:b/>
          <w:spacing w:val="-2"/>
          <w:sz w:val="26"/>
        </w:rPr>
        <w:t xml:space="preserve"> </w:t>
      </w:r>
      <w:r w:rsidRPr="00B33663">
        <w:rPr>
          <w:b/>
          <w:sz w:val="26"/>
        </w:rPr>
        <w:t>one</w:t>
      </w:r>
      <w:r w:rsidRPr="00B33663">
        <w:rPr>
          <w:b/>
          <w:spacing w:val="-1"/>
          <w:sz w:val="26"/>
        </w:rPr>
        <w:t xml:space="preserve"> </w:t>
      </w:r>
      <w:r w:rsidRPr="00B33663">
        <w:rPr>
          <w:b/>
          <w:sz w:val="26"/>
        </w:rPr>
        <w:t>node</w:t>
      </w:r>
      <w:r w:rsidRPr="00B33663">
        <w:rPr>
          <w:b/>
          <w:spacing w:val="-2"/>
          <w:sz w:val="26"/>
        </w:rPr>
        <w:t xml:space="preserve"> </w:t>
      </w:r>
      <w:r w:rsidRPr="00B33663">
        <w:rPr>
          <w:b/>
          <w:sz w:val="26"/>
        </w:rPr>
        <w:t>to</w:t>
      </w:r>
      <w:r w:rsidRPr="00B33663">
        <w:rPr>
          <w:b/>
          <w:spacing w:val="-1"/>
          <w:sz w:val="26"/>
        </w:rPr>
        <w:t xml:space="preserve"> </w:t>
      </w:r>
      <w:r w:rsidRPr="00B33663">
        <w:rPr>
          <w:b/>
          <w:sz w:val="26"/>
        </w:rPr>
        <w:t>next</w:t>
      </w:r>
      <w:r w:rsidRPr="00B33663">
        <w:rPr>
          <w:b/>
          <w:spacing w:val="-2"/>
          <w:sz w:val="26"/>
        </w:rPr>
        <w:t xml:space="preserve"> </w:t>
      </w:r>
      <w:r w:rsidRPr="00B33663">
        <w:rPr>
          <w:b/>
          <w:sz w:val="26"/>
        </w:rPr>
        <w:t>node</w:t>
      </w:r>
      <w:r w:rsidRPr="00B33663">
        <w:rPr>
          <w:sz w:val="26"/>
        </w:rPr>
        <w:t>.</w:t>
      </w:r>
    </w:p>
    <w:p w14:paraId="61384E97" w14:textId="77777777" w:rsidR="00CD7E1A" w:rsidRPr="00B33663" w:rsidRDefault="00A42A03" w:rsidP="00E700C1">
      <w:pPr>
        <w:pStyle w:val="ListParagraph"/>
        <w:numPr>
          <w:ilvl w:val="0"/>
          <w:numId w:val="36"/>
        </w:numPr>
        <w:tabs>
          <w:tab w:val="left" w:pos="1200"/>
          <w:tab w:val="left" w:pos="1201"/>
        </w:tabs>
        <w:spacing w:before="61" w:line="252" w:lineRule="auto"/>
        <w:ind w:right="642"/>
        <w:rPr>
          <w:sz w:val="26"/>
        </w:rPr>
      </w:pPr>
      <w:r w:rsidRPr="00B33663">
        <w:rPr>
          <w:sz w:val="26"/>
        </w:rPr>
        <w:t>The</w:t>
      </w:r>
      <w:r w:rsidRPr="00B33663">
        <w:rPr>
          <w:spacing w:val="19"/>
          <w:sz w:val="26"/>
        </w:rPr>
        <w:t xml:space="preserve"> </w:t>
      </w:r>
      <w:r w:rsidRPr="00B33663">
        <w:rPr>
          <w:sz w:val="26"/>
        </w:rPr>
        <w:t>main</w:t>
      </w:r>
      <w:r w:rsidRPr="00B33663">
        <w:rPr>
          <w:spacing w:val="20"/>
          <w:sz w:val="26"/>
        </w:rPr>
        <w:t xml:space="preserve"> </w:t>
      </w:r>
      <w:r w:rsidRPr="00B33663">
        <w:rPr>
          <w:sz w:val="26"/>
        </w:rPr>
        <w:t>responsibility</w:t>
      </w:r>
      <w:r w:rsidRPr="00B33663">
        <w:rPr>
          <w:spacing w:val="17"/>
          <w:sz w:val="26"/>
        </w:rPr>
        <w:t xml:space="preserve"> </w:t>
      </w:r>
      <w:r w:rsidRPr="00B33663">
        <w:rPr>
          <w:sz w:val="26"/>
        </w:rPr>
        <w:t>of</w:t>
      </w:r>
      <w:r w:rsidRPr="00B33663">
        <w:rPr>
          <w:spacing w:val="22"/>
          <w:sz w:val="26"/>
        </w:rPr>
        <w:t xml:space="preserve"> </w:t>
      </w:r>
      <w:r w:rsidRPr="00B33663">
        <w:rPr>
          <w:sz w:val="26"/>
        </w:rPr>
        <w:t>the</w:t>
      </w:r>
      <w:r w:rsidRPr="00B33663">
        <w:rPr>
          <w:spacing w:val="20"/>
          <w:sz w:val="26"/>
        </w:rPr>
        <w:t xml:space="preserve"> </w:t>
      </w:r>
      <w:r w:rsidRPr="00B33663">
        <w:rPr>
          <w:sz w:val="26"/>
        </w:rPr>
        <w:t>Data</w:t>
      </w:r>
      <w:r w:rsidRPr="00B33663">
        <w:rPr>
          <w:spacing w:val="20"/>
          <w:sz w:val="26"/>
        </w:rPr>
        <w:t xml:space="preserve"> </w:t>
      </w:r>
      <w:r w:rsidRPr="00B33663">
        <w:rPr>
          <w:sz w:val="26"/>
        </w:rPr>
        <w:t>Link</w:t>
      </w:r>
      <w:r w:rsidRPr="00B33663">
        <w:rPr>
          <w:spacing w:val="20"/>
          <w:sz w:val="26"/>
        </w:rPr>
        <w:t xml:space="preserve"> </w:t>
      </w:r>
      <w:r w:rsidRPr="00B33663">
        <w:rPr>
          <w:sz w:val="26"/>
        </w:rPr>
        <w:t>Layer</w:t>
      </w:r>
      <w:r w:rsidRPr="00B33663">
        <w:rPr>
          <w:spacing w:val="20"/>
          <w:sz w:val="26"/>
        </w:rPr>
        <w:t xml:space="preserve"> </w:t>
      </w:r>
      <w:r w:rsidRPr="00B33663">
        <w:rPr>
          <w:sz w:val="26"/>
        </w:rPr>
        <w:t>is</w:t>
      </w:r>
      <w:r w:rsidRPr="00B33663">
        <w:rPr>
          <w:spacing w:val="20"/>
          <w:sz w:val="26"/>
        </w:rPr>
        <w:t xml:space="preserve"> </w:t>
      </w:r>
      <w:r w:rsidRPr="00B33663">
        <w:rPr>
          <w:sz w:val="26"/>
        </w:rPr>
        <w:t>to</w:t>
      </w:r>
      <w:r w:rsidRPr="00B33663">
        <w:rPr>
          <w:spacing w:val="19"/>
          <w:sz w:val="26"/>
        </w:rPr>
        <w:t xml:space="preserve"> </w:t>
      </w:r>
      <w:r w:rsidRPr="00B33663">
        <w:rPr>
          <w:sz w:val="26"/>
        </w:rPr>
        <w:t>transfer</w:t>
      </w:r>
      <w:r w:rsidRPr="00B33663">
        <w:rPr>
          <w:spacing w:val="20"/>
          <w:sz w:val="26"/>
        </w:rPr>
        <w:t xml:space="preserve"> </w:t>
      </w:r>
      <w:r w:rsidRPr="00B33663">
        <w:rPr>
          <w:sz w:val="26"/>
        </w:rPr>
        <w:t>the</w:t>
      </w:r>
      <w:r w:rsidRPr="00B33663">
        <w:rPr>
          <w:spacing w:val="20"/>
          <w:sz w:val="26"/>
        </w:rPr>
        <w:t xml:space="preserve"> </w:t>
      </w:r>
      <w:r w:rsidRPr="00B33663">
        <w:rPr>
          <w:sz w:val="26"/>
        </w:rPr>
        <w:t>datagram</w:t>
      </w:r>
      <w:r w:rsidRPr="00B33663">
        <w:rPr>
          <w:spacing w:val="-62"/>
          <w:sz w:val="26"/>
        </w:rPr>
        <w:t xml:space="preserve"> </w:t>
      </w:r>
      <w:r w:rsidRPr="00B33663">
        <w:rPr>
          <w:sz w:val="26"/>
        </w:rPr>
        <w:t>across</w:t>
      </w:r>
      <w:r w:rsidRPr="00B33663">
        <w:rPr>
          <w:spacing w:val="-1"/>
          <w:sz w:val="26"/>
        </w:rPr>
        <w:t xml:space="preserve"> </w:t>
      </w:r>
      <w:r w:rsidRPr="00B33663">
        <w:rPr>
          <w:sz w:val="26"/>
        </w:rPr>
        <w:t>an individual</w:t>
      </w:r>
      <w:r w:rsidRPr="00B33663">
        <w:rPr>
          <w:spacing w:val="-1"/>
          <w:sz w:val="26"/>
        </w:rPr>
        <w:t xml:space="preserve"> </w:t>
      </w:r>
      <w:r w:rsidRPr="00B33663">
        <w:rPr>
          <w:sz w:val="26"/>
        </w:rPr>
        <w:t>link.</w:t>
      </w:r>
    </w:p>
    <w:p w14:paraId="06AA192E" w14:textId="77777777" w:rsidR="00CD7E1A" w:rsidRPr="00B33663" w:rsidRDefault="00A42A03" w:rsidP="00E700C1">
      <w:pPr>
        <w:pStyle w:val="ListParagraph"/>
        <w:numPr>
          <w:ilvl w:val="0"/>
          <w:numId w:val="36"/>
        </w:numPr>
        <w:tabs>
          <w:tab w:val="left" w:pos="1200"/>
          <w:tab w:val="left" w:pos="1201"/>
        </w:tabs>
        <w:spacing w:before="43" w:line="252" w:lineRule="auto"/>
        <w:ind w:right="642"/>
        <w:rPr>
          <w:sz w:val="26"/>
        </w:rPr>
      </w:pPr>
      <w:r w:rsidRPr="00B33663">
        <w:rPr>
          <w:sz w:val="26"/>
        </w:rPr>
        <w:t>An</w:t>
      </w:r>
      <w:r w:rsidRPr="00B33663">
        <w:rPr>
          <w:spacing w:val="31"/>
          <w:sz w:val="26"/>
        </w:rPr>
        <w:t xml:space="preserve"> </w:t>
      </w:r>
      <w:r w:rsidRPr="00B33663">
        <w:rPr>
          <w:sz w:val="26"/>
        </w:rPr>
        <w:t>important</w:t>
      </w:r>
      <w:r w:rsidRPr="00B33663">
        <w:rPr>
          <w:spacing w:val="32"/>
          <w:sz w:val="26"/>
        </w:rPr>
        <w:t xml:space="preserve"> </w:t>
      </w:r>
      <w:r w:rsidRPr="00B33663">
        <w:rPr>
          <w:sz w:val="26"/>
        </w:rPr>
        <w:t>characteristic</w:t>
      </w:r>
      <w:r w:rsidRPr="00B33663">
        <w:rPr>
          <w:spacing w:val="32"/>
          <w:sz w:val="26"/>
        </w:rPr>
        <w:t xml:space="preserve"> </w:t>
      </w:r>
      <w:r w:rsidRPr="00B33663">
        <w:rPr>
          <w:sz w:val="26"/>
        </w:rPr>
        <w:t>of</w:t>
      </w:r>
      <w:r w:rsidRPr="00B33663">
        <w:rPr>
          <w:spacing w:val="34"/>
          <w:sz w:val="26"/>
        </w:rPr>
        <w:t xml:space="preserve"> </w:t>
      </w:r>
      <w:r w:rsidRPr="00B33663">
        <w:rPr>
          <w:sz w:val="26"/>
        </w:rPr>
        <w:t>a</w:t>
      </w:r>
      <w:r w:rsidRPr="00B33663">
        <w:rPr>
          <w:spacing w:val="31"/>
          <w:sz w:val="26"/>
        </w:rPr>
        <w:t xml:space="preserve"> </w:t>
      </w:r>
      <w:r w:rsidRPr="00B33663">
        <w:rPr>
          <w:sz w:val="26"/>
        </w:rPr>
        <w:t>Data</w:t>
      </w:r>
      <w:r w:rsidRPr="00B33663">
        <w:rPr>
          <w:spacing w:val="32"/>
          <w:sz w:val="26"/>
        </w:rPr>
        <w:t xml:space="preserve"> </w:t>
      </w:r>
      <w:r w:rsidRPr="00B33663">
        <w:rPr>
          <w:sz w:val="26"/>
        </w:rPr>
        <w:t>Link</w:t>
      </w:r>
      <w:r w:rsidRPr="00B33663">
        <w:rPr>
          <w:spacing w:val="32"/>
          <w:sz w:val="26"/>
        </w:rPr>
        <w:t xml:space="preserve"> </w:t>
      </w:r>
      <w:r w:rsidRPr="00B33663">
        <w:rPr>
          <w:sz w:val="26"/>
        </w:rPr>
        <w:t>Layer</w:t>
      </w:r>
      <w:r w:rsidRPr="00B33663">
        <w:rPr>
          <w:spacing w:val="32"/>
          <w:sz w:val="26"/>
        </w:rPr>
        <w:t xml:space="preserve"> </w:t>
      </w:r>
      <w:r w:rsidRPr="00B33663">
        <w:rPr>
          <w:sz w:val="26"/>
        </w:rPr>
        <w:t>is</w:t>
      </w:r>
      <w:r w:rsidRPr="00B33663">
        <w:rPr>
          <w:spacing w:val="31"/>
          <w:sz w:val="26"/>
        </w:rPr>
        <w:t xml:space="preserve"> </w:t>
      </w:r>
      <w:r w:rsidRPr="00B33663">
        <w:rPr>
          <w:sz w:val="26"/>
        </w:rPr>
        <w:t>that</w:t>
      </w:r>
      <w:r w:rsidRPr="00B33663">
        <w:rPr>
          <w:spacing w:val="32"/>
          <w:sz w:val="26"/>
        </w:rPr>
        <w:t xml:space="preserve"> </w:t>
      </w:r>
      <w:r w:rsidRPr="00B33663">
        <w:rPr>
          <w:sz w:val="26"/>
        </w:rPr>
        <w:t>datagram</w:t>
      </w:r>
      <w:r w:rsidRPr="00B33663">
        <w:rPr>
          <w:spacing w:val="32"/>
          <w:sz w:val="26"/>
        </w:rPr>
        <w:t xml:space="preserve"> </w:t>
      </w:r>
      <w:r w:rsidRPr="00B33663">
        <w:rPr>
          <w:sz w:val="26"/>
        </w:rPr>
        <w:t>can</w:t>
      </w:r>
      <w:r w:rsidRPr="00B33663">
        <w:rPr>
          <w:spacing w:val="32"/>
          <w:sz w:val="26"/>
        </w:rPr>
        <w:t xml:space="preserve"> </w:t>
      </w:r>
      <w:r w:rsidRPr="00B33663">
        <w:rPr>
          <w:sz w:val="26"/>
        </w:rPr>
        <w:t>be</w:t>
      </w:r>
      <w:r w:rsidRPr="00B33663">
        <w:rPr>
          <w:spacing w:val="-62"/>
          <w:sz w:val="26"/>
        </w:rPr>
        <w:t xml:space="preserve"> </w:t>
      </w:r>
      <w:r w:rsidRPr="00B33663">
        <w:rPr>
          <w:sz w:val="26"/>
        </w:rPr>
        <w:t>handled</w:t>
      </w:r>
      <w:r w:rsidRPr="00B33663">
        <w:rPr>
          <w:spacing w:val="-2"/>
          <w:sz w:val="26"/>
        </w:rPr>
        <w:t xml:space="preserve"> </w:t>
      </w:r>
      <w:r w:rsidRPr="00B33663">
        <w:rPr>
          <w:sz w:val="26"/>
        </w:rPr>
        <w:t>by</w:t>
      </w:r>
      <w:r w:rsidRPr="00B33663">
        <w:rPr>
          <w:spacing w:val="-4"/>
          <w:sz w:val="26"/>
        </w:rPr>
        <w:t xml:space="preserve"> </w:t>
      </w:r>
      <w:r w:rsidRPr="00B33663">
        <w:rPr>
          <w:sz w:val="26"/>
        </w:rPr>
        <w:t>different</w:t>
      </w:r>
      <w:r w:rsidRPr="00B33663">
        <w:rPr>
          <w:spacing w:val="-1"/>
          <w:sz w:val="26"/>
        </w:rPr>
        <w:t xml:space="preserve"> </w:t>
      </w:r>
      <w:r w:rsidRPr="00B33663">
        <w:rPr>
          <w:sz w:val="26"/>
        </w:rPr>
        <w:t>link</w:t>
      </w:r>
      <w:r w:rsidRPr="00B33663">
        <w:rPr>
          <w:spacing w:val="-1"/>
          <w:sz w:val="26"/>
        </w:rPr>
        <w:t xml:space="preserve"> </w:t>
      </w:r>
      <w:r w:rsidRPr="00B33663">
        <w:rPr>
          <w:sz w:val="26"/>
        </w:rPr>
        <w:t>layer</w:t>
      </w:r>
      <w:r w:rsidRPr="00B33663">
        <w:rPr>
          <w:spacing w:val="-1"/>
          <w:sz w:val="26"/>
        </w:rPr>
        <w:t xml:space="preserve"> </w:t>
      </w:r>
      <w:r w:rsidRPr="00B33663">
        <w:rPr>
          <w:sz w:val="26"/>
        </w:rPr>
        <w:t>protocols</w:t>
      </w:r>
      <w:r w:rsidRPr="00B33663">
        <w:rPr>
          <w:spacing w:val="-1"/>
          <w:sz w:val="26"/>
        </w:rPr>
        <w:t xml:space="preserve"> </w:t>
      </w:r>
      <w:r w:rsidRPr="00B33663">
        <w:rPr>
          <w:sz w:val="26"/>
        </w:rPr>
        <w:t>on</w:t>
      </w:r>
      <w:r w:rsidRPr="00B33663">
        <w:rPr>
          <w:spacing w:val="-1"/>
          <w:sz w:val="26"/>
        </w:rPr>
        <w:t xml:space="preserve"> </w:t>
      </w:r>
      <w:r w:rsidRPr="00B33663">
        <w:rPr>
          <w:sz w:val="26"/>
        </w:rPr>
        <w:t>different</w:t>
      </w:r>
      <w:r w:rsidRPr="00B33663">
        <w:rPr>
          <w:spacing w:val="-1"/>
          <w:sz w:val="26"/>
        </w:rPr>
        <w:t xml:space="preserve"> </w:t>
      </w:r>
      <w:r w:rsidRPr="00B33663">
        <w:rPr>
          <w:sz w:val="26"/>
        </w:rPr>
        <w:t>links</w:t>
      </w:r>
      <w:r w:rsidRPr="00B33663">
        <w:rPr>
          <w:spacing w:val="-1"/>
          <w:sz w:val="26"/>
        </w:rPr>
        <w:t xml:space="preserve"> </w:t>
      </w:r>
      <w:r w:rsidRPr="00B33663">
        <w:rPr>
          <w:sz w:val="26"/>
        </w:rPr>
        <w:t>in</w:t>
      </w:r>
      <w:r w:rsidRPr="00B33663">
        <w:rPr>
          <w:spacing w:val="-2"/>
          <w:sz w:val="26"/>
        </w:rPr>
        <w:t xml:space="preserve"> </w:t>
      </w:r>
      <w:r w:rsidRPr="00B33663">
        <w:rPr>
          <w:sz w:val="26"/>
        </w:rPr>
        <w:t>a</w:t>
      </w:r>
      <w:r w:rsidRPr="00B33663">
        <w:rPr>
          <w:spacing w:val="-1"/>
          <w:sz w:val="26"/>
        </w:rPr>
        <w:t xml:space="preserve"> </w:t>
      </w:r>
      <w:r w:rsidRPr="00B33663">
        <w:rPr>
          <w:sz w:val="26"/>
        </w:rPr>
        <w:t>path.</w:t>
      </w:r>
    </w:p>
    <w:p w14:paraId="30C19F12" w14:textId="77777777" w:rsidR="00CD7E1A" w:rsidRPr="00B33663" w:rsidRDefault="00A42A03" w:rsidP="00E700C1">
      <w:pPr>
        <w:pStyle w:val="ListParagraph"/>
        <w:numPr>
          <w:ilvl w:val="0"/>
          <w:numId w:val="36"/>
        </w:numPr>
        <w:tabs>
          <w:tab w:val="left" w:pos="1200"/>
          <w:tab w:val="left" w:pos="1201"/>
        </w:tabs>
        <w:spacing w:line="303" w:lineRule="exact"/>
        <w:ind w:hanging="361"/>
        <w:rPr>
          <w:sz w:val="26"/>
        </w:rPr>
      </w:pPr>
      <w:r w:rsidRPr="00B33663">
        <w:rPr>
          <w:sz w:val="26"/>
        </w:rPr>
        <w:t>The</w:t>
      </w:r>
      <w:r w:rsidRPr="00B33663">
        <w:rPr>
          <w:spacing w:val="-3"/>
          <w:sz w:val="26"/>
        </w:rPr>
        <w:t xml:space="preserve"> </w:t>
      </w:r>
      <w:r w:rsidRPr="00B33663">
        <w:rPr>
          <w:sz w:val="26"/>
        </w:rPr>
        <w:t>other</w:t>
      </w:r>
      <w:r w:rsidRPr="00B33663">
        <w:rPr>
          <w:spacing w:val="-2"/>
          <w:sz w:val="26"/>
        </w:rPr>
        <w:t xml:space="preserve"> </w:t>
      </w:r>
      <w:r w:rsidRPr="00B33663">
        <w:rPr>
          <w:sz w:val="26"/>
        </w:rPr>
        <w:t>responsibilities</w:t>
      </w:r>
      <w:r w:rsidRPr="00B33663">
        <w:rPr>
          <w:spacing w:val="-2"/>
          <w:sz w:val="26"/>
        </w:rPr>
        <w:t xml:space="preserve"> </w:t>
      </w:r>
      <w:r w:rsidRPr="00B33663">
        <w:rPr>
          <w:sz w:val="26"/>
        </w:rPr>
        <w:t>of</w:t>
      </w:r>
      <w:r w:rsidRPr="00B33663">
        <w:rPr>
          <w:spacing w:val="-1"/>
          <w:sz w:val="26"/>
        </w:rPr>
        <w:t xml:space="preserve"> </w:t>
      </w:r>
      <w:r w:rsidRPr="00B33663">
        <w:rPr>
          <w:sz w:val="26"/>
        </w:rPr>
        <w:t>this</w:t>
      </w:r>
      <w:r w:rsidRPr="00B33663">
        <w:rPr>
          <w:spacing w:val="-2"/>
          <w:sz w:val="26"/>
        </w:rPr>
        <w:t xml:space="preserve"> </w:t>
      </w:r>
      <w:r w:rsidRPr="00B33663">
        <w:rPr>
          <w:sz w:val="26"/>
        </w:rPr>
        <w:t>layer</w:t>
      </w:r>
      <w:r w:rsidRPr="00B33663">
        <w:rPr>
          <w:spacing w:val="-2"/>
          <w:sz w:val="26"/>
        </w:rPr>
        <w:t xml:space="preserve"> </w:t>
      </w:r>
      <w:r w:rsidRPr="00B33663">
        <w:rPr>
          <w:sz w:val="26"/>
        </w:rPr>
        <w:t>are</w:t>
      </w:r>
    </w:p>
    <w:p w14:paraId="6B7EA870" w14:textId="77777777" w:rsidR="00CD7E1A" w:rsidRPr="00B33663" w:rsidRDefault="00A42A03" w:rsidP="00E700C1">
      <w:pPr>
        <w:pStyle w:val="ListParagraph"/>
        <w:numPr>
          <w:ilvl w:val="1"/>
          <w:numId w:val="36"/>
        </w:numPr>
        <w:tabs>
          <w:tab w:val="left" w:pos="1921"/>
        </w:tabs>
        <w:spacing w:before="12" w:line="225" w:lineRule="auto"/>
        <w:ind w:right="638"/>
        <w:jc w:val="both"/>
        <w:rPr>
          <w:rFonts w:ascii="Courier New" w:hAnsi="Courier New"/>
          <w:sz w:val="26"/>
        </w:rPr>
      </w:pPr>
      <w:r w:rsidRPr="00B33663">
        <w:rPr>
          <w:b/>
          <w:bCs/>
          <w:sz w:val="26"/>
          <w:szCs w:val="26"/>
        </w:rPr>
        <w:t xml:space="preserve">Framing - </w:t>
      </w:r>
      <w:r w:rsidRPr="00B33663">
        <w:rPr>
          <w:sz w:val="26"/>
          <w:szCs w:val="26"/>
        </w:rPr>
        <w:t>Divides the stream of bits received into data units called</w:t>
      </w:r>
      <w:r w:rsidRPr="00B33663">
        <w:rPr>
          <w:spacing w:val="1"/>
          <w:sz w:val="26"/>
          <w:szCs w:val="26"/>
        </w:rPr>
        <w:t xml:space="preserve"> </w:t>
      </w:r>
      <w:r w:rsidRPr="00B33663">
        <w:rPr>
          <w:sz w:val="26"/>
          <w:szCs w:val="26"/>
        </w:rPr>
        <w:t>frames.</w:t>
      </w:r>
    </w:p>
    <w:p w14:paraId="3AF7FE78" w14:textId="77777777" w:rsidR="00CD7E1A" w:rsidRPr="00B33663" w:rsidRDefault="00A42A03" w:rsidP="00E700C1">
      <w:pPr>
        <w:pStyle w:val="ListParagraph"/>
        <w:numPr>
          <w:ilvl w:val="1"/>
          <w:numId w:val="36"/>
        </w:numPr>
        <w:tabs>
          <w:tab w:val="left" w:pos="1921"/>
        </w:tabs>
        <w:spacing w:before="9" w:line="230" w:lineRule="auto"/>
        <w:ind w:right="637"/>
        <w:jc w:val="both"/>
        <w:rPr>
          <w:rFonts w:ascii="Courier New" w:hAnsi="Courier New"/>
          <w:sz w:val="26"/>
        </w:rPr>
      </w:pPr>
      <w:r w:rsidRPr="00B33663">
        <w:rPr>
          <w:b/>
          <w:bCs/>
          <w:sz w:val="26"/>
          <w:szCs w:val="26"/>
        </w:rPr>
        <w:t xml:space="preserve">Physical addressing </w:t>
      </w:r>
      <w:r w:rsidRPr="00B33663">
        <w:rPr>
          <w:sz w:val="26"/>
          <w:szCs w:val="26"/>
        </w:rPr>
        <w:t>– If frames are to be distributed to different</w:t>
      </w:r>
      <w:r w:rsidRPr="00B33663">
        <w:rPr>
          <w:spacing w:val="1"/>
          <w:sz w:val="26"/>
          <w:szCs w:val="26"/>
        </w:rPr>
        <w:t xml:space="preserve"> </w:t>
      </w:r>
      <w:r w:rsidRPr="00B33663">
        <w:rPr>
          <w:sz w:val="26"/>
          <w:szCs w:val="26"/>
        </w:rPr>
        <w:t>systems on the same network, data link layer adds a header to the</w:t>
      </w:r>
      <w:r w:rsidRPr="00B33663">
        <w:rPr>
          <w:spacing w:val="1"/>
          <w:sz w:val="26"/>
          <w:szCs w:val="26"/>
        </w:rPr>
        <w:t xml:space="preserve"> </w:t>
      </w:r>
      <w:r w:rsidRPr="00B33663">
        <w:rPr>
          <w:sz w:val="26"/>
          <w:szCs w:val="26"/>
        </w:rPr>
        <w:t>frame</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define</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sender</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receiver.</w:t>
      </w:r>
    </w:p>
    <w:p w14:paraId="76776415" w14:textId="77777777" w:rsidR="00CD7E1A" w:rsidRPr="00B33663" w:rsidRDefault="00A42A03" w:rsidP="00E700C1">
      <w:pPr>
        <w:pStyle w:val="ListParagraph"/>
        <w:numPr>
          <w:ilvl w:val="1"/>
          <w:numId w:val="36"/>
        </w:numPr>
        <w:tabs>
          <w:tab w:val="left" w:pos="1921"/>
        </w:tabs>
        <w:spacing w:before="15" w:line="230" w:lineRule="auto"/>
        <w:ind w:right="639"/>
        <w:jc w:val="both"/>
        <w:rPr>
          <w:rFonts w:ascii="Courier New" w:hAnsi="Courier New"/>
          <w:sz w:val="26"/>
        </w:rPr>
      </w:pPr>
      <w:r w:rsidRPr="00B33663">
        <w:rPr>
          <w:b/>
          <w:bCs/>
          <w:sz w:val="26"/>
          <w:szCs w:val="26"/>
        </w:rPr>
        <w:t>Flow</w:t>
      </w:r>
      <w:r w:rsidRPr="00B33663">
        <w:rPr>
          <w:b/>
          <w:bCs/>
          <w:spacing w:val="1"/>
          <w:sz w:val="26"/>
          <w:szCs w:val="26"/>
        </w:rPr>
        <w:t xml:space="preserve"> </w:t>
      </w:r>
      <w:r w:rsidRPr="00B33663">
        <w:rPr>
          <w:b/>
          <w:bCs/>
          <w:sz w:val="26"/>
          <w:szCs w:val="26"/>
        </w:rPr>
        <w:t>control</w:t>
      </w:r>
      <w:r w:rsidRPr="00B33663">
        <w:rPr>
          <w:sz w:val="26"/>
          <w:szCs w:val="26"/>
        </w:rPr>
        <w:t>- If the</w:t>
      </w:r>
      <w:r w:rsidRPr="00B33663">
        <w:rPr>
          <w:spacing w:val="1"/>
          <w:sz w:val="26"/>
          <w:szCs w:val="26"/>
        </w:rPr>
        <w:t xml:space="preserve"> </w:t>
      </w:r>
      <w:r w:rsidRPr="00B33663">
        <w:rPr>
          <w:sz w:val="26"/>
          <w:szCs w:val="26"/>
        </w:rPr>
        <w:t>rate at</w:t>
      </w:r>
      <w:r w:rsidRPr="00B33663">
        <w:rPr>
          <w:spacing w:val="1"/>
          <w:sz w:val="26"/>
          <w:szCs w:val="26"/>
        </w:rPr>
        <w:t xml:space="preserve"> </w:t>
      </w:r>
      <w:r w:rsidRPr="00B33663">
        <w:rPr>
          <w:sz w:val="26"/>
          <w:szCs w:val="26"/>
        </w:rPr>
        <w:t>which the</w:t>
      </w:r>
      <w:r w:rsidRPr="00B33663">
        <w:rPr>
          <w:spacing w:val="1"/>
          <w:sz w:val="26"/>
          <w:szCs w:val="26"/>
        </w:rPr>
        <w:t xml:space="preserve"> </w:t>
      </w:r>
      <w:r w:rsidRPr="00B33663">
        <w:rPr>
          <w:sz w:val="26"/>
          <w:szCs w:val="26"/>
        </w:rPr>
        <w:t>data are absorbed by the</w:t>
      </w:r>
      <w:r w:rsidRPr="00B33663">
        <w:rPr>
          <w:spacing w:val="1"/>
          <w:sz w:val="26"/>
          <w:szCs w:val="26"/>
        </w:rPr>
        <w:t xml:space="preserve"> </w:t>
      </w:r>
      <w:r w:rsidRPr="00B33663">
        <w:rPr>
          <w:sz w:val="26"/>
          <w:szCs w:val="26"/>
        </w:rPr>
        <w:t>receiver is less than the rate produced in the sender ,the Data link</w:t>
      </w:r>
      <w:r w:rsidRPr="00B33663">
        <w:rPr>
          <w:spacing w:val="1"/>
          <w:sz w:val="26"/>
          <w:szCs w:val="26"/>
        </w:rPr>
        <w:t xml:space="preserve"> </w:t>
      </w:r>
      <w:r w:rsidRPr="00B33663">
        <w:rPr>
          <w:sz w:val="26"/>
          <w:szCs w:val="26"/>
        </w:rPr>
        <w:t>layer</w:t>
      </w:r>
      <w:r w:rsidRPr="00B33663">
        <w:rPr>
          <w:spacing w:val="-2"/>
          <w:sz w:val="26"/>
          <w:szCs w:val="26"/>
        </w:rPr>
        <w:t xml:space="preserve"> </w:t>
      </w:r>
      <w:r w:rsidRPr="00B33663">
        <w:rPr>
          <w:sz w:val="26"/>
          <w:szCs w:val="26"/>
        </w:rPr>
        <w:t>imposes</w:t>
      </w:r>
      <w:r w:rsidRPr="00B33663">
        <w:rPr>
          <w:spacing w:val="-1"/>
          <w:sz w:val="26"/>
          <w:szCs w:val="26"/>
        </w:rPr>
        <w:t xml:space="preserve"> </w:t>
      </w:r>
      <w:r w:rsidRPr="00B33663">
        <w:rPr>
          <w:sz w:val="26"/>
          <w:szCs w:val="26"/>
        </w:rPr>
        <w:t>a</w:t>
      </w:r>
      <w:r w:rsidRPr="00B33663">
        <w:rPr>
          <w:spacing w:val="-1"/>
          <w:sz w:val="26"/>
          <w:szCs w:val="26"/>
        </w:rPr>
        <w:t xml:space="preserve"> </w:t>
      </w:r>
      <w:r w:rsidRPr="00B33663">
        <w:rPr>
          <w:sz w:val="26"/>
          <w:szCs w:val="26"/>
        </w:rPr>
        <w:t>flow</w:t>
      </w:r>
      <w:r w:rsidRPr="00B33663">
        <w:rPr>
          <w:spacing w:val="-1"/>
          <w:sz w:val="26"/>
          <w:szCs w:val="26"/>
        </w:rPr>
        <w:t xml:space="preserve"> </w:t>
      </w:r>
      <w:r w:rsidRPr="00B33663">
        <w:rPr>
          <w:sz w:val="26"/>
          <w:szCs w:val="26"/>
        </w:rPr>
        <w:t>control</w:t>
      </w:r>
      <w:r w:rsidRPr="00B33663">
        <w:rPr>
          <w:spacing w:val="1"/>
          <w:sz w:val="26"/>
          <w:szCs w:val="26"/>
        </w:rPr>
        <w:t xml:space="preserve"> </w:t>
      </w:r>
      <w:r w:rsidRPr="00B33663">
        <w:rPr>
          <w:sz w:val="26"/>
          <w:szCs w:val="26"/>
        </w:rPr>
        <w:t>mechanism.</w:t>
      </w:r>
    </w:p>
    <w:p w14:paraId="11C433C6" w14:textId="77777777" w:rsidR="00CD7E1A" w:rsidRPr="00B33663" w:rsidRDefault="00A42A03" w:rsidP="00E700C1">
      <w:pPr>
        <w:pStyle w:val="ListParagraph"/>
        <w:numPr>
          <w:ilvl w:val="1"/>
          <w:numId w:val="36"/>
        </w:numPr>
        <w:tabs>
          <w:tab w:val="left" w:pos="1921"/>
        </w:tabs>
        <w:spacing w:before="15" w:line="230" w:lineRule="auto"/>
        <w:ind w:right="639"/>
        <w:jc w:val="both"/>
        <w:rPr>
          <w:rFonts w:ascii="Courier New" w:hAnsi="Courier New"/>
          <w:sz w:val="26"/>
        </w:rPr>
      </w:pPr>
      <w:r w:rsidRPr="00B33663">
        <w:rPr>
          <w:b/>
          <w:bCs/>
          <w:sz w:val="26"/>
          <w:szCs w:val="26"/>
        </w:rPr>
        <w:t>Error</w:t>
      </w:r>
      <w:r w:rsidRPr="00B33663">
        <w:rPr>
          <w:b/>
          <w:bCs/>
          <w:spacing w:val="46"/>
          <w:sz w:val="26"/>
          <w:szCs w:val="26"/>
        </w:rPr>
        <w:t xml:space="preserve"> </w:t>
      </w:r>
      <w:r w:rsidRPr="00B33663">
        <w:rPr>
          <w:b/>
          <w:bCs/>
          <w:sz w:val="26"/>
          <w:szCs w:val="26"/>
        </w:rPr>
        <w:t>control</w:t>
      </w:r>
      <w:r w:rsidRPr="00B33663">
        <w:rPr>
          <w:sz w:val="26"/>
          <w:szCs w:val="26"/>
        </w:rPr>
        <w:t>-</w:t>
      </w:r>
      <w:r w:rsidRPr="00B33663">
        <w:rPr>
          <w:spacing w:val="49"/>
          <w:sz w:val="26"/>
          <w:szCs w:val="26"/>
        </w:rPr>
        <w:t xml:space="preserve"> </w:t>
      </w:r>
      <w:r w:rsidRPr="00B33663">
        <w:rPr>
          <w:sz w:val="26"/>
          <w:szCs w:val="26"/>
        </w:rPr>
        <w:t>Used</w:t>
      </w:r>
      <w:r w:rsidRPr="00B33663">
        <w:rPr>
          <w:spacing w:val="49"/>
          <w:sz w:val="26"/>
          <w:szCs w:val="26"/>
        </w:rPr>
        <w:t xml:space="preserve"> </w:t>
      </w:r>
      <w:r w:rsidRPr="00B33663">
        <w:rPr>
          <w:sz w:val="26"/>
          <w:szCs w:val="26"/>
        </w:rPr>
        <w:t>for</w:t>
      </w:r>
      <w:r w:rsidRPr="00B33663">
        <w:rPr>
          <w:spacing w:val="47"/>
          <w:sz w:val="26"/>
          <w:szCs w:val="26"/>
        </w:rPr>
        <w:t xml:space="preserve"> </w:t>
      </w:r>
      <w:r w:rsidRPr="00B33663">
        <w:rPr>
          <w:sz w:val="26"/>
          <w:szCs w:val="26"/>
        </w:rPr>
        <w:t>detecting</w:t>
      </w:r>
      <w:r w:rsidRPr="00B33663">
        <w:rPr>
          <w:spacing w:val="47"/>
          <w:sz w:val="26"/>
          <w:szCs w:val="26"/>
        </w:rPr>
        <w:t xml:space="preserve"> </w:t>
      </w:r>
      <w:r w:rsidRPr="00B33663">
        <w:rPr>
          <w:sz w:val="26"/>
          <w:szCs w:val="26"/>
        </w:rPr>
        <w:t>and</w:t>
      </w:r>
      <w:r w:rsidRPr="00B33663">
        <w:rPr>
          <w:spacing w:val="46"/>
          <w:sz w:val="26"/>
          <w:szCs w:val="26"/>
        </w:rPr>
        <w:t xml:space="preserve"> </w:t>
      </w:r>
      <w:r w:rsidRPr="00B33663">
        <w:rPr>
          <w:sz w:val="26"/>
          <w:szCs w:val="26"/>
        </w:rPr>
        <w:t>retransmitting</w:t>
      </w:r>
      <w:r w:rsidRPr="00B33663">
        <w:rPr>
          <w:spacing w:val="46"/>
          <w:sz w:val="26"/>
          <w:szCs w:val="26"/>
        </w:rPr>
        <w:t xml:space="preserve"> </w:t>
      </w:r>
      <w:r w:rsidRPr="00B33663">
        <w:rPr>
          <w:sz w:val="26"/>
          <w:szCs w:val="26"/>
        </w:rPr>
        <w:t>damaged</w:t>
      </w:r>
      <w:r w:rsidRPr="00B33663">
        <w:rPr>
          <w:spacing w:val="47"/>
          <w:sz w:val="26"/>
          <w:szCs w:val="26"/>
        </w:rPr>
        <w:t xml:space="preserve"> </w:t>
      </w:r>
      <w:r w:rsidRPr="00B33663">
        <w:rPr>
          <w:sz w:val="26"/>
          <w:szCs w:val="26"/>
        </w:rPr>
        <w:t>or</w:t>
      </w:r>
      <w:r w:rsidRPr="00B33663">
        <w:rPr>
          <w:spacing w:val="-62"/>
          <w:sz w:val="26"/>
          <w:szCs w:val="26"/>
        </w:rPr>
        <w:t xml:space="preserve"> </w:t>
      </w:r>
      <w:r w:rsidRPr="00B33663">
        <w:rPr>
          <w:sz w:val="26"/>
          <w:szCs w:val="26"/>
        </w:rPr>
        <w:t>lost frames and to prevent duplication of frames. This is achieved</w:t>
      </w:r>
      <w:r w:rsidRPr="00B33663">
        <w:rPr>
          <w:spacing w:val="1"/>
          <w:sz w:val="26"/>
          <w:szCs w:val="26"/>
        </w:rPr>
        <w:t xml:space="preserve"> </w:t>
      </w:r>
      <w:r w:rsidRPr="00B33663">
        <w:rPr>
          <w:sz w:val="26"/>
          <w:szCs w:val="26"/>
        </w:rPr>
        <w:t>through</w:t>
      </w:r>
      <w:r w:rsidRPr="00B33663">
        <w:rPr>
          <w:spacing w:val="-2"/>
          <w:sz w:val="26"/>
          <w:szCs w:val="26"/>
        </w:rPr>
        <w:t xml:space="preserve"> </w:t>
      </w:r>
      <w:r w:rsidRPr="00B33663">
        <w:rPr>
          <w:sz w:val="26"/>
          <w:szCs w:val="26"/>
        </w:rPr>
        <w:t>a</w:t>
      </w:r>
      <w:r w:rsidRPr="00B33663">
        <w:rPr>
          <w:spacing w:val="-1"/>
          <w:sz w:val="26"/>
          <w:szCs w:val="26"/>
        </w:rPr>
        <w:t xml:space="preserve"> </w:t>
      </w:r>
      <w:r w:rsidRPr="00B33663">
        <w:rPr>
          <w:sz w:val="26"/>
          <w:szCs w:val="26"/>
        </w:rPr>
        <w:t>trailer</w:t>
      </w:r>
      <w:r w:rsidRPr="00B33663">
        <w:rPr>
          <w:spacing w:val="-2"/>
          <w:sz w:val="26"/>
          <w:szCs w:val="26"/>
        </w:rPr>
        <w:t xml:space="preserve"> </w:t>
      </w:r>
      <w:r w:rsidRPr="00B33663">
        <w:rPr>
          <w:sz w:val="26"/>
          <w:szCs w:val="26"/>
        </w:rPr>
        <w:t>added</w:t>
      </w:r>
      <w:r w:rsidRPr="00B33663">
        <w:rPr>
          <w:spacing w:val="2"/>
          <w:sz w:val="26"/>
          <w:szCs w:val="26"/>
        </w:rPr>
        <w:t xml:space="preserve"> </w:t>
      </w:r>
      <w:r w:rsidRPr="00B33663">
        <w:rPr>
          <w:sz w:val="26"/>
          <w:szCs w:val="26"/>
        </w:rPr>
        <w:t>at</w:t>
      </w:r>
      <w:r w:rsidRPr="00B33663">
        <w:rPr>
          <w:spacing w:val="-1"/>
          <w:sz w:val="26"/>
          <w:szCs w:val="26"/>
        </w:rPr>
        <w:t xml:space="preserve"> </w:t>
      </w:r>
      <w:r w:rsidRPr="00B33663">
        <w:rPr>
          <w:sz w:val="26"/>
          <w:szCs w:val="26"/>
        </w:rPr>
        <w:t>the</w:t>
      </w:r>
      <w:r w:rsidRPr="00B33663">
        <w:rPr>
          <w:spacing w:val="-2"/>
          <w:sz w:val="26"/>
          <w:szCs w:val="26"/>
        </w:rPr>
        <w:t xml:space="preserve"> </w:t>
      </w:r>
      <w:r w:rsidRPr="00B33663">
        <w:rPr>
          <w:sz w:val="26"/>
          <w:szCs w:val="26"/>
        </w:rPr>
        <w:t>end</w:t>
      </w:r>
      <w:r w:rsidRPr="00B33663">
        <w:rPr>
          <w:spacing w:val="-1"/>
          <w:sz w:val="26"/>
          <w:szCs w:val="26"/>
        </w:rPr>
        <w:t xml:space="preserve"> </w:t>
      </w:r>
      <w:r w:rsidRPr="00B33663">
        <w:rPr>
          <w:sz w:val="26"/>
          <w:szCs w:val="26"/>
        </w:rPr>
        <w:t>of</w:t>
      </w:r>
      <w:r w:rsidRPr="00B33663">
        <w:rPr>
          <w:spacing w:val="2"/>
          <w:sz w:val="26"/>
          <w:szCs w:val="26"/>
        </w:rPr>
        <w:t xml:space="preserve"> </w:t>
      </w:r>
      <w:r w:rsidRPr="00B33663">
        <w:rPr>
          <w:sz w:val="26"/>
          <w:szCs w:val="26"/>
        </w:rPr>
        <w:t>the</w:t>
      </w:r>
      <w:r w:rsidRPr="00B33663">
        <w:rPr>
          <w:spacing w:val="-2"/>
          <w:sz w:val="26"/>
          <w:szCs w:val="26"/>
        </w:rPr>
        <w:t xml:space="preserve"> </w:t>
      </w:r>
      <w:r w:rsidRPr="00B33663">
        <w:rPr>
          <w:sz w:val="26"/>
          <w:szCs w:val="26"/>
        </w:rPr>
        <w:t>frame.</w:t>
      </w:r>
    </w:p>
    <w:p w14:paraId="64CBB318" w14:textId="77777777" w:rsidR="00CD7E1A" w:rsidRPr="00B33663" w:rsidRDefault="00A42A03" w:rsidP="00E700C1">
      <w:pPr>
        <w:pStyle w:val="ListParagraph"/>
        <w:numPr>
          <w:ilvl w:val="1"/>
          <w:numId w:val="36"/>
        </w:numPr>
        <w:tabs>
          <w:tab w:val="left" w:pos="1921"/>
        </w:tabs>
        <w:spacing w:before="17" w:line="225" w:lineRule="auto"/>
        <w:ind w:right="639"/>
        <w:jc w:val="both"/>
        <w:rPr>
          <w:rFonts w:ascii="Courier New" w:hAnsi="Courier New"/>
          <w:sz w:val="26"/>
        </w:rPr>
      </w:pPr>
      <w:r w:rsidRPr="00B33663">
        <w:rPr>
          <w:b/>
          <w:bCs/>
          <w:sz w:val="26"/>
          <w:szCs w:val="26"/>
        </w:rPr>
        <w:t>Medium</w:t>
      </w:r>
      <w:r w:rsidRPr="00B33663">
        <w:rPr>
          <w:b/>
          <w:bCs/>
          <w:spacing w:val="1"/>
          <w:sz w:val="26"/>
          <w:szCs w:val="26"/>
        </w:rPr>
        <w:t xml:space="preserve"> </w:t>
      </w:r>
      <w:r w:rsidRPr="00B33663">
        <w:rPr>
          <w:b/>
          <w:bCs/>
          <w:sz w:val="26"/>
          <w:szCs w:val="26"/>
        </w:rPr>
        <w:t>Access</w:t>
      </w:r>
      <w:r w:rsidRPr="00B33663">
        <w:rPr>
          <w:b/>
          <w:bCs/>
          <w:spacing w:val="1"/>
          <w:sz w:val="26"/>
          <w:szCs w:val="26"/>
        </w:rPr>
        <w:t xml:space="preserve"> </w:t>
      </w:r>
      <w:r w:rsidRPr="00B33663">
        <w:rPr>
          <w:b/>
          <w:bCs/>
          <w:sz w:val="26"/>
          <w:szCs w:val="26"/>
        </w:rPr>
        <w:t>control</w:t>
      </w:r>
      <w:r w:rsidRPr="00B33663">
        <w:rPr>
          <w:b/>
          <w:bCs/>
          <w:spacing w:val="1"/>
          <w:sz w:val="26"/>
          <w:szCs w:val="26"/>
        </w:rPr>
        <w:t xml:space="preserve"> </w:t>
      </w:r>
      <w:r w:rsidRPr="00B33663">
        <w:rPr>
          <w:sz w:val="26"/>
          <w:szCs w:val="26"/>
        </w:rPr>
        <w:t>-</w:t>
      </w:r>
      <w:r w:rsidRPr="00B33663">
        <w:rPr>
          <w:spacing w:val="1"/>
          <w:sz w:val="26"/>
          <w:szCs w:val="26"/>
        </w:rPr>
        <w:t xml:space="preserve"> </w:t>
      </w:r>
      <w:r w:rsidRPr="00B33663">
        <w:rPr>
          <w:sz w:val="26"/>
          <w:szCs w:val="26"/>
        </w:rPr>
        <w:t>Used</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determine</w:t>
      </w:r>
      <w:r w:rsidRPr="00B33663">
        <w:rPr>
          <w:spacing w:val="1"/>
          <w:sz w:val="26"/>
          <w:szCs w:val="26"/>
        </w:rPr>
        <w:t xml:space="preserve"> </w:t>
      </w:r>
      <w:r w:rsidRPr="00B33663">
        <w:rPr>
          <w:sz w:val="26"/>
          <w:szCs w:val="26"/>
        </w:rPr>
        <w:t>which</w:t>
      </w:r>
      <w:r w:rsidRPr="00B33663">
        <w:rPr>
          <w:spacing w:val="1"/>
          <w:sz w:val="26"/>
          <w:szCs w:val="26"/>
        </w:rPr>
        <w:t xml:space="preserve"> </w:t>
      </w:r>
      <w:r w:rsidRPr="00B33663">
        <w:rPr>
          <w:sz w:val="26"/>
          <w:szCs w:val="26"/>
        </w:rPr>
        <w:t>device</w:t>
      </w:r>
      <w:r w:rsidRPr="00B33663">
        <w:rPr>
          <w:spacing w:val="1"/>
          <w:sz w:val="26"/>
          <w:szCs w:val="26"/>
        </w:rPr>
        <w:t xml:space="preserve"> </w:t>
      </w:r>
      <w:r w:rsidRPr="00B33663">
        <w:rPr>
          <w:sz w:val="26"/>
          <w:szCs w:val="26"/>
        </w:rPr>
        <w:t>has</w:t>
      </w:r>
      <w:r w:rsidRPr="00B33663">
        <w:rPr>
          <w:spacing w:val="1"/>
          <w:sz w:val="26"/>
          <w:szCs w:val="26"/>
        </w:rPr>
        <w:t xml:space="preserve"> </w:t>
      </w:r>
      <w:r w:rsidRPr="00B33663">
        <w:rPr>
          <w:sz w:val="26"/>
          <w:szCs w:val="26"/>
        </w:rPr>
        <w:t>control</w:t>
      </w:r>
      <w:r w:rsidRPr="00B33663">
        <w:rPr>
          <w:spacing w:val="-2"/>
          <w:sz w:val="26"/>
          <w:szCs w:val="26"/>
        </w:rPr>
        <w:t xml:space="preserve"> </w:t>
      </w:r>
      <w:r w:rsidRPr="00B33663">
        <w:rPr>
          <w:sz w:val="26"/>
          <w:szCs w:val="26"/>
        </w:rPr>
        <w:t>over</w:t>
      </w:r>
      <w:r w:rsidRPr="00B33663">
        <w:rPr>
          <w:spacing w:val="1"/>
          <w:sz w:val="26"/>
          <w:szCs w:val="26"/>
        </w:rPr>
        <w:t xml:space="preserve"> </w:t>
      </w:r>
      <w:r w:rsidRPr="00B33663">
        <w:rPr>
          <w:sz w:val="26"/>
          <w:szCs w:val="26"/>
        </w:rPr>
        <w:t>the link at</w:t>
      </w:r>
      <w:r w:rsidRPr="00B33663">
        <w:rPr>
          <w:spacing w:val="1"/>
          <w:sz w:val="26"/>
          <w:szCs w:val="26"/>
        </w:rPr>
        <w:t xml:space="preserve"> </w:t>
      </w:r>
      <w:r w:rsidRPr="00B33663">
        <w:rPr>
          <w:sz w:val="26"/>
          <w:szCs w:val="26"/>
        </w:rPr>
        <w:t>any</w:t>
      </w:r>
      <w:r w:rsidRPr="00B33663">
        <w:rPr>
          <w:spacing w:val="-3"/>
          <w:sz w:val="26"/>
          <w:szCs w:val="26"/>
        </w:rPr>
        <w:t xml:space="preserve"> </w:t>
      </w:r>
      <w:r w:rsidRPr="00B33663">
        <w:rPr>
          <w:sz w:val="26"/>
          <w:szCs w:val="26"/>
        </w:rPr>
        <w:t>given time.</w:t>
      </w:r>
    </w:p>
    <w:p w14:paraId="02EB378F" w14:textId="77777777" w:rsidR="00CD7E1A" w:rsidRPr="00B33663" w:rsidRDefault="00CD7E1A">
      <w:pPr>
        <w:pStyle w:val="BodyText"/>
        <w:ind w:left="0"/>
        <w:rPr>
          <w:sz w:val="28"/>
        </w:rPr>
      </w:pPr>
    </w:p>
    <w:p w14:paraId="0918C369" w14:textId="77777777" w:rsidR="00CD7E1A" w:rsidRPr="00B33663" w:rsidRDefault="00A42A03">
      <w:pPr>
        <w:pStyle w:val="Heading2"/>
        <w:spacing w:before="168"/>
        <w:jc w:val="both"/>
        <w:rPr>
          <w:u w:val="none"/>
        </w:rPr>
      </w:pPr>
      <w:r w:rsidRPr="00B33663">
        <w:rPr>
          <w:u w:val="none"/>
        </w:rPr>
        <w:t>Nodes</w:t>
      </w:r>
      <w:r w:rsidRPr="00B33663">
        <w:rPr>
          <w:spacing w:val="-5"/>
          <w:u w:val="none"/>
        </w:rPr>
        <w:t xml:space="preserve"> </w:t>
      </w:r>
      <w:r w:rsidRPr="00B33663">
        <w:rPr>
          <w:u w:val="none"/>
        </w:rPr>
        <w:t>and</w:t>
      </w:r>
      <w:r w:rsidRPr="00B33663">
        <w:rPr>
          <w:spacing w:val="-3"/>
          <w:u w:val="none"/>
        </w:rPr>
        <w:t xml:space="preserve"> </w:t>
      </w:r>
      <w:r w:rsidRPr="00B33663">
        <w:rPr>
          <w:u w:val="none"/>
        </w:rPr>
        <w:t>Links</w:t>
      </w:r>
    </w:p>
    <w:p w14:paraId="56A8BE30" w14:textId="77777777" w:rsidR="00CD7E1A" w:rsidRPr="00B33663" w:rsidRDefault="00A42A03" w:rsidP="00E700C1">
      <w:pPr>
        <w:pStyle w:val="ListParagraph"/>
        <w:numPr>
          <w:ilvl w:val="0"/>
          <w:numId w:val="36"/>
        </w:numPr>
        <w:tabs>
          <w:tab w:val="left" w:pos="1201"/>
        </w:tabs>
        <w:spacing w:before="156"/>
        <w:ind w:hanging="361"/>
        <w:jc w:val="both"/>
        <w:rPr>
          <w:sz w:val="26"/>
        </w:rPr>
      </w:pPr>
      <w:r w:rsidRPr="00B33663">
        <w:rPr>
          <w:sz w:val="26"/>
        </w:rPr>
        <w:t>Communication</w:t>
      </w:r>
      <w:r w:rsidRPr="00B33663">
        <w:rPr>
          <w:spacing w:val="-3"/>
          <w:sz w:val="26"/>
        </w:rPr>
        <w:t xml:space="preserve"> </w:t>
      </w:r>
      <w:r w:rsidRPr="00B33663">
        <w:rPr>
          <w:sz w:val="26"/>
        </w:rPr>
        <w:t>at</w:t>
      </w:r>
      <w:r w:rsidRPr="00B33663">
        <w:rPr>
          <w:spacing w:val="1"/>
          <w:sz w:val="26"/>
        </w:rPr>
        <w:t xml:space="preserve"> </w:t>
      </w:r>
      <w:r w:rsidRPr="00B33663">
        <w:rPr>
          <w:sz w:val="26"/>
        </w:rPr>
        <w:t>the data-link</w:t>
      </w:r>
      <w:r w:rsidRPr="00B33663">
        <w:rPr>
          <w:spacing w:val="-2"/>
          <w:sz w:val="26"/>
        </w:rPr>
        <w:t xml:space="preserve"> </w:t>
      </w:r>
      <w:r w:rsidRPr="00B33663">
        <w:rPr>
          <w:sz w:val="26"/>
        </w:rPr>
        <w:t>layer</w:t>
      </w:r>
      <w:r w:rsidRPr="00B33663">
        <w:rPr>
          <w:spacing w:val="-2"/>
          <w:sz w:val="26"/>
        </w:rPr>
        <w:t xml:space="preserve"> </w:t>
      </w:r>
      <w:r w:rsidRPr="00B33663">
        <w:rPr>
          <w:sz w:val="26"/>
        </w:rPr>
        <w:t>is</w:t>
      </w:r>
      <w:r w:rsidRPr="00B33663">
        <w:rPr>
          <w:spacing w:val="-2"/>
          <w:sz w:val="26"/>
        </w:rPr>
        <w:t xml:space="preserve"> </w:t>
      </w:r>
      <w:r w:rsidRPr="00B33663">
        <w:rPr>
          <w:sz w:val="26"/>
        </w:rPr>
        <w:t>node-to-node.</w:t>
      </w:r>
    </w:p>
    <w:p w14:paraId="1A744CC5" w14:textId="77777777" w:rsidR="00CD7E1A" w:rsidRPr="00B33663" w:rsidRDefault="00A42A03" w:rsidP="00E700C1">
      <w:pPr>
        <w:pStyle w:val="ListParagraph"/>
        <w:numPr>
          <w:ilvl w:val="0"/>
          <w:numId w:val="36"/>
        </w:numPr>
        <w:tabs>
          <w:tab w:val="left" w:pos="1201"/>
        </w:tabs>
        <w:spacing w:before="59" w:line="252" w:lineRule="auto"/>
        <w:ind w:right="637"/>
        <w:jc w:val="both"/>
        <w:rPr>
          <w:sz w:val="26"/>
        </w:rPr>
      </w:pPr>
      <w:r w:rsidRPr="00B33663">
        <w:rPr>
          <w:sz w:val="26"/>
        </w:rPr>
        <w:t>The communication channel that connects the adjacent nodes is known as</w:t>
      </w:r>
      <w:r w:rsidRPr="00B33663">
        <w:rPr>
          <w:spacing w:val="1"/>
          <w:sz w:val="26"/>
        </w:rPr>
        <w:t xml:space="preserve"> </w:t>
      </w:r>
      <w:r w:rsidRPr="00B33663">
        <w:rPr>
          <w:sz w:val="26"/>
        </w:rPr>
        <w:t>links, and in order to move the datagram from source to the destination, the</w:t>
      </w:r>
      <w:r w:rsidRPr="00B33663">
        <w:rPr>
          <w:spacing w:val="1"/>
          <w:sz w:val="26"/>
        </w:rPr>
        <w:t xml:space="preserve"> </w:t>
      </w:r>
      <w:r w:rsidRPr="00B33663">
        <w:rPr>
          <w:sz w:val="26"/>
        </w:rPr>
        <w:t>datagram</w:t>
      </w:r>
      <w:r w:rsidRPr="00B33663">
        <w:rPr>
          <w:spacing w:val="-2"/>
          <w:sz w:val="26"/>
        </w:rPr>
        <w:t xml:space="preserve"> </w:t>
      </w:r>
      <w:r w:rsidRPr="00B33663">
        <w:rPr>
          <w:sz w:val="26"/>
        </w:rPr>
        <w:t>must</w:t>
      </w:r>
      <w:r w:rsidRPr="00B33663">
        <w:rPr>
          <w:spacing w:val="-1"/>
          <w:sz w:val="26"/>
        </w:rPr>
        <w:t xml:space="preserve"> </w:t>
      </w:r>
      <w:r w:rsidRPr="00B33663">
        <w:rPr>
          <w:sz w:val="26"/>
        </w:rPr>
        <w:t>be</w:t>
      </w:r>
      <w:r w:rsidRPr="00B33663">
        <w:rPr>
          <w:spacing w:val="1"/>
          <w:sz w:val="26"/>
        </w:rPr>
        <w:t xml:space="preserve"> </w:t>
      </w:r>
      <w:r w:rsidRPr="00B33663">
        <w:rPr>
          <w:sz w:val="26"/>
        </w:rPr>
        <w:t>moved</w:t>
      </w:r>
      <w:r w:rsidRPr="00B33663">
        <w:rPr>
          <w:spacing w:val="-1"/>
          <w:sz w:val="26"/>
        </w:rPr>
        <w:t xml:space="preserve"> </w:t>
      </w:r>
      <w:r w:rsidRPr="00B33663">
        <w:rPr>
          <w:sz w:val="26"/>
        </w:rPr>
        <w:t>across</w:t>
      </w:r>
      <w:r w:rsidRPr="00B33663">
        <w:rPr>
          <w:spacing w:val="-1"/>
          <w:sz w:val="26"/>
        </w:rPr>
        <w:t xml:space="preserve"> </w:t>
      </w:r>
      <w:r w:rsidRPr="00B33663">
        <w:rPr>
          <w:sz w:val="26"/>
        </w:rPr>
        <w:t>an</w:t>
      </w:r>
      <w:r w:rsidRPr="00B33663">
        <w:rPr>
          <w:spacing w:val="1"/>
          <w:sz w:val="26"/>
        </w:rPr>
        <w:t xml:space="preserve"> </w:t>
      </w:r>
      <w:r w:rsidRPr="00B33663">
        <w:rPr>
          <w:sz w:val="26"/>
        </w:rPr>
        <w:t>individual</w:t>
      </w:r>
      <w:r w:rsidRPr="00B33663">
        <w:rPr>
          <w:spacing w:val="1"/>
          <w:sz w:val="26"/>
        </w:rPr>
        <w:t xml:space="preserve"> </w:t>
      </w:r>
      <w:r w:rsidRPr="00B33663">
        <w:rPr>
          <w:sz w:val="26"/>
        </w:rPr>
        <w:t>link.</w:t>
      </w:r>
    </w:p>
    <w:p w14:paraId="087ACDBC" w14:textId="77777777" w:rsidR="00CD7E1A" w:rsidRPr="00B33663" w:rsidRDefault="00A42A03" w:rsidP="00E700C1">
      <w:pPr>
        <w:pStyle w:val="ListParagraph"/>
        <w:numPr>
          <w:ilvl w:val="0"/>
          <w:numId w:val="36"/>
        </w:numPr>
        <w:tabs>
          <w:tab w:val="left" w:pos="1201"/>
        </w:tabs>
        <w:ind w:right="636"/>
        <w:jc w:val="both"/>
        <w:rPr>
          <w:sz w:val="26"/>
        </w:rPr>
      </w:pPr>
      <w:r w:rsidRPr="00B33663">
        <w:rPr>
          <w:sz w:val="26"/>
        </w:rPr>
        <w:t>A data unit from one point in the Internet needs to pass through many</w:t>
      </w:r>
      <w:r w:rsidRPr="00B33663">
        <w:rPr>
          <w:spacing w:val="1"/>
          <w:sz w:val="26"/>
        </w:rPr>
        <w:t xml:space="preserve"> </w:t>
      </w:r>
      <w:r w:rsidRPr="00B33663">
        <w:rPr>
          <w:sz w:val="26"/>
        </w:rPr>
        <w:t>networks</w:t>
      </w:r>
      <w:r w:rsidRPr="00B33663">
        <w:rPr>
          <w:spacing w:val="-2"/>
          <w:sz w:val="26"/>
        </w:rPr>
        <w:t xml:space="preserve"> </w:t>
      </w:r>
      <w:r w:rsidRPr="00B33663">
        <w:rPr>
          <w:sz w:val="26"/>
        </w:rPr>
        <w:t>(LAN</w:t>
      </w:r>
      <w:r w:rsidRPr="00B33663">
        <w:rPr>
          <w:spacing w:val="-1"/>
          <w:sz w:val="26"/>
        </w:rPr>
        <w:t xml:space="preserve"> </w:t>
      </w:r>
      <w:r w:rsidRPr="00B33663">
        <w:rPr>
          <w:sz w:val="26"/>
        </w:rPr>
        <w:t>and</w:t>
      </w:r>
      <w:r w:rsidRPr="00B33663">
        <w:rPr>
          <w:spacing w:val="1"/>
          <w:sz w:val="26"/>
        </w:rPr>
        <w:t xml:space="preserve"> </w:t>
      </w:r>
      <w:r w:rsidRPr="00B33663">
        <w:rPr>
          <w:sz w:val="26"/>
        </w:rPr>
        <w:t>WAN)</w:t>
      </w:r>
      <w:r w:rsidRPr="00B33663">
        <w:rPr>
          <w:spacing w:val="-1"/>
          <w:sz w:val="26"/>
        </w:rPr>
        <w:t xml:space="preserve"> </w:t>
      </w:r>
      <w:r w:rsidRPr="00B33663">
        <w:rPr>
          <w:sz w:val="26"/>
        </w:rPr>
        <w:t>to</w:t>
      </w:r>
      <w:r w:rsidRPr="00B33663">
        <w:rPr>
          <w:spacing w:val="-1"/>
          <w:sz w:val="26"/>
        </w:rPr>
        <w:t xml:space="preserve"> </w:t>
      </w:r>
      <w:r w:rsidRPr="00B33663">
        <w:rPr>
          <w:sz w:val="26"/>
        </w:rPr>
        <w:t>reach</w:t>
      </w:r>
      <w:r w:rsidRPr="00B33663">
        <w:rPr>
          <w:spacing w:val="-1"/>
          <w:sz w:val="26"/>
        </w:rPr>
        <w:t xml:space="preserve"> </w:t>
      </w:r>
      <w:r w:rsidRPr="00B33663">
        <w:rPr>
          <w:sz w:val="26"/>
        </w:rPr>
        <w:t>another</w:t>
      </w:r>
      <w:r w:rsidRPr="00B33663">
        <w:rPr>
          <w:spacing w:val="2"/>
          <w:sz w:val="26"/>
        </w:rPr>
        <w:t xml:space="preserve"> </w:t>
      </w:r>
      <w:r w:rsidRPr="00B33663">
        <w:rPr>
          <w:sz w:val="26"/>
        </w:rPr>
        <w:t>point.</w:t>
      </w:r>
    </w:p>
    <w:p w14:paraId="7E0ED4E5" w14:textId="77777777" w:rsidR="00CD7E1A" w:rsidRPr="00B33663" w:rsidRDefault="00A42A03" w:rsidP="00E700C1">
      <w:pPr>
        <w:pStyle w:val="ListParagraph"/>
        <w:numPr>
          <w:ilvl w:val="0"/>
          <w:numId w:val="36"/>
        </w:numPr>
        <w:tabs>
          <w:tab w:val="left" w:pos="1201"/>
        </w:tabs>
        <w:spacing w:line="318" w:lineRule="exact"/>
        <w:ind w:hanging="361"/>
        <w:jc w:val="both"/>
        <w:rPr>
          <w:sz w:val="26"/>
        </w:rPr>
      </w:pPr>
      <w:r w:rsidRPr="00B33663">
        <w:rPr>
          <w:sz w:val="26"/>
        </w:rPr>
        <w:t>Theses</w:t>
      </w:r>
      <w:r w:rsidRPr="00B33663">
        <w:rPr>
          <w:spacing w:val="-2"/>
          <w:sz w:val="26"/>
        </w:rPr>
        <w:t xml:space="preserve"> </w:t>
      </w:r>
      <w:r w:rsidRPr="00B33663">
        <w:rPr>
          <w:sz w:val="26"/>
        </w:rPr>
        <w:t>LANs</w:t>
      </w:r>
      <w:r w:rsidRPr="00B33663">
        <w:rPr>
          <w:spacing w:val="-1"/>
          <w:sz w:val="26"/>
        </w:rPr>
        <w:t xml:space="preserve"> </w:t>
      </w:r>
      <w:r w:rsidRPr="00B33663">
        <w:rPr>
          <w:sz w:val="26"/>
        </w:rPr>
        <w:t>and WANs</w:t>
      </w:r>
      <w:r w:rsidRPr="00B33663">
        <w:rPr>
          <w:spacing w:val="-1"/>
          <w:sz w:val="26"/>
        </w:rPr>
        <w:t xml:space="preserve"> </w:t>
      </w:r>
      <w:r w:rsidRPr="00B33663">
        <w:rPr>
          <w:sz w:val="26"/>
        </w:rPr>
        <w:t>are</w:t>
      </w:r>
      <w:r w:rsidRPr="00B33663">
        <w:rPr>
          <w:spacing w:val="-2"/>
          <w:sz w:val="26"/>
        </w:rPr>
        <w:t xml:space="preserve"> </w:t>
      </w:r>
      <w:r w:rsidRPr="00B33663">
        <w:rPr>
          <w:sz w:val="26"/>
        </w:rPr>
        <w:t>connected</w:t>
      </w:r>
      <w:r w:rsidRPr="00B33663">
        <w:rPr>
          <w:spacing w:val="-1"/>
          <w:sz w:val="26"/>
        </w:rPr>
        <w:t xml:space="preserve"> </w:t>
      </w:r>
      <w:r w:rsidRPr="00B33663">
        <w:rPr>
          <w:sz w:val="26"/>
        </w:rPr>
        <w:t>by</w:t>
      </w:r>
      <w:r w:rsidRPr="00B33663">
        <w:rPr>
          <w:spacing w:val="-3"/>
          <w:sz w:val="26"/>
        </w:rPr>
        <w:t xml:space="preserve"> </w:t>
      </w:r>
      <w:r w:rsidRPr="00B33663">
        <w:rPr>
          <w:sz w:val="26"/>
        </w:rPr>
        <w:t>routers.</w:t>
      </w:r>
    </w:p>
    <w:p w14:paraId="15D288BC" w14:textId="77777777" w:rsidR="00CD7E1A" w:rsidRPr="00B33663" w:rsidRDefault="00A42A03" w:rsidP="00E700C1">
      <w:pPr>
        <w:pStyle w:val="ListParagraph"/>
        <w:numPr>
          <w:ilvl w:val="0"/>
          <w:numId w:val="36"/>
        </w:numPr>
        <w:tabs>
          <w:tab w:val="left" w:pos="1201"/>
        </w:tabs>
        <w:spacing w:line="237" w:lineRule="auto"/>
        <w:ind w:right="636"/>
        <w:jc w:val="both"/>
        <w:rPr>
          <w:b/>
          <w:sz w:val="26"/>
        </w:rPr>
      </w:pPr>
      <w:r w:rsidRPr="00B33663">
        <w:rPr>
          <w:sz w:val="26"/>
        </w:rPr>
        <w:t xml:space="preserve">The two end hosts and the routers are </w:t>
      </w:r>
      <w:r w:rsidRPr="00B33663">
        <w:rPr>
          <w:b/>
          <w:i/>
          <w:sz w:val="26"/>
        </w:rPr>
        <w:t xml:space="preserve">nodes </w:t>
      </w:r>
      <w:r w:rsidRPr="00B33663">
        <w:rPr>
          <w:sz w:val="26"/>
        </w:rPr>
        <w:t>and the networks in- between</w:t>
      </w:r>
      <w:r w:rsidRPr="00B33663">
        <w:rPr>
          <w:spacing w:val="1"/>
          <w:sz w:val="26"/>
        </w:rPr>
        <w:t xml:space="preserve"> </w:t>
      </w:r>
      <w:r w:rsidRPr="00B33663">
        <w:rPr>
          <w:sz w:val="26"/>
        </w:rPr>
        <w:t>are</w:t>
      </w:r>
      <w:r w:rsidRPr="00B33663">
        <w:rPr>
          <w:spacing w:val="-2"/>
          <w:sz w:val="26"/>
        </w:rPr>
        <w:t xml:space="preserve"> </w:t>
      </w:r>
      <w:r w:rsidRPr="00B33663">
        <w:rPr>
          <w:b/>
          <w:i/>
          <w:sz w:val="26"/>
        </w:rPr>
        <w:t>links</w:t>
      </w:r>
      <w:r w:rsidRPr="00B33663">
        <w:rPr>
          <w:b/>
          <w:sz w:val="26"/>
        </w:rPr>
        <w:t>.</w:t>
      </w:r>
    </w:p>
    <w:p w14:paraId="6A05A809" w14:textId="77777777" w:rsidR="00CD7E1A" w:rsidRPr="00B33663" w:rsidRDefault="00CD7E1A">
      <w:pPr>
        <w:spacing w:line="237" w:lineRule="auto"/>
        <w:jc w:val="both"/>
        <w:rPr>
          <w:sz w:val="26"/>
        </w:rPr>
        <w:sectPr w:rsidR="00CD7E1A" w:rsidRPr="00B33663">
          <w:headerReference w:type="even" r:id="rId10"/>
          <w:headerReference w:type="default" r:id="rId11"/>
          <w:footerReference w:type="even" r:id="rId12"/>
          <w:footerReference w:type="default" r:id="rId13"/>
          <w:headerReference w:type="first" r:id="rId14"/>
          <w:footerReference w:type="first" r:id="rId15"/>
          <w:type w:val="continuous"/>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pgNumType w:start="1"/>
          <w:cols w:space="720"/>
        </w:sectPr>
      </w:pPr>
    </w:p>
    <w:p w14:paraId="5A39BBE3"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1610994C">
          <v:group id="_x0000_s1164" style="width:436.3pt;height:4.45pt;mso-position-horizontal-relative:char;mso-position-vertical-relative:line" coordsize="8726,89">
            <v:shape id="_x0000_s1165"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41C8F396" w14:textId="77777777" w:rsidR="00CD7E1A" w:rsidRPr="00B33663" w:rsidRDefault="00CD7E1A">
      <w:pPr>
        <w:pStyle w:val="BodyText"/>
        <w:ind w:left="0"/>
        <w:rPr>
          <w:b/>
          <w:sz w:val="20"/>
        </w:rPr>
      </w:pPr>
    </w:p>
    <w:p w14:paraId="3F25EC58" w14:textId="77777777" w:rsidR="00CD7E1A" w:rsidRPr="00B33663" w:rsidRDefault="00A42A03">
      <w:pPr>
        <w:pStyle w:val="BodyText"/>
        <w:spacing w:before="6"/>
        <w:ind w:left="0"/>
        <w:rPr>
          <w:b/>
          <w:sz w:val="22"/>
        </w:rPr>
      </w:pPr>
      <w:r w:rsidRPr="00B33663">
        <w:rPr>
          <w:noProof/>
          <w:lang w:val="en-IN" w:eastAsia="en-IN"/>
        </w:rPr>
        <w:drawing>
          <wp:anchor distT="0" distB="0" distL="0" distR="0" simplePos="0" relativeHeight="251577856" behindDoc="0" locked="0" layoutInCell="1" allowOverlap="1" wp14:anchorId="01E494DC" wp14:editId="07777777">
            <wp:simplePos x="0" y="0"/>
            <wp:positionH relativeFrom="page">
              <wp:posOffset>1287152</wp:posOffset>
            </wp:positionH>
            <wp:positionV relativeFrom="paragraph">
              <wp:posOffset>189381</wp:posOffset>
            </wp:positionV>
            <wp:extent cx="5068166" cy="174307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6" cstate="print"/>
                    <a:stretch>
                      <a:fillRect/>
                    </a:stretch>
                  </pic:blipFill>
                  <pic:spPr>
                    <a:xfrm>
                      <a:off x="0" y="0"/>
                      <a:ext cx="5068166" cy="1743075"/>
                    </a:xfrm>
                    <a:prstGeom prst="rect">
                      <a:avLst/>
                    </a:prstGeom>
                  </pic:spPr>
                </pic:pic>
              </a:graphicData>
            </a:graphic>
          </wp:anchor>
        </w:drawing>
      </w:r>
    </w:p>
    <w:p w14:paraId="72A3D3EC" w14:textId="77777777" w:rsidR="00CD7E1A" w:rsidRPr="00B33663" w:rsidRDefault="00CD7E1A">
      <w:pPr>
        <w:pStyle w:val="BodyText"/>
        <w:spacing w:before="8"/>
        <w:ind w:left="0"/>
        <w:rPr>
          <w:b/>
          <w:sz w:val="24"/>
        </w:rPr>
      </w:pPr>
    </w:p>
    <w:p w14:paraId="3F74C026" w14:textId="77777777" w:rsidR="00CD7E1A" w:rsidRPr="00B33663" w:rsidRDefault="00A42A03" w:rsidP="00E700C1">
      <w:pPr>
        <w:pStyle w:val="ListParagraph"/>
        <w:numPr>
          <w:ilvl w:val="0"/>
          <w:numId w:val="36"/>
        </w:numPr>
        <w:tabs>
          <w:tab w:val="left" w:pos="1200"/>
          <w:tab w:val="left" w:pos="1201"/>
        </w:tabs>
        <w:spacing w:before="99" w:line="318" w:lineRule="exact"/>
        <w:ind w:hanging="361"/>
        <w:rPr>
          <w:sz w:val="26"/>
        </w:rPr>
      </w:pPr>
      <w:r w:rsidRPr="00B33663">
        <w:rPr>
          <w:sz w:val="26"/>
        </w:rPr>
        <w:t>The</w:t>
      </w:r>
      <w:r w:rsidRPr="00B33663">
        <w:rPr>
          <w:spacing w:val="-2"/>
          <w:sz w:val="26"/>
        </w:rPr>
        <w:t xml:space="preserve"> </w:t>
      </w:r>
      <w:r w:rsidRPr="00B33663">
        <w:rPr>
          <w:sz w:val="26"/>
        </w:rPr>
        <w:t>first</w:t>
      </w:r>
      <w:r w:rsidRPr="00B33663">
        <w:rPr>
          <w:spacing w:val="-2"/>
          <w:sz w:val="26"/>
        </w:rPr>
        <w:t xml:space="preserve"> </w:t>
      </w:r>
      <w:r w:rsidRPr="00B33663">
        <w:rPr>
          <w:sz w:val="26"/>
        </w:rPr>
        <w:t>node</w:t>
      </w:r>
      <w:r w:rsidRPr="00B33663">
        <w:rPr>
          <w:spacing w:val="-1"/>
          <w:sz w:val="26"/>
        </w:rPr>
        <w:t xml:space="preserve"> </w:t>
      </w:r>
      <w:r w:rsidRPr="00B33663">
        <w:rPr>
          <w:sz w:val="26"/>
        </w:rPr>
        <w:t>is</w:t>
      </w:r>
      <w:r w:rsidRPr="00B33663">
        <w:rPr>
          <w:spacing w:val="-2"/>
          <w:sz w:val="26"/>
        </w:rPr>
        <w:t xml:space="preserve"> </w:t>
      </w:r>
      <w:r w:rsidRPr="00B33663">
        <w:rPr>
          <w:sz w:val="26"/>
        </w:rPr>
        <w:t>the</w:t>
      </w:r>
      <w:r w:rsidRPr="00B33663">
        <w:rPr>
          <w:spacing w:val="-1"/>
          <w:sz w:val="26"/>
        </w:rPr>
        <w:t xml:space="preserve"> </w:t>
      </w:r>
      <w:r w:rsidRPr="00B33663">
        <w:rPr>
          <w:sz w:val="26"/>
        </w:rPr>
        <w:t>source</w:t>
      </w:r>
      <w:r w:rsidRPr="00B33663">
        <w:rPr>
          <w:spacing w:val="-2"/>
          <w:sz w:val="26"/>
        </w:rPr>
        <w:t xml:space="preserve"> </w:t>
      </w:r>
      <w:r w:rsidRPr="00B33663">
        <w:rPr>
          <w:sz w:val="26"/>
        </w:rPr>
        <w:t>host;</w:t>
      </w:r>
      <w:r w:rsidRPr="00B33663">
        <w:rPr>
          <w:spacing w:val="-1"/>
          <w:sz w:val="26"/>
        </w:rPr>
        <w:t xml:space="preserve"> </w:t>
      </w:r>
      <w:r w:rsidRPr="00B33663">
        <w:rPr>
          <w:sz w:val="26"/>
        </w:rPr>
        <w:t>the</w:t>
      </w:r>
      <w:r w:rsidRPr="00B33663">
        <w:rPr>
          <w:spacing w:val="-2"/>
          <w:sz w:val="26"/>
        </w:rPr>
        <w:t xml:space="preserve"> </w:t>
      </w:r>
      <w:r w:rsidRPr="00B33663">
        <w:rPr>
          <w:sz w:val="26"/>
        </w:rPr>
        <w:t>last</w:t>
      </w:r>
      <w:r w:rsidRPr="00B33663">
        <w:rPr>
          <w:spacing w:val="-1"/>
          <w:sz w:val="26"/>
        </w:rPr>
        <w:t xml:space="preserve"> </w:t>
      </w:r>
      <w:r w:rsidRPr="00B33663">
        <w:rPr>
          <w:sz w:val="26"/>
        </w:rPr>
        <w:t>node</w:t>
      </w:r>
      <w:r w:rsidRPr="00B33663">
        <w:rPr>
          <w:spacing w:val="1"/>
          <w:sz w:val="26"/>
        </w:rPr>
        <w:t xml:space="preserve"> </w:t>
      </w:r>
      <w:r w:rsidRPr="00B33663">
        <w:rPr>
          <w:sz w:val="26"/>
        </w:rPr>
        <w:t>is</w:t>
      </w:r>
      <w:r w:rsidRPr="00B33663">
        <w:rPr>
          <w:spacing w:val="-1"/>
          <w:sz w:val="26"/>
        </w:rPr>
        <w:t xml:space="preserve"> </w:t>
      </w:r>
      <w:r w:rsidRPr="00B33663">
        <w:rPr>
          <w:sz w:val="26"/>
        </w:rPr>
        <w:t>the</w:t>
      </w:r>
      <w:r w:rsidRPr="00B33663">
        <w:rPr>
          <w:spacing w:val="-2"/>
          <w:sz w:val="26"/>
        </w:rPr>
        <w:t xml:space="preserve"> </w:t>
      </w:r>
      <w:r w:rsidRPr="00B33663">
        <w:rPr>
          <w:sz w:val="26"/>
        </w:rPr>
        <w:t>destination host.</w:t>
      </w:r>
    </w:p>
    <w:p w14:paraId="3D490A40" w14:textId="77777777" w:rsidR="00CD7E1A" w:rsidRPr="00B33663" w:rsidRDefault="00A42A03" w:rsidP="00E700C1">
      <w:pPr>
        <w:pStyle w:val="ListParagraph"/>
        <w:numPr>
          <w:ilvl w:val="0"/>
          <w:numId w:val="36"/>
        </w:numPr>
        <w:tabs>
          <w:tab w:val="left" w:pos="1200"/>
          <w:tab w:val="left" w:pos="1201"/>
        </w:tabs>
        <w:spacing w:line="317" w:lineRule="exact"/>
        <w:ind w:hanging="361"/>
        <w:rPr>
          <w:sz w:val="26"/>
        </w:rPr>
      </w:pPr>
      <w:r w:rsidRPr="00B33663">
        <w:rPr>
          <w:sz w:val="26"/>
        </w:rPr>
        <w:t>The</w:t>
      </w:r>
      <w:r w:rsidRPr="00B33663">
        <w:rPr>
          <w:spacing w:val="-2"/>
          <w:sz w:val="26"/>
        </w:rPr>
        <w:t xml:space="preserve"> </w:t>
      </w:r>
      <w:r w:rsidRPr="00B33663">
        <w:rPr>
          <w:sz w:val="26"/>
        </w:rPr>
        <w:t>other four</w:t>
      </w:r>
      <w:r w:rsidRPr="00B33663">
        <w:rPr>
          <w:spacing w:val="-1"/>
          <w:sz w:val="26"/>
        </w:rPr>
        <w:t xml:space="preserve"> </w:t>
      </w:r>
      <w:r w:rsidRPr="00B33663">
        <w:rPr>
          <w:sz w:val="26"/>
        </w:rPr>
        <w:t>nodes</w:t>
      </w:r>
      <w:r w:rsidRPr="00B33663">
        <w:rPr>
          <w:spacing w:val="-2"/>
          <w:sz w:val="26"/>
        </w:rPr>
        <w:t xml:space="preserve"> </w:t>
      </w:r>
      <w:r w:rsidRPr="00B33663">
        <w:rPr>
          <w:sz w:val="26"/>
        </w:rPr>
        <w:t>are</w:t>
      </w:r>
      <w:r w:rsidRPr="00B33663">
        <w:rPr>
          <w:spacing w:val="-1"/>
          <w:sz w:val="26"/>
        </w:rPr>
        <w:t xml:space="preserve"> </w:t>
      </w:r>
      <w:r w:rsidRPr="00B33663">
        <w:rPr>
          <w:sz w:val="26"/>
        </w:rPr>
        <w:t>four</w:t>
      </w:r>
      <w:r w:rsidRPr="00B33663">
        <w:rPr>
          <w:spacing w:val="-1"/>
          <w:sz w:val="26"/>
        </w:rPr>
        <w:t xml:space="preserve"> </w:t>
      </w:r>
      <w:r w:rsidRPr="00B33663">
        <w:rPr>
          <w:sz w:val="26"/>
        </w:rPr>
        <w:t>routers.</w:t>
      </w:r>
    </w:p>
    <w:p w14:paraId="0057D478" w14:textId="77777777" w:rsidR="00CD7E1A" w:rsidRPr="00B33663" w:rsidRDefault="00A42A03" w:rsidP="00E700C1">
      <w:pPr>
        <w:pStyle w:val="ListParagraph"/>
        <w:numPr>
          <w:ilvl w:val="0"/>
          <w:numId w:val="36"/>
        </w:numPr>
        <w:tabs>
          <w:tab w:val="left" w:pos="1200"/>
          <w:tab w:val="left" w:pos="1201"/>
        </w:tabs>
        <w:ind w:right="636"/>
        <w:rPr>
          <w:sz w:val="26"/>
        </w:rPr>
      </w:pPr>
      <w:r w:rsidRPr="00B33663">
        <w:rPr>
          <w:sz w:val="26"/>
        </w:rPr>
        <w:t>The</w:t>
      </w:r>
      <w:r w:rsidRPr="00B33663">
        <w:rPr>
          <w:spacing w:val="9"/>
          <w:sz w:val="26"/>
        </w:rPr>
        <w:t xml:space="preserve"> </w:t>
      </w:r>
      <w:r w:rsidRPr="00B33663">
        <w:rPr>
          <w:sz w:val="26"/>
        </w:rPr>
        <w:t>first,</w:t>
      </w:r>
      <w:r w:rsidRPr="00B33663">
        <w:rPr>
          <w:spacing w:val="10"/>
          <w:sz w:val="26"/>
        </w:rPr>
        <w:t xml:space="preserve"> </w:t>
      </w:r>
      <w:r w:rsidRPr="00B33663">
        <w:rPr>
          <w:sz w:val="26"/>
        </w:rPr>
        <w:t>the</w:t>
      </w:r>
      <w:r w:rsidRPr="00B33663">
        <w:rPr>
          <w:spacing w:val="10"/>
          <w:sz w:val="26"/>
        </w:rPr>
        <w:t xml:space="preserve"> </w:t>
      </w:r>
      <w:r w:rsidRPr="00B33663">
        <w:rPr>
          <w:sz w:val="26"/>
        </w:rPr>
        <w:t>third,</w:t>
      </w:r>
      <w:r w:rsidRPr="00B33663">
        <w:rPr>
          <w:spacing w:val="12"/>
          <w:sz w:val="26"/>
        </w:rPr>
        <w:t xml:space="preserve"> </w:t>
      </w:r>
      <w:r w:rsidRPr="00B33663">
        <w:rPr>
          <w:sz w:val="26"/>
        </w:rPr>
        <w:t>and</w:t>
      </w:r>
      <w:r w:rsidRPr="00B33663">
        <w:rPr>
          <w:spacing w:val="12"/>
          <w:sz w:val="26"/>
        </w:rPr>
        <w:t xml:space="preserve"> </w:t>
      </w:r>
      <w:r w:rsidRPr="00B33663">
        <w:rPr>
          <w:sz w:val="26"/>
        </w:rPr>
        <w:t>the</w:t>
      </w:r>
      <w:r w:rsidRPr="00B33663">
        <w:rPr>
          <w:spacing w:val="10"/>
          <w:sz w:val="26"/>
        </w:rPr>
        <w:t xml:space="preserve"> </w:t>
      </w:r>
      <w:r w:rsidRPr="00B33663">
        <w:rPr>
          <w:sz w:val="26"/>
        </w:rPr>
        <w:t>fifth</w:t>
      </w:r>
      <w:r w:rsidRPr="00B33663">
        <w:rPr>
          <w:spacing w:val="10"/>
          <w:sz w:val="26"/>
        </w:rPr>
        <w:t xml:space="preserve"> </w:t>
      </w:r>
      <w:r w:rsidRPr="00B33663">
        <w:rPr>
          <w:sz w:val="26"/>
        </w:rPr>
        <w:t>links</w:t>
      </w:r>
      <w:r w:rsidRPr="00B33663">
        <w:rPr>
          <w:spacing w:val="10"/>
          <w:sz w:val="26"/>
        </w:rPr>
        <w:t xml:space="preserve"> </w:t>
      </w:r>
      <w:r w:rsidRPr="00B33663">
        <w:rPr>
          <w:sz w:val="26"/>
        </w:rPr>
        <w:t>represent</w:t>
      </w:r>
      <w:r w:rsidRPr="00B33663">
        <w:rPr>
          <w:spacing w:val="10"/>
          <w:sz w:val="26"/>
        </w:rPr>
        <w:t xml:space="preserve"> </w:t>
      </w:r>
      <w:r w:rsidRPr="00B33663">
        <w:rPr>
          <w:sz w:val="26"/>
        </w:rPr>
        <w:t>the</w:t>
      </w:r>
      <w:r w:rsidRPr="00B33663">
        <w:rPr>
          <w:spacing w:val="10"/>
          <w:sz w:val="26"/>
        </w:rPr>
        <w:t xml:space="preserve"> </w:t>
      </w:r>
      <w:r w:rsidRPr="00B33663">
        <w:rPr>
          <w:sz w:val="26"/>
        </w:rPr>
        <w:t>three</w:t>
      </w:r>
      <w:r w:rsidRPr="00B33663">
        <w:rPr>
          <w:spacing w:val="18"/>
          <w:sz w:val="26"/>
        </w:rPr>
        <w:t xml:space="preserve"> </w:t>
      </w:r>
      <w:r w:rsidRPr="00B33663">
        <w:rPr>
          <w:sz w:val="26"/>
        </w:rPr>
        <w:t>LANs;</w:t>
      </w:r>
      <w:r w:rsidRPr="00B33663">
        <w:rPr>
          <w:spacing w:val="13"/>
          <w:sz w:val="26"/>
        </w:rPr>
        <w:t xml:space="preserve"> </w:t>
      </w:r>
      <w:r w:rsidRPr="00B33663">
        <w:rPr>
          <w:sz w:val="26"/>
        </w:rPr>
        <w:t>the</w:t>
      </w:r>
      <w:r w:rsidRPr="00B33663">
        <w:rPr>
          <w:spacing w:val="13"/>
          <w:sz w:val="26"/>
        </w:rPr>
        <w:t xml:space="preserve"> </w:t>
      </w:r>
      <w:r w:rsidRPr="00B33663">
        <w:rPr>
          <w:sz w:val="26"/>
        </w:rPr>
        <w:t>second</w:t>
      </w:r>
      <w:r w:rsidRPr="00B33663">
        <w:rPr>
          <w:spacing w:val="-62"/>
          <w:sz w:val="26"/>
        </w:rPr>
        <w:t xml:space="preserve"> </w:t>
      </w:r>
      <w:r w:rsidRPr="00B33663">
        <w:rPr>
          <w:sz w:val="26"/>
        </w:rPr>
        <w:t>and</w:t>
      </w:r>
      <w:r w:rsidRPr="00B33663">
        <w:rPr>
          <w:spacing w:val="-1"/>
          <w:sz w:val="26"/>
        </w:rPr>
        <w:t xml:space="preserve"> </w:t>
      </w:r>
      <w:r w:rsidRPr="00B33663">
        <w:rPr>
          <w:sz w:val="26"/>
        </w:rPr>
        <w:t>the fourth links represent</w:t>
      </w:r>
      <w:r w:rsidRPr="00B33663">
        <w:rPr>
          <w:spacing w:val="-1"/>
          <w:sz w:val="26"/>
        </w:rPr>
        <w:t xml:space="preserve"> </w:t>
      </w:r>
      <w:r w:rsidRPr="00B33663">
        <w:rPr>
          <w:sz w:val="26"/>
        </w:rPr>
        <w:t>the two</w:t>
      </w:r>
      <w:r w:rsidRPr="00B33663">
        <w:rPr>
          <w:spacing w:val="1"/>
          <w:sz w:val="26"/>
        </w:rPr>
        <w:t xml:space="preserve"> </w:t>
      </w:r>
      <w:r w:rsidRPr="00B33663">
        <w:rPr>
          <w:sz w:val="26"/>
        </w:rPr>
        <w:t>WANs.</w:t>
      </w:r>
    </w:p>
    <w:p w14:paraId="074EF6AE" w14:textId="77777777" w:rsidR="00CD7E1A" w:rsidRPr="00B33663" w:rsidRDefault="00A42A03">
      <w:pPr>
        <w:spacing w:before="214"/>
        <w:ind w:left="840"/>
        <w:rPr>
          <w:b/>
          <w:i/>
          <w:sz w:val="26"/>
        </w:rPr>
      </w:pPr>
      <w:r w:rsidRPr="00B33663">
        <w:rPr>
          <w:b/>
          <w:i/>
          <w:sz w:val="26"/>
        </w:rPr>
        <w:t>Two</w:t>
      </w:r>
      <w:r w:rsidRPr="00B33663">
        <w:rPr>
          <w:b/>
          <w:i/>
          <w:spacing w:val="-3"/>
          <w:sz w:val="26"/>
        </w:rPr>
        <w:t xml:space="preserve"> </w:t>
      </w:r>
      <w:r w:rsidRPr="00B33663">
        <w:rPr>
          <w:b/>
          <w:i/>
          <w:sz w:val="26"/>
        </w:rPr>
        <w:t>Categories</w:t>
      </w:r>
      <w:r w:rsidRPr="00B33663">
        <w:rPr>
          <w:b/>
          <w:i/>
          <w:spacing w:val="-2"/>
          <w:sz w:val="26"/>
        </w:rPr>
        <w:t xml:space="preserve"> </w:t>
      </w:r>
      <w:r w:rsidRPr="00B33663">
        <w:rPr>
          <w:b/>
          <w:i/>
          <w:sz w:val="26"/>
        </w:rPr>
        <w:t>of</w:t>
      </w:r>
      <w:r w:rsidRPr="00B33663">
        <w:rPr>
          <w:b/>
          <w:i/>
          <w:spacing w:val="-2"/>
          <w:sz w:val="26"/>
        </w:rPr>
        <w:t xml:space="preserve"> </w:t>
      </w:r>
      <w:r w:rsidRPr="00B33663">
        <w:rPr>
          <w:b/>
          <w:i/>
          <w:sz w:val="26"/>
        </w:rPr>
        <w:t>Links</w:t>
      </w:r>
    </w:p>
    <w:p w14:paraId="212923A4" w14:textId="77777777" w:rsidR="00CD7E1A" w:rsidRPr="00B33663" w:rsidRDefault="00A42A03">
      <w:pPr>
        <w:spacing w:before="148" w:line="296" w:lineRule="exact"/>
        <w:ind w:left="2168"/>
        <w:rPr>
          <w:b/>
          <w:sz w:val="26"/>
        </w:rPr>
      </w:pPr>
      <w:r w:rsidRPr="00B33663">
        <w:rPr>
          <w:b/>
          <w:sz w:val="26"/>
        </w:rPr>
        <w:t>Point-</w:t>
      </w:r>
      <w:r w:rsidRPr="00B33663">
        <w:rPr>
          <w:b/>
          <w:spacing w:val="1"/>
          <w:sz w:val="26"/>
        </w:rPr>
        <w:t xml:space="preserve"> </w:t>
      </w:r>
      <w:r w:rsidRPr="00B33663">
        <w:rPr>
          <w:b/>
          <w:sz w:val="26"/>
        </w:rPr>
        <w:t>to-Point</w:t>
      </w:r>
      <w:r w:rsidRPr="00B33663">
        <w:rPr>
          <w:b/>
          <w:spacing w:val="-1"/>
          <w:sz w:val="26"/>
        </w:rPr>
        <w:t xml:space="preserve"> </w:t>
      </w:r>
      <w:r w:rsidRPr="00B33663">
        <w:rPr>
          <w:b/>
          <w:sz w:val="26"/>
        </w:rPr>
        <w:t>link</w:t>
      </w:r>
      <w:r w:rsidRPr="00B33663">
        <w:rPr>
          <w:b/>
          <w:spacing w:val="63"/>
          <w:sz w:val="26"/>
        </w:rPr>
        <w:t xml:space="preserve"> </w:t>
      </w:r>
      <w:r w:rsidRPr="00B33663">
        <w:rPr>
          <w:b/>
          <w:sz w:val="26"/>
        </w:rPr>
        <w:t>and</w:t>
      </w:r>
      <w:r w:rsidRPr="00B33663">
        <w:rPr>
          <w:b/>
          <w:spacing w:val="64"/>
          <w:sz w:val="26"/>
        </w:rPr>
        <w:t xml:space="preserve"> </w:t>
      </w:r>
      <w:r w:rsidRPr="00B33663">
        <w:rPr>
          <w:b/>
          <w:sz w:val="26"/>
        </w:rPr>
        <w:t>Broadcast</w:t>
      </w:r>
      <w:r w:rsidRPr="00B33663">
        <w:rPr>
          <w:b/>
          <w:spacing w:val="-2"/>
          <w:sz w:val="26"/>
        </w:rPr>
        <w:t xml:space="preserve"> </w:t>
      </w:r>
      <w:r w:rsidRPr="00B33663">
        <w:rPr>
          <w:b/>
          <w:sz w:val="26"/>
        </w:rPr>
        <w:t>link.</w:t>
      </w:r>
    </w:p>
    <w:p w14:paraId="62351D15" w14:textId="77777777" w:rsidR="00CD7E1A" w:rsidRPr="00B33663" w:rsidRDefault="00A42A03" w:rsidP="00E700C1">
      <w:pPr>
        <w:pStyle w:val="ListParagraph"/>
        <w:numPr>
          <w:ilvl w:val="0"/>
          <w:numId w:val="36"/>
        </w:numPr>
        <w:tabs>
          <w:tab w:val="left" w:pos="1200"/>
          <w:tab w:val="left" w:pos="1201"/>
        </w:tabs>
        <w:spacing w:line="315" w:lineRule="exact"/>
        <w:ind w:hanging="361"/>
        <w:rPr>
          <w:sz w:val="26"/>
        </w:rPr>
      </w:pPr>
      <w:r w:rsidRPr="00B33663">
        <w:rPr>
          <w:sz w:val="26"/>
        </w:rPr>
        <w:t>In</w:t>
      </w:r>
      <w:r w:rsidRPr="00B33663">
        <w:rPr>
          <w:spacing w:val="-2"/>
          <w:sz w:val="26"/>
        </w:rPr>
        <w:t xml:space="preserve"> </w:t>
      </w:r>
      <w:r w:rsidRPr="00B33663">
        <w:rPr>
          <w:sz w:val="26"/>
        </w:rPr>
        <w:t>a</w:t>
      </w:r>
      <w:r w:rsidRPr="00B33663">
        <w:rPr>
          <w:spacing w:val="-1"/>
          <w:sz w:val="26"/>
        </w:rPr>
        <w:t xml:space="preserve"> </w:t>
      </w:r>
      <w:r w:rsidRPr="00B33663">
        <w:rPr>
          <w:sz w:val="26"/>
        </w:rPr>
        <w:t>point-to-point link, the</w:t>
      </w:r>
      <w:r w:rsidRPr="00B33663">
        <w:rPr>
          <w:spacing w:val="-2"/>
          <w:sz w:val="26"/>
        </w:rPr>
        <w:t xml:space="preserve"> </w:t>
      </w:r>
      <w:r w:rsidRPr="00B33663">
        <w:rPr>
          <w:sz w:val="26"/>
        </w:rPr>
        <w:t>link</w:t>
      </w:r>
      <w:r w:rsidRPr="00B33663">
        <w:rPr>
          <w:spacing w:val="-1"/>
          <w:sz w:val="26"/>
        </w:rPr>
        <w:t xml:space="preserve"> </w:t>
      </w:r>
      <w:r w:rsidRPr="00B33663">
        <w:rPr>
          <w:sz w:val="26"/>
        </w:rPr>
        <w:t>is dedicated</w:t>
      </w:r>
      <w:r w:rsidRPr="00B33663">
        <w:rPr>
          <w:spacing w:val="-2"/>
          <w:sz w:val="26"/>
        </w:rPr>
        <w:t xml:space="preserve"> </w:t>
      </w:r>
      <w:r w:rsidRPr="00B33663">
        <w:rPr>
          <w:sz w:val="26"/>
        </w:rPr>
        <w:t>to the</w:t>
      </w:r>
      <w:r w:rsidRPr="00B33663">
        <w:rPr>
          <w:spacing w:val="-2"/>
          <w:sz w:val="26"/>
        </w:rPr>
        <w:t xml:space="preserve"> </w:t>
      </w:r>
      <w:r w:rsidRPr="00B33663">
        <w:rPr>
          <w:sz w:val="26"/>
        </w:rPr>
        <w:t>two</w:t>
      </w:r>
      <w:r w:rsidRPr="00B33663">
        <w:rPr>
          <w:spacing w:val="-2"/>
          <w:sz w:val="26"/>
        </w:rPr>
        <w:t xml:space="preserve"> </w:t>
      </w:r>
      <w:r w:rsidRPr="00B33663">
        <w:rPr>
          <w:sz w:val="26"/>
        </w:rPr>
        <w:t>devices</w:t>
      </w:r>
    </w:p>
    <w:p w14:paraId="6C126F58" w14:textId="77777777" w:rsidR="00CD7E1A" w:rsidRPr="00B33663" w:rsidRDefault="00A42A03" w:rsidP="00E700C1">
      <w:pPr>
        <w:pStyle w:val="ListParagraph"/>
        <w:numPr>
          <w:ilvl w:val="0"/>
          <w:numId w:val="36"/>
        </w:numPr>
        <w:tabs>
          <w:tab w:val="left" w:pos="1200"/>
          <w:tab w:val="left" w:pos="1201"/>
        </w:tabs>
        <w:spacing w:line="318" w:lineRule="exact"/>
        <w:ind w:hanging="361"/>
        <w:rPr>
          <w:sz w:val="26"/>
        </w:rPr>
      </w:pPr>
      <w:r w:rsidRPr="00B33663">
        <w:rPr>
          <w:sz w:val="26"/>
        </w:rPr>
        <w:t>In</w:t>
      </w:r>
      <w:r w:rsidRPr="00B33663">
        <w:rPr>
          <w:spacing w:val="-3"/>
          <w:sz w:val="26"/>
        </w:rPr>
        <w:t xml:space="preserve"> </w:t>
      </w:r>
      <w:r w:rsidRPr="00B33663">
        <w:rPr>
          <w:sz w:val="26"/>
        </w:rPr>
        <w:t>a</w:t>
      </w:r>
      <w:r w:rsidRPr="00B33663">
        <w:rPr>
          <w:spacing w:val="-1"/>
          <w:sz w:val="26"/>
        </w:rPr>
        <w:t xml:space="preserve"> </w:t>
      </w:r>
      <w:r w:rsidRPr="00B33663">
        <w:rPr>
          <w:sz w:val="26"/>
        </w:rPr>
        <w:t>broadcast</w:t>
      </w:r>
      <w:r w:rsidRPr="00B33663">
        <w:rPr>
          <w:spacing w:val="-2"/>
          <w:sz w:val="26"/>
        </w:rPr>
        <w:t xml:space="preserve"> </w:t>
      </w:r>
      <w:r w:rsidRPr="00B33663">
        <w:rPr>
          <w:sz w:val="26"/>
        </w:rPr>
        <w:t>link, the link</w:t>
      </w:r>
      <w:r w:rsidRPr="00B33663">
        <w:rPr>
          <w:spacing w:val="-1"/>
          <w:sz w:val="26"/>
        </w:rPr>
        <w:t xml:space="preserve"> </w:t>
      </w:r>
      <w:r w:rsidRPr="00B33663">
        <w:rPr>
          <w:sz w:val="26"/>
        </w:rPr>
        <w:t>is</w:t>
      </w:r>
      <w:r w:rsidRPr="00B33663">
        <w:rPr>
          <w:spacing w:val="-3"/>
          <w:sz w:val="26"/>
        </w:rPr>
        <w:t xml:space="preserve"> </w:t>
      </w:r>
      <w:r w:rsidRPr="00B33663">
        <w:rPr>
          <w:sz w:val="26"/>
        </w:rPr>
        <w:t>shared</w:t>
      </w:r>
      <w:r w:rsidRPr="00B33663">
        <w:rPr>
          <w:spacing w:val="-1"/>
          <w:sz w:val="26"/>
        </w:rPr>
        <w:t xml:space="preserve"> </w:t>
      </w:r>
      <w:r w:rsidRPr="00B33663">
        <w:rPr>
          <w:sz w:val="26"/>
        </w:rPr>
        <w:t>between</w:t>
      </w:r>
      <w:r w:rsidRPr="00B33663">
        <w:rPr>
          <w:spacing w:val="1"/>
          <w:sz w:val="26"/>
        </w:rPr>
        <w:t xml:space="preserve"> </w:t>
      </w:r>
      <w:r w:rsidRPr="00B33663">
        <w:rPr>
          <w:sz w:val="26"/>
        </w:rPr>
        <w:t>several</w:t>
      </w:r>
      <w:r w:rsidRPr="00B33663">
        <w:rPr>
          <w:spacing w:val="-3"/>
          <w:sz w:val="26"/>
        </w:rPr>
        <w:t xml:space="preserve"> </w:t>
      </w:r>
      <w:r w:rsidRPr="00B33663">
        <w:rPr>
          <w:sz w:val="26"/>
        </w:rPr>
        <w:t>pairs of</w:t>
      </w:r>
      <w:r w:rsidRPr="00B33663">
        <w:rPr>
          <w:spacing w:val="1"/>
          <w:sz w:val="26"/>
        </w:rPr>
        <w:t xml:space="preserve"> </w:t>
      </w:r>
      <w:r w:rsidRPr="00B33663">
        <w:rPr>
          <w:sz w:val="26"/>
        </w:rPr>
        <w:t>devices.</w:t>
      </w:r>
    </w:p>
    <w:p w14:paraId="0D0B940D" w14:textId="77777777" w:rsidR="00CD7E1A" w:rsidRPr="00B33663" w:rsidRDefault="00CD7E1A">
      <w:pPr>
        <w:pStyle w:val="BodyText"/>
        <w:ind w:left="0"/>
        <w:rPr>
          <w:sz w:val="32"/>
        </w:rPr>
      </w:pPr>
    </w:p>
    <w:p w14:paraId="6F0F26FA" w14:textId="77777777" w:rsidR="00CD7E1A" w:rsidRPr="00B33663" w:rsidRDefault="00A42A03">
      <w:pPr>
        <w:pStyle w:val="Heading2"/>
        <w:spacing w:before="235"/>
        <w:jc w:val="both"/>
        <w:rPr>
          <w:u w:val="none"/>
        </w:rPr>
      </w:pPr>
      <w:r w:rsidRPr="00B33663">
        <w:rPr>
          <w:u w:val="none"/>
        </w:rPr>
        <w:t>Data Link</w:t>
      </w:r>
      <w:r w:rsidRPr="00B33663">
        <w:rPr>
          <w:spacing w:val="-5"/>
          <w:u w:val="none"/>
        </w:rPr>
        <w:t xml:space="preserve"> </w:t>
      </w:r>
      <w:r w:rsidRPr="00B33663">
        <w:rPr>
          <w:u w:val="none"/>
        </w:rPr>
        <w:t>Layer</w:t>
      </w:r>
      <w:r w:rsidRPr="00B33663">
        <w:rPr>
          <w:spacing w:val="1"/>
          <w:u w:val="none"/>
        </w:rPr>
        <w:t xml:space="preserve"> </w:t>
      </w:r>
      <w:r w:rsidRPr="00B33663">
        <w:rPr>
          <w:u w:val="none"/>
        </w:rPr>
        <w:t>Services</w:t>
      </w:r>
    </w:p>
    <w:p w14:paraId="2D001039" w14:textId="77777777" w:rsidR="00CD7E1A" w:rsidRPr="00B33663" w:rsidRDefault="00A42A03" w:rsidP="00E700C1">
      <w:pPr>
        <w:pStyle w:val="ListParagraph"/>
        <w:numPr>
          <w:ilvl w:val="0"/>
          <w:numId w:val="36"/>
        </w:numPr>
        <w:tabs>
          <w:tab w:val="left" w:pos="1201"/>
        </w:tabs>
        <w:spacing w:before="156" w:line="318" w:lineRule="exact"/>
        <w:ind w:hanging="361"/>
        <w:jc w:val="both"/>
        <w:rPr>
          <w:sz w:val="26"/>
        </w:rPr>
      </w:pPr>
      <w:r w:rsidRPr="00B33663">
        <w:rPr>
          <w:sz w:val="26"/>
        </w:rPr>
        <w:t>The</w:t>
      </w:r>
      <w:r w:rsidRPr="00B33663">
        <w:rPr>
          <w:spacing w:val="-2"/>
          <w:sz w:val="26"/>
        </w:rPr>
        <w:t xml:space="preserve"> </w:t>
      </w:r>
      <w:r w:rsidRPr="00B33663">
        <w:rPr>
          <w:sz w:val="26"/>
        </w:rPr>
        <w:t>data-link</w:t>
      </w:r>
      <w:r w:rsidRPr="00B33663">
        <w:rPr>
          <w:spacing w:val="-2"/>
          <w:sz w:val="26"/>
        </w:rPr>
        <w:t xml:space="preserve"> </w:t>
      </w:r>
      <w:r w:rsidRPr="00B33663">
        <w:rPr>
          <w:sz w:val="26"/>
        </w:rPr>
        <w:t>layer</w:t>
      </w:r>
      <w:r w:rsidRPr="00B33663">
        <w:rPr>
          <w:spacing w:val="-2"/>
          <w:sz w:val="26"/>
        </w:rPr>
        <w:t xml:space="preserve"> </w:t>
      </w:r>
      <w:r w:rsidRPr="00B33663">
        <w:rPr>
          <w:sz w:val="26"/>
        </w:rPr>
        <w:t>is</w:t>
      </w:r>
      <w:r w:rsidRPr="00B33663">
        <w:rPr>
          <w:spacing w:val="-1"/>
          <w:sz w:val="26"/>
        </w:rPr>
        <w:t xml:space="preserve"> </w:t>
      </w:r>
      <w:r w:rsidRPr="00B33663">
        <w:rPr>
          <w:sz w:val="26"/>
        </w:rPr>
        <w:t>located</w:t>
      </w:r>
      <w:r w:rsidRPr="00B33663">
        <w:rPr>
          <w:spacing w:val="-2"/>
          <w:sz w:val="26"/>
        </w:rPr>
        <w:t xml:space="preserve"> </w:t>
      </w:r>
      <w:r w:rsidRPr="00B33663">
        <w:rPr>
          <w:sz w:val="26"/>
        </w:rPr>
        <w:t>between</w:t>
      </w:r>
      <w:r w:rsidRPr="00B33663">
        <w:rPr>
          <w:spacing w:val="-2"/>
          <w:sz w:val="26"/>
        </w:rPr>
        <w:t xml:space="preserve"> </w:t>
      </w:r>
      <w:r w:rsidRPr="00B33663">
        <w:rPr>
          <w:sz w:val="26"/>
        </w:rPr>
        <w:t>the</w:t>
      </w:r>
      <w:r w:rsidRPr="00B33663">
        <w:rPr>
          <w:spacing w:val="-2"/>
          <w:sz w:val="26"/>
        </w:rPr>
        <w:t xml:space="preserve"> </w:t>
      </w:r>
      <w:r w:rsidRPr="00B33663">
        <w:rPr>
          <w:sz w:val="26"/>
        </w:rPr>
        <w:t>physical</w:t>
      </w:r>
      <w:r w:rsidRPr="00B33663">
        <w:rPr>
          <w:spacing w:val="-1"/>
          <w:sz w:val="26"/>
        </w:rPr>
        <w:t xml:space="preserve"> </w:t>
      </w:r>
      <w:r w:rsidRPr="00B33663">
        <w:rPr>
          <w:sz w:val="26"/>
        </w:rPr>
        <w:t>and</w:t>
      </w:r>
      <w:r w:rsidRPr="00B33663">
        <w:rPr>
          <w:spacing w:val="-2"/>
          <w:sz w:val="26"/>
        </w:rPr>
        <w:t xml:space="preserve"> </w:t>
      </w:r>
      <w:r w:rsidRPr="00B33663">
        <w:rPr>
          <w:sz w:val="26"/>
        </w:rPr>
        <w:t>the</w:t>
      </w:r>
      <w:r w:rsidRPr="00B33663">
        <w:rPr>
          <w:spacing w:val="1"/>
          <w:sz w:val="26"/>
        </w:rPr>
        <w:t xml:space="preserve"> </w:t>
      </w:r>
      <w:r w:rsidRPr="00B33663">
        <w:rPr>
          <w:sz w:val="26"/>
        </w:rPr>
        <w:t>network</w:t>
      </w:r>
      <w:r w:rsidRPr="00B33663">
        <w:rPr>
          <w:spacing w:val="-1"/>
          <w:sz w:val="26"/>
        </w:rPr>
        <w:t xml:space="preserve"> </w:t>
      </w:r>
      <w:r w:rsidRPr="00B33663">
        <w:rPr>
          <w:sz w:val="26"/>
        </w:rPr>
        <w:t>layers.</w:t>
      </w:r>
    </w:p>
    <w:p w14:paraId="3BEA3EFB" w14:textId="77777777" w:rsidR="00CD7E1A" w:rsidRPr="00B33663" w:rsidRDefault="00A42A03" w:rsidP="00E700C1">
      <w:pPr>
        <w:pStyle w:val="ListParagraph"/>
        <w:numPr>
          <w:ilvl w:val="0"/>
          <w:numId w:val="36"/>
        </w:numPr>
        <w:tabs>
          <w:tab w:val="left" w:pos="1201"/>
        </w:tabs>
        <w:ind w:right="637"/>
        <w:jc w:val="both"/>
        <w:rPr>
          <w:sz w:val="26"/>
        </w:rPr>
      </w:pPr>
      <w:r w:rsidRPr="00B33663">
        <w:rPr>
          <w:sz w:val="26"/>
        </w:rPr>
        <w:t>The</w:t>
      </w:r>
      <w:r w:rsidRPr="00B33663">
        <w:rPr>
          <w:spacing w:val="1"/>
          <w:sz w:val="26"/>
        </w:rPr>
        <w:t xml:space="preserve"> </w:t>
      </w:r>
      <w:r w:rsidRPr="00B33663">
        <w:rPr>
          <w:sz w:val="26"/>
        </w:rPr>
        <w:t>datalink</w:t>
      </w:r>
      <w:r w:rsidRPr="00B33663">
        <w:rPr>
          <w:spacing w:val="1"/>
          <w:sz w:val="26"/>
        </w:rPr>
        <w:t xml:space="preserve"> </w:t>
      </w:r>
      <w:r w:rsidRPr="00B33663">
        <w:rPr>
          <w:sz w:val="26"/>
        </w:rPr>
        <w:t>layer</w:t>
      </w:r>
      <w:r w:rsidRPr="00B33663">
        <w:rPr>
          <w:spacing w:val="1"/>
          <w:sz w:val="26"/>
        </w:rPr>
        <w:t xml:space="preserve"> </w:t>
      </w:r>
      <w:r w:rsidRPr="00B33663">
        <w:rPr>
          <w:sz w:val="26"/>
        </w:rPr>
        <w:t>provides</w:t>
      </w:r>
      <w:r w:rsidRPr="00B33663">
        <w:rPr>
          <w:spacing w:val="1"/>
          <w:sz w:val="26"/>
        </w:rPr>
        <w:t xml:space="preserve"> </w:t>
      </w:r>
      <w:r w:rsidRPr="00B33663">
        <w:rPr>
          <w:sz w:val="26"/>
        </w:rPr>
        <w:t>services</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network</w:t>
      </w:r>
      <w:r w:rsidRPr="00B33663">
        <w:rPr>
          <w:spacing w:val="1"/>
          <w:sz w:val="26"/>
        </w:rPr>
        <w:t xml:space="preserve"> </w:t>
      </w:r>
      <w:r w:rsidRPr="00B33663">
        <w:rPr>
          <w:sz w:val="26"/>
        </w:rPr>
        <w:t>layer;</w:t>
      </w:r>
      <w:r w:rsidRPr="00B33663">
        <w:rPr>
          <w:spacing w:val="1"/>
          <w:sz w:val="26"/>
        </w:rPr>
        <w:t xml:space="preserve"> </w:t>
      </w:r>
      <w:r w:rsidRPr="00B33663">
        <w:rPr>
          <w:sz w:val="26"/>
        </w:rPr>
        <w:t>it</w:t>
      </w:r>
      <w:r w:rsidRPr="00B33663">
        <w:rPr>
          <w:spacing w:val="65"/>
          <w:sz w:val="26"/>
        </w:rPr>
        <w:t xml:space="preserve"> </w:t>
      </w:r>
      <w:r w:rsidRPr="00B33663">
        <w:rPr>
          <w:sz w:val="26"/>
        </w:rPr>
        <w:t>receives</w:t>
      </w:r>
      <w:r w:rsidRPr="00B33663">
        <w:rPr>
          <w:spacing w:val="1"/>
          <w:sz w:val="26"/>
        </w:rPr>
        <w:t xml:space="preserve"> </w:t>
      </w:r>
      <w:r w:rsidRPr="00B33663">
        <w:rPr>
          <w:sz w:val="26"/>
        </w:rPr>
        <w:t>services</w:t>
      </w:r>
      <w:r w:rsidRPr="00B33663">
        <w:rPr>
          <w:spacing w:val="-2"/>
          <w:sz w:val="26"/>
        </w:rPr>
        <w:t xml:space="preserve"> </w:t>
      </w:r>
      <w:r w:rsidRPr="00B33663">
        <w:rPr>
          <w:sz w:val="26"/>
        </w:rPr>
        <w:t>from</w:t>
      </w:r>
      <w:r w:rsidRPr="00B33663">
        <w:rPr>
          <w:spacing w:val="-3"/>
          <w:sz w:val="26"/>
        </w:rPr>
        <w:t xml:space="preserve"> </w:t>
      </w:r>
      <w:r w:rsidRPr="00B33663">
        <w:rPr>
          <w:sz w:val="26"/>
        </w:rPr>
        <w:t>the</w:t>
      </w:r>
      <w:r w:rsidRPr="00B33663">
        <w:rPr>
          <w:spacing w:val="-1"/>
          <w:sz w:val="26"/>
        </w:rPr>
        <w:t xml:space="preserve"> </w:t>
      </w:r>
      <w:r w:rsidRPr="00B33663">
        <w:rPr>
          <w:sz w:val="26"/>
        </w:rPr>
        <w:t>physical</w:t>
      </w:r>
      <w:r w:rsidRPr="00B33663">
        <w:rPr>
          <w:spacing w:val="1"/>
          <w:sz w:val="26"/>
        </w:rPr>
        <w:t xml:space="preserve"> </w:t>
      </w:r>
      <w:r w:rsidRPr="00B33663">
        <w:rPr>
          <w:sz w:val="26"/>
        </w:rPr>
        <w:t>layer.</w:t>
      </w:r>
    </w:p>
    <w:p w14:paraId="3A2C91D3" w14:textId="77777777" w:rsidR="00CD7E1A" w:rsidRPr="00B33663" w:rsidRDefault="00A42A03" w:rsidP="00E700C1">
      <w:pPr>
        <w:pStyle w:val="ListParagraph"/>
        <w:numPr>
          <w:ilvl w:val="0"/>
          <w:numId w:val="36"/>
        </w:numPr>
        <w:tabs>
          <w:tab w:val="left" w:pos="1201"/>
        </w:tabs>
        <w:ind w:right="642"/>
        <w:jc w:val="both"/>
        <w:rPr>
          <w:sz w:val="26"/>
        </w:rPr>
      </w:pPr>
      <w:r w:rsidRPr="00B33663">
        <w:rPr>
          <w:sz w:val="26"/>
        </w:rPr>
        <w:t>When a packet is travelling, the data-link layer of a node (host or router) is</w:t>
      </w:r>
      <w:r w:rsidRPr="00B33663">
        <w:rPr>
          <w:spacing w:val="1"/>
          <w:sz w:val="26"/>
        </w:rPr>
        <w:t xml:space="preserve"> </w:t>
      </w:r>
      <w:r w:rsidRPr="00B33663">
        <w:rPr>
          <w:sz w:val="26"/>
        </w:rPr>
        <w:t>responsible</w:t>
      </w:r>
      <w:r w:rsidRPr="00B33663">
        <w:rPr>
          <w:spacing w:val="1"/>
          <w:sz w:val="26"/>
        </w:rPr>
        <w:t xml:space="preserve"> </w:t>
      </w:r>
      <w:r w:rsidRPr="00B33663">
        <w:rPr>
          <w:sz w:val="26"/>
        </w:rPr>
        <w:t>for</w:t>
      </w:r>
      <w:r w:rsidRPr="00B33663">
        <w:rPr>
          <w:spacing w:val="-2"/>
          <w:sz w:val="26"/>
        </w:rPr>
        <w:t xml:space="preserve"> </w:t>
      </w:r>
      <w:r w:rsidRPr="00B33663">
        <w:rPr>
          <w:sz w:val="26"/>
        </w:rPr>
        <w:t>delivering</w:t>
      </w:r>
      <w:r w:rsidRPr="00B33663">
        <w:rPr>
          <w:spacing w:val="1"/>
          <w:sz w:val="26"/>
        </w:rPr>
        <w:t xml:space="preserve"> </w:t>
      </w:r>
      <w:r w:rsidRPr="00B33663">
        <w:rPr>
          <w:sz w:val="26"/>
        </w:rPr>
        <w:t>a</w:t>
      </w:r>
      <w:r w:rsidRPr="00B33663">
        <w:rPr>
          <w:spacing w:val="-1"/>
          <w:sz w:val="26"/>
        </w:rPr>
        <w:t xml:space="preserve"> </w:t>
      </w:r>
      <w:r w:rsidRPr="00B33663">
        <w:rPr>
          <w:sz w:val="26"/>
        </w:rPr>
        <w:t>datagram</w:t>
      </w:r>
      <w:r w:rsidRPr="00B33663">
        <w:rPr>
          <w:spacing w:val="-1"/>
          <w:sz w:val="26"/>
        </w:rPr>
        <w:t xml:space="preserve"> </w:t>
      </w:r>
      <w:r w:rsidRPr="00B33663">
        <w:rPr>
          <w:sz w:val="26"/>
        </w:rPr>
        <w:t>to the</w:t>
      </w:r>
      <w:r w:rsidRPr="00B33663">
        <w:rPr>
          <w:spacing w:val="1"/>
          <w:sz w:val="26"/>
        </w:rPr>
        <w:t xml:space="preserve"> </w:t>
      </w:r>
      <w:r w:rsidRPr="00B33663">
        <w:rPr>
          <w:sz w:val="26"/>
        </w:rPr>
        <w:t>next node</w:t>
      </w:r>
      <w:r w:rsidRPr="00B33663">
        <w:rPr>
          <w:spacing w:val="-2"/>
          <w:sz w:val="26"/>
        </w:rPr>
        <w:t xml:space="preserve"> </w:t>
      </w:r>
      <w:r w:rsidRPr="00B33663">
        <w:rPr>
          <w:sz w:val="26"/>
        </w:rPr>
        <w:t>in the path.</w:t>
      </w:r>
    </w:p>
    <w:p w14:paraId="25B631C0" w14:textId="77777777" w:rsidR="00CD7E1A" w:rsidRPr="00B33663" w:rsidRDefault="00A42A03" w:rsidP="00E700C1">
      <w:pPr>
        <w:pStyle w:val="ListParagraph"/>
        <w:numPr>
          <w:ilvl w:val="0"/>
          <w:numId w:val="36"/>
        </w:numPr>
        <w:tabs>
          <w:tab w:val="left" w:pos="1201"/>
        </w:tabs>
        <w:ind w:right="636"/>
        <w:jc w:val="both"/>
        <w:rPr>
          <w:sz w:val="26"/>
        </w:rPr>
      </w:pPr>
      <w:r w:rsidRPr="00B33663">
        <w:rPr>
          <w:sz w:val="26"/>
        </w:rPr>
        <w:t>For</w:t>
      </w:r>
      <w:r w:rsidRPr="00B33663">
        <w:rPr>
          <w:spacing w:val="1"/>
          <w:sz w:val="26"/>
        </w:rPr>
        <w:t xml:space="preserve"> </w:t>
      </w:r>
      <w:r w:rsidRPr="00B33663">
        <w:rPr>
          <w:sz w:val="26"/>
        </w:rPr>
        <w:t>this</w:t>
      </w:r>
      <w:r w:rsidRPr="00B33663">
        <w:rPr>
          <w:spacing w:val="1"/>
          <w:sz w:val="26"/>
        </w:rPr>
        <w:t xml:space="preserve"> </w:t>
      </w:r>
      <w:r w:rsidRPr="00B33663">
        <w:rPr>
          <w:sz w:val="26"/>
        </w:rPr>
        <w:t>purpose,</w:t>
      </w:r>
      <w:r w:rsidRPr="00B33663">
        <w:rPr>
          <w:spacing w:val="1"/>
          <w:sz w:val="26"/>
        </w:rPr>
        <w:t xml:space="preserve"> </w:t>
      </w:r>
      <w:r w:rsidRPr="00B33663">
        <w:rPr>
          <w:sz w:val="26"/>
        </w:rPr>
        <w:t>the</w:t>
      </w:r>
      <w:r w:rsidRPr="00B33663">
        <w:rPr>
          <w:spacing w:val="1"/>
          <w:sz w:val="26"/>
        </w:rPr>
        <w:t xml:space="preserve"> </w:t>
      </w:r>
      <w:r w:rsidRPr="00B33663">
        <w:rPr>
          <w:sz w:val="26"/>
        </w:rPr>
        <w:t>data-link</w:t>
      </w:r>
      <w:r w:rsidRPr="00B33663">
        <w:rPr>
          <w:spacing w:val="1"/>
          <w:sz w:val="26"/>
        </w:rPr>
        <w:t xml:space="preserve"> </w:t>
      </w:r>
      <w:r w:rsidRPr="00B33663">
        <w:rPr>
          <w:sz w:val="26"/>
        </w:rPr>
        <w:t>layer</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sending</w:t>
      </w:r>
      <w:r w:rsidRPr="00B33663">
        <w:rPr>
          <w:spacing w:val="1"/>
          <w:sz w:val="26"/>
        </w:rPr>
        <w:t xml:space="preserve"> </w:t>
      </w:r>
      <w:r w:rsidRPr="00B33663">
        <w:rPr>
          <w:sz w:val="26"/>
        </w:rPr>
        <w:t>node</w:t>
      </w:r>
      <w:r w:rsidRPr="00B33663">
        <w:rPr>
          <w:spacing w:val="1"/>
          <w:sz w:val="26"/>
        </w:rPr>
        <w:t xml:space="preserve"> </w:t>
      </w:r>
      <w:r w:rsidRPr="00B33663">
        <w:rPr>
          <w:sz w:val="26"/>
        </w:rPr>
        <w:t>needs</w:t>
      </w:r>
      <w:r w:rsidRPr="00B33663">
        <w:rPr>
          <w:spacing w:val="1"/>
          <w:sz w:val="26"/>
        </w:rPr>
        <w:t xml:space="preserve"> </w:t>
      </w:r>
      <w:r w:rsidRPr="00B33663">
        <w:rPr>
          <w:sz w:val="26"/>
        </w:rPr>
        <w:t>to</w:t>
      </w:r>
      <w:r w:rsidRPr="00B33663">
        <w:rPr>
          <w:spacing w:val="1"/>
          <w:sz w:val="26"/>
        </w:rPr>
        <w:t xml:space="preserve"> </w:t>
      </w:r>
      <w:r w:rsidRPr="00B33663">
        <w:rPr>
          <w:sz w:val="26"/>
        </w:rPr>
        <w:t>encapsulate</w:t>
      </w:r>
      <w:r w:rsidRPr="00B33663">
        <w:rPr>
          <w:spacing w:val="1"/>
          <w:sz w:val="26"/>
        </w:rPr>
        <w:t xml:space="preserve"> </w:t>
      </w:r>
      <w:r w:rsidRPr="00B33663">
        <w:rPr>
          <w:sz w:val="26"/>
        </w:rPr>
        <w:t>the</w:t>
      </w:r>
      <w:r w:rsidRPr="00B33663">
        <w:rPr>
          <w:spacing w:val="1"/>
          <w:sz w:val="26"/>
        </w:rPr>
        <w:t xml:space="preserve"> </w:t>
      </w:r>
      <w:r w:rsidRPr="00B33663">
        <w:rPr>
          <w:sz w:val="26"/>
        </w:rPr>
        <w:t>datagram</w:t>
      </w:r>
      <w:r w:rsidRPr="00B33663">
        <w:rPr>
          <w:spacing w:val="1"/>
          <w:sz w:val="26"/>
        </w:rPr>
        <w:t xml:space="preserve"> </w:t>
      </w:r>
      <w:r w:rsidRPr="00B33663">
        <w:rPr>
          <w:sz w:val="26"/>
        </w:rPr>
        <w:t>and</w:t>
      </w:r>
      <w:r w:rsidRPr="00B33663">
        <w:rPr>
          <w:spacing w:val="1"/>
          <w:sz w:val="26"/>
        </w:rPr>
        <w:t xml:space="preserve"> </w:t>
      </w:r>
      <w:r w:rsidRPr="00B33663">
        <w:rPr>
          <w:sz w:val="26"/>
        </w:rPr>
        <w:t>the</w:t>
      </w:r>
      <w:r w:rsidRPr="00B33663">
        <w:rPr>
          <w:spacing w:val="1"/>
          <w:sz w:val="26"/>
        </w:rPr>
        <w:t xml:space="preserve"> </w:t>
      </w:r>
      <w:r w:rsidRPr="00B33663">
        <w:rPr>
          <w:sz w:val="26"/>
        </w:rPr>
        <w:t>data-link</w:t>
      </w:r>
      <w:r w:rsidRPr="00B33663">
        <w:rPr>
          <w:spacing w:val="1"/>
          <w:sz w:val="26"/>
        </w:rPr>
        <w:t xml:space="preserve"> </w:t>
      </w:r>
      <w:r w:rsidRPr="00B33663">
        <w:rPr>
          <w:sz w:val="26"/>
        </w:rPr>
        <w:t>layer</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65"/>
          <w:sz w:val="26"/>
        </w:rPr>
        <w:t xml:space="preserve"> </w:t>
      </w:r>
      <w:r w:rsidRPr="00B33663">
        <w:rPr>
          <w:sz w:val="26"/>
        </w:rPr>
        <w:t>receiving</w:t>
      </w:r>
      <w:r w:rsidRPr="00B33663">
        <w:rPr>
          <w:spacing w:val="65"/>
          <w:sz w:val="26"/>
        </w:rPr>
        <w:t xml:space="preserve"> </w:t>
      </w:r>
      <w:r w:rsidRPr="00B33663">
        <w:rPr>
          <w:sz w:val="26"/>
        </w:rPr>
        <w:t>node</w:t>
      </w:r>
      <w:r w:rsidRPr="00B33663">
        <w:rPr>
          <w:spacing w:val="-62"/>
          <w:sz w:val="26"/>
        </w:rPr>
        <w:t xml:space="preserve"> </w:t>
      </w:r>
      <w:r w:rsidRPr="00B33663">
        <w:rPr>
          <w:sz w:val="26"/>
        </w:rPr>
        <w:t>needs</w:t>
      </w:r>
      <w:r w:rsidRPr="00B33663">
        <w:rPr>
          <w:spacing w:val="-2"/>
          <w:sz w:val="26"/>
        </w:rPr>
        <w:t xml:space="preserve"> </w:t>
      </w:r>
      <w:r w:rsidRPr="00B33663">
        <w:rPr>
          <w:sz w:val="26"/>
        </w:rPr>
        <w:t>to</w:t>
      </w:r>
      <w:r w:rsidRPr="00B33663">
        <w:rPr>
          <w:spacing w:val="-1"/>
          <w:sz w:val="26"/>
        </w:rPr>
        <w:t xml:space="preserve"> </w:t>
      </w:r>
      <w:r w:rsidRPr="00B33663">
        <w:rPr>
          <w:sz w:val="26"/>
        </w:rPr>
        <w:t>decapsulate</w:t>
      </w:r>
      <w:r w:rsidRPr="00B33663">
        <w:rPr>
          <w:spacing w:val="2"/>
          <w:sz w:val="26"/>
        </w:rPr>
        <w:t xml:space="preserve"> </w:t>
      </w:r>
      <w:r w:rsidRPr="00B33663">
        <w:rPr>
          <w:sz w:val="26"/>
        </w:rPr>
        <w:t>the</w:t>
      </w:r>
      <w:r w:rsidRPr="00B33663">
        <w:rPr>
          <w:spacing w:val="-1"/>
          <w:sz w:val="26"/>
        </w:rPr>
        <w:t xml:space="preserve"> </w:t>
      </w:r>
      <w:r w:rsidRPr="00B33663">
        <w:rPr>
          <w:sz w:val="26"/>
        </w:rPr>
        <w:t>datagram.</w:t>
      </w:r>
    </w:p>
    <w:p w14:paraId="102CE466" w14:textId="77777777" w:rsidR="00CD7E1A" w:rsidRPr="00B33663" w:rsidRDefault="00A42A03">
      <w:pPr>
        <w:pStyle w:val="BodyText"/>
        <w:spacing w:before="2"/>
        <w:ind w:left="0"/>
        <w:rPr>
          <w:sz w:val="11"/>
        </w:rPr>
      </w:pPr>
      <w:r w:rsidRPr="00B33663">
        <w:rPr>
          <w:noProof/>
          <w:lang w:val="en-IN" w:eastAsia="en-IN"/>
        </w:rPr>
        <w:drawing>
          <wp:anchor distT="0" distB="0" distL="0" distR="0" simplePos="0" relativeHeight="251580928" behindDoc="0" locked="0" layoutInCell="1" allowOverlap="1" wp14:anchorId="6CB852F8" wp14:editId="07777777">
            <wp:simplePos x="0" y="0"/>
            <wp:positionH relativeFrom="page">
              <wp:posOffset>1335281</wp:posOffset>
            </wp:positionH>
            <wp:positionV relativeFrom="paragraph">
              <wp:posOffset>106548</wp:posOffset>
            </wp:positionV>
            <wp:extent cx="5130900" cy="1600200"/>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7" cstate="print"/>
                    <a:stretch>
                      <a:fillRect/>
                    </a:stretch>
                  </pic:blipFill>
                  <pic:spPr>
                    <a:xfrm>
                      <a:off x="0" y="0"/>
                      <a:ext cx="5130900" cy="1600200"/>
                    </a:xfrm>
                    <a:prstGeom prst="rect">
                      <a:avLst/>
                    </a:prstGeom>
                  </pic:spPr>
                </pic:pic>
              </a:graphicData>
            </a:graphic>
          </wp:anchor>
        </w:drawing>
      </w:r>
    </w:p>
    <w:p w14:paraId="7327D4FB" w14:textId="77777777" w:rsidR="00CD7E1A" w:rsidRPr="00B33663" w:rsidRDefault="00A42A03" w:rsidP="00E700C1">
      <w:pPr>
        <w:pStyle w:val="ListParagraph"/>
        <w:numPr>
          <w:ilvl w:val="0"/>
          <w:numId w:val="36"/>
        </w:numPr>
        <w:tabs>
          <w:tab w:val="left" w:pos="1201"/>
        </w:tabs>
        <w:spacing w:before="224" w:line="237" w:lineRule="auto"/>
        <w:ind w:right="639"/>
        <w:jc w:val="both"/>
        <w:rPr>
          <w:sz w:val="26"/>
        </w:rPr>
      </w:pPr>
      <w:r w:rsidRPr="00B33663">
        <w:rPr>
          <w:sz w:val="26"/>
        </w:rPr>
        <w:t>The</w:t>
      </w:r>
      <w:r w:rsidRPr="00B33663">
        <w:rPr>
          <w:spacing w:val="1"/>
          <w:sz w:val="26"/>
        </w:rPr>
        <w:t xml:space="preserve"> </w:t>
      </w:r>
      <w:r w:rsidRPr="00B33663">
        <w:rPr>
          <w:sz w:val="26"/>
        </w:rPr>
        <w:t>datagram</w:t>
      </w:r>
      <w:r w:rsidRPr="00B33663">
        <w:rPr>
          <w:spacing w:val="1"/>
          <w:sz w:val="26"/>
        </w:rPr>
        <w:t xml:space="preserve"> </w:t>
      </w:r>
      <w:r w:rsidRPr="00B33663">
        <w:rPr>
          <w:sz w:val="26"/>
        </w:rPr>
        <w:t>received</w:t>
      </w:r>
      <w:r w:rsidRPr="00B33663">
        <w:rPr>
          <w:spacing w:val="1"/>
          <w:sz w:val="26"/>
        </w:rPr>
        <w:t xml:space="preserve"> </w:t>
      </w:r>
      <w:r w:rsidRPr="00B33663">
        <w:rPr>
          <w:sz w:val="26"/>
        </w:rPr>
        <w:t>by</w:t>
      </w:r>
      <w:r w:rsidRPr="00B33663">
        <w:rPr>
          <w:spacing w:val="1"/>
          <w:sz w:val="26"/>
        </w:rPr>
        <w:t xml:space="preserve"> </w:t>
      </w:r>
      <w:r w:rsidRPr="00B33663">
        <w:rPr>
          <w:sz w:val="26"/>
        </w:rPr>
        <w:t>the</w:t>
      </w:r>
      <w:r w:rsidRPr="00B33663">
        <w:rPr>
          <w:spacing w:val="1"/>
          <w:sz w:val="26"/>
        </w:rPr>
        <w:t xml:space="preserve"> </w:t>
      </w:r>
      <w:r w:rsidRPr="00B33663">
        <w:rPr>
          <w:sz w:val="26"/>
        </w:rPr>
        <w:t>data-link</w:t>
      </w:r>
      <w:r w:rsidRPr="00B33663">
        <w:rPr>
          <w:spacing w:val="1"/>
          <w:sz w:val="26"/>
        </w:rPr>
        <w:t xml:space="preserve"> </w:t>
      </w:r>
      <w:r w:rsidRPr="00B33663">
        <w:rPr>
          <w:sz w:val="26"/>
        </w:rPr>
        <w:t>layer</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source</w:t>
      </w:r>
      <w:r w:rsidRPr="00B33663">
        <w:rPr>
          <w:spacing w:val="1"/>
          <w:sz w:val="26"/>
        </w:rPr>
        <w:t xml:space="preserve"> </w:t>
      </w:r>
      <w:r w:rsidRPr="00B33663">
        <w:rPr>
          <w:sz w:val="26"/>
        </w:rPr>
        <w:t>host</w:t>
      </w:r>
      <w:r w:rsidRPr="00B33663">
        <w:rPr>
          <w:spacing w:val="1"/>
          <w:sz w:val="26"/>
        </w:rPr>
        <w:t xml:space="preserve"> </w:t>
      </w:r>
      <w:r w:rsidRPr="00B33663">
        <w:rPr>
          <w:sz w:val="26"/>
        </w:rPr>
        <w:t>is</w:t>
      </w:r>
      <w:r w:rsidRPr="00B33663">
        <w:rPr>
          <w:spacing w:val="1"/>
          <w:sz w:val="26"/>
        </w:rPr>
        <w:t xml:space="preserve"> </w:t>
      </w:r>
      <w:r w:rsidRPr="00B33663">
        <w:rPr>
          <w:sz w:val="26"/>
        </w:rPr>
        <w:t>encapsulated</w:t>
      </w:r>
      <w:r w:rsidRPr="00B33663">
        <w:rPr>
          <w:spacing w:val="1"/>
          <w:sz w:val="26"/>
        </w:rPr>
        <w:t xml:space="preserve"> </w:t>
      </w:r>
      <w:r w:rsidRPr="00B33663">
        <w:rPr>
          <w:sz w:val="26"/>
        </w:rPr>
        <w:t>in</w:t>
      </w:r>
      <w:r w:rsidRPr="00B33663">
        <w:rPr>
          <w:spacing w:val="-1"/>
          <w:sz w:val="26"/>
        </w:rPr>
        <w:t xml:space="preserve"> </w:t>
      </w:r>
      <w:r w:rsidRPr="00B33663">
        <w:rPr>
          <w:sz w:val="26"/>
        </w:rPr>
        <w:t>a</w:t>
      </w:r>
      <w:r w:rsidRPr="00B33663">
        <w:rPr>
          <w:spacing w:val="-1"/>
          <w:sz w:val="26"/>
        </w:rPr>
        <w:t xml:space="preserve"> </w:t>
      </w:r>
      <w:r w:rsidRPr="00B33663">
        <w:rPr>
          <w:sz w:val="26"/>
        </w:rPr>
        <w:t>frame.</w:t>
      </w:r>
    </w:p>
    <w:p w14:paraId="7C205D5C" w14:textId="77777777" w:rsidR="00CD7E1A" w:rsidRPr="00B33663" w:rsidRDefault="00A42A03" w:rsidP="00E700C1">
      <w:pPr>
        <w:pStyle w:val="ListParagraph"/>
        <w:numPr>
          <w:ilvl w:val="0"/>
          <w:numId w:val="36"/>
        </w:numPr>
        <w:tabs>
          <w:tab w:val="left" w:pos="1201"/>
        </w:tabs>
        <w:spacing w:before="1"/>
        <w:ind w:hanging="361"/>
        <w:jc w:val="both"/>
        <w:rPr>
          <w:sz w:val="26"/>
        </w:rPr>
      </w:pPr>
      <w:r w:rsidRPr="00B33663">
        <w:rPr>
          <w:sz w:val="26"/>
        </w:rPr>
        <w:t>The</w:t>
      </w:r>
      <w:r w:rsidRPr="00B33663">
        <w:rPr>
          <w:spacing w:val="-2"/>
          <w:sz w:val="26"/>
        </w:rPr>
        <w:t xml:space="preserve"> </w:t>
      </w:r>
      <w:r w:rsidRPr="00B33663">
        <w:rPr>
          <w:sz w:val="26"/>
        </w:rPr>
        <w:t>frame</w:t>
      </w:r>
      <w:r w:rsidRPr="00B33663">
        <w:rPr>
          <w:spacing w:val="-2"/>
          <w:sz w:val="26"/>
        </w:rPr>
        <w:t xml:space="preserve"> </w:t>
      </w:r>
      <w:r w:rsidRPr="00B33663">
        <w:rPr>
          <w:sz w:val="26"/>
        </w:rPr>
        <w:t>is</w:t>
      </w:r>
      <w:r w:rsidRPr="00B33663">
        <w:rPr>
          <w:spacing w:val="1"/>
          <w:sz w:val="26"/>
        </w:rPr>
        <w:t xml:space="preserve"> </w:t>
      </w:r>
      <w:r w:rsidRPr="00B33663">
        <w:rPr>
          <w:sz w:val="26"/>
        </w:rPr>
        <w:t>logically</w:t>
      </w:r>
      <w:r w:rsidRPr="00B33663">
        <w:rPr>
          <w:spacing w:val="-5"/>
          <w:sz w:val="26"/>
        </w:rPr>
        <w:t xml:space="preserve"> </w:t>
      </w:r>
      <w:r w:rsidRPr="00B33663">
        <w:rPr>
          <w:sz w:val="26"/>
        </w:rPr>
        <w:t>transported</w:t>
      </w:r>
      <w:r w:rsidRPr="00B33663">
        <w:rPr>
          <w:spacing w:val="2"/>
          <w:sz w:val="26"/>
        </w:rPr>
        <w:t xml:space="preserve"> </w:t>
      </w:r>
      <w:r w:rsidRPr="00B33663">
        <w:rPr>
          <w:sz w:val="26"/>
        </w:rPr>
        <w:t>from</w:t>
      </w:r>
      <w:r w:rsidRPr="00B33663">
        <w:rPr>
          <w:spacing w:val="-4"/>
          <w:sz w:val="26"/>
        </w:rPr>
        <w:t xml:space="preserve"> </w:t>
      </w:r>
      <w:r w:rsidRPr="00B33663">
        <w:rPr>
          <w:sz w:val="26"/>
        </w:rPr>
        <w:t>the</w:t>
      </w:r>
      <w:r w:rsidRPr="00B33663">
        <w:rPr>
          <w:spacing w:val="1"/>
          <w:sz w:val="26"/>
        </w:rPr>
        <w:t xml:space="preserve"> </w:t>
      </w:r>
      <w:r w:rsidRPr="00B33663">
        <w:rPr>
          <w:sz w:val="26"/>
        </w:rPr>
        <w:t>source</w:t>
      </w:r>
      <w:r w:rsidRPr="00B33663">
        <w:rPr>
          <w:spacing w:val="-2"/>
          <w:sz w:val="26"/>
        </w:rPr>
        <w:t xml:space="preserve"> </w:t>
      </w:r>
      <w:r w:rsidRPr="00B33663">
        <w:rPr>
          <w:sz w:val="26"/>
        </w:rPr>
        <w:t>host</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2"/>
          <w:sz w:val="26"/>
        </w:rPr>
        <w:t xml:space="preserve"> </w:t>
      </w:r>
      <w:r w:rsidRPr="00B33663">
        <w:rPr>
          <w:sz w:val="26"/>
        </w:rPr>
        <w:t>router.</w:t>
      </w:r>
    </w:p>
    <w:p w14:paraId="0E27B00A" w14:textId="77777777" w:rsidR="00CD7E1A" w:rsidRPr="00B33663" w:rsidRDefault="00CD7E1A">
      <w:pPr>
        <w:jc w:val="both"/>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60061E4C"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71860215">
          <v:group id="_x0000_s1162" style="width:436.3pt;height:4.45pt;mso-position-horizontal-relative:char;mso-position-vertical-relative:line" coordsize="8726,89">
            <v:shape id="_x0000_s1163"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44EAFD9C" w14:textId="77777777" w:rsidR="00CD7E1A" w:rsidRPr="00B33663" w:rsidRDefault="00CD7E1A">
      <w:pPr>
        <w:pStyle w:val="BodyText"/>
        <w:spacing w:before="8"/>
        <w:ind w:left="0"/>
        <w:rPr>
          <w:sz w:val="15"/>
        </w:rPr>
      </w:pPr>
    </w:p>
    <w:p w14:paraId="7E4A8CD6" w14:textId="77777777" w:rsidR="00CD7E1A" w:rsidRPr="00B33663" w:rsidRDefault="00A42A03" w:rsidP="00E700C1">
      <w:pPr>
        <w:pStyle w:val="ListParagraph"/>
        <w:numPr>
          <w:ilvl w:val="0"/>
          <w:numId w:val="36"/>
        </w:numPr>
        <w:tabs>
          <w:tab w:val="left" w:pos="1201"/>
        </w:tabs>
        <w:spacing w:before="99"/>
        <w:ind w:right="639"/>
        <w:jc w:val="both"/>
        <w:rPr>
          <w:sz w:val="26"/>
        </w:rPr>
      </w:pPr>
      <w:r w:rsidRPr="00B33663">
        <w:rPr>
          <w:sz w:val="26"/>
        </w:rPr>
        <w:t>The</w:t>
      </w:r>
      <w:r w:rsidRPr="00B33663">
        <w:rPr>
          <w:spacing w:val="1"/>
          <w:sz w:val="26"/>
        </w:rPr>
        <w:t xml:space="preserve"> </w:t>
      </w:r>
      <w:r w:rsidRPr="00B33663">
        <w:rPr>
          <w:sz w:val="26"/>
        </w:rPr>
        <w:t>frame</w:t>
      </w:r>
      <w:r w:rsidRPr="00B33663">
        <w:rPr>
          <w:spacing w:val="1"/>
          <w:sz w:val="26"/>
        </w:rPr>
        <w:t xml:space="preserve"> </w:t>
      </w:r>
      <w:r w:rsidRPr="00B33663">
        <w:rPr>
          <w:sz w:val="26"/>
        </w:rPr>
        <w:t>is</w:t>
      </w:r>
      <w:r w:rsidRPr="00B33663">
        <w:rPr>
          <w:spacing w:val="1"/>
          <w:sz w:val="26"/>
        </w:rPr>
        <w:t xml:space="preserve"> </w:t>
      </w:r>
      <w:r w:rsidRPr="00B33663">
        <w:rPr>
          <w:sz w:val="26"/>
        </w:rPr>
        <w:t>decapsulated</w:t>
      </w:r>
      <w:r w:rsidRPr="00B33663">
        <w:rPr>
          <w:spacing w:val="1"/>
          <w:sz w:val="26"/>
        </w:rPr>
        <w:t xml:space="preserve"> </w:t>
      </w:r>
      <w:r w:rsidRPr="00B33663">
        <w:rPr>
          <w:sz w:val="26"/>
        </w:rPr>
        <w:t>at</w:t>
      </w:r>
      <w:r w:rsidRPr="00B33663">
        <w:rPr>
          <w:spacing w:val="1"/>
          <w:sz w:val="26"/>
        </w:rPr>
        <w:t xml:space="preserve"> </w:t>
      </w:r>
      <w:r w:rsidRPr="00B33663">
        <w:rPr>
          <w:sz w:val="26"/>
        </w:rPr>
        <w:t>the</w:t>
      </w:r>
      <w:r w:rsidRPr="00B33663">
        <w:rPr>
          <w:spacing w:val="1"/>
          <w:sz w:val="26"/>
        </w:rPr>
        <w:t xml:space="preserve"> </w:t>
      </w:r>
      <w:r w:rsidRPr="00B33663">
        <w:rPr>
          <w:sz w:val="26"/>
        </w:rPr>
        <w:t>data-link</w:t>
      </w:r>
      <w:r w:rsidRPr="00B33663">
        <w:rPr>
          <w:spacing w:val="1"/>
          <w:sz w:val="26"/>
        </w:rPr>
        <w:t xml:space="preserve"> </w:t>
      </w:r>
      <w:r w:rsidRPr="00B33663">
        <w:rPr>
          <w:sz w:val="26"/>
        </w:rPr>
        <w:t>layer</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router</w:t>
      </w:r>
      <w:r w:rsidRPr="00B33663">
        <w:rPr>
          <w:spacing w:val="1"/>
          <w:sz w:val="26"/>
        </w:rPr>
        <w:t xml:space="preserve"> </w:t>
      </w:r>
      <w:r w:rsidRPr="00B33663">
        <w:rPr>
          <w:sz w:val="26"/>
        </w:rPr>
        <w:t>and</w:t>
      </w:r>
      <w:r w:rsidRPr="00B33663">
        <w:rPr>
          <w:spacing w:val="1"/>
          <w:sz w:val="26"/>
        </w:rPr>
        <w:t xml:space="preserve"> </w:t>
      </w:r>
      <w:r w:rsidRPr="00B33663">
        <w:rPr>
          <w:sz w:val="26"/>
        </w:rPr>
        <w:t>encapsulated</w:t>
      </w:r>
      <w:r w:rsidRPr="00B33663">
        <w:rPr>
          <w:spacing w:val="1"/>
          <w:sz w:val="26"/>
        </w:rPr>
        <w:t xml:space="preserve"> </w:t>
      </w:r>
      <w:r w:rsidRPr="00B33663">
        <w:rPr>
          <w:sz w:val="26"/>
        </w:rPr>
        <w:t>at another</w:t>
      </w:r>
      <w:r w:rsidRPr="00B33663">
        <w:rPr>
          <w:spacing w:val="3"/>
          <w:sz w:val="26"/>
        </w:rPr>
        <w:t xml:space="preserve"> </w:t>
      </w:r>
      <w:r w:rsidRPr="00B33663">
        <w:rPr>
          <w:sz w:val="26"/>
        </w:rPr>
        <w:t>frame.</w:t>
      </w:r>
    </w:p>
    <w:p w14:paraId="4614232C" w14:textId="77777777" w:rsidR="00CD7E1A" w:rsidRPr="00B33663" w:rsidRDefault="00A42A03" w:rsidP="00E700C1">
      <w:pPr>
        <w:pStyle w:val="ListParagraph"/>
        <w:numPr>
          <w:ilvl w:val="0"/>
          <w:numId w:val="36"/>
        </w:numPr>
        <w:tabs>
          <w:tab w:val="left" w:pos="1200"/>
          <w:tab w:val="left" w:pos="1201"/>
        </w:tabs>
        <w:spacing w:before="2" w:line="237" w:lineRule="auto"/>
        <w:ind w:right="646"/>
        <w:rPr>
          <w:sz w:val="26"/>
        </w:rPr>
      </w:pPr>
      <w:r w:rsidRPr="00B33663">
        <w:rPr>
          <w:sz w:val="26"/>
        </w:rPr>
        <w:t>The</w:t>
      </w:r>
      <w:r w:rsidRPr="00B33663">
        <w:rPr>
          <w:spacing w:val="37"/>
          <w:sz w:val="26"/>
        </w:rPr>
        <w:t xml:space="preserve"> </w:t>
      </w:r>
      <w:r w:rsidRPr="00B33663">
        <w:rPr>
          <w:sz w:val="26"/>
        </w:rPr>
        <w:t>new</w:t>
      </w:r>
      <w:r w:rsidRPr="00B33663">
        <w:rPr>
          <w:spacing w:val="39"/>
          <w:sz w:val="26"/>
        </w:rPr>
        <w:t xml:space="preserve"> </w:t>
      </w:r>
      <w:r w:rsidRPr="00B33663">
        <w:rPr>
          <w:sz w:val="26"/>
        </w:rPr>
        <w:t>frame</w:t>
      </w:r>
      <w:r w:rsidRPr="00B33663">
        <w:rPr>
          <w:spacing w:val="40"/>
          <w:sz w:val="26"/>
        </w:rPr>
        <w:t xml:space="preserve"> </w:t>
      </w:r>
      <w:r w:rsidRPr="00B33663">
        <w:rPr>
          <w:sz w:val="26"/>
        </w:rPr>
        <w:t>is</w:t>
      </w:r>
      <w:r w:rsidRPr="00B33663">
        <w:rPr>
          <w:spacing w:val="39"/>
          <w:sz w:val="26"/>
        </w:rPr>
        <w:t xml:space="preserve"> </w:t>
      </w:r>
      <w:r w:rsidRPr="00B33663">
        <w:rPr>
          <w:sz w:val="26"/>
        </w:rPr>
        <w:t>logically</w:t>
      </w:r>
      <w:r w:rsidRPr="00B33663">
        <w:rPr>
          <w:spacing w:val="32"/>
          <w:sz w:val="26"/>
        </w:rPr>
        <w:t xml:space="preserve"> </w:t>
      </w:r>
      <w:r w:rsidRPr="00B33663">
        <w:rPr>
          <w:sz w:val="26"/>
        </w:rPr>
        <w:t>transported</w:t>
      </w:r>
      <w:r w:rsidRPr="00B33663">
        <w:rPr>
          <w:spacing w:val="39"/>
          <w:sz w:val="26"/>
        </w:rPr>
        <w:t xml:space="preserve"> </w:t>
      </w:r>
      <w:r w:rsidRPr="00B33663">
        <w:rPr>
          <w:sz w:val="26"/>
        </w:rPr>
        <w:t>from</w:t>
      </w:r>
      <w:r w:rsidRPr="00B33663">
        <w:rPr>
          <w:spacing w:val="37"/>
          <w:sz w:val="26"/>
        </w:rPr>
        <w:t xml:space="preserve"> </w:t>
      </w:r>
      <w:r w:rsidRPr="00B33663">
        <w:rPr>
          <w:sz w:val="26"/>
        </w:rPr>
        <w:t>the</w:t>
      </w:r>
      <w:r w:rsidRPr="00B33663">
        <w:rPr>
          <w:spacing w:val="36"/>
          <w:sz w:val="26"/>
        </w:rPr>
        <w:t xml:space="preserve"> </w:t>
      </w:r>
      <w:r w:rsidRPr="00B33663">
        <w:rPr>
          <w:sz w:val="26"/>
        </w:rPr>
        <w:t>router</w:t>
      </w:r>
      <w:r w:rsidRPr="00B33663">
        <w:rPr>
          <w:spacing w:val="38"/>
          <w:sz w:val="26"/>
        </w:rPr>
        <w:t xml:space="preserve"> </w:t>
      </w:r>
      <w:r w:rsidRPr="00B33663">
        <w:rPr>
          <w:sz w:val="26"/>
        </w:rPr>
        <w:t>to</w:t>
      </w:r>
      <w:r w:rsidRPr="00B33663">
        <w:rPr>
          <w:spacing w:val="36"/>
          <w:sz w:val="26"/>
        </w:rPr>
        <w:t xml:space="preserve"> </w:t>
      </w:r>
      <w:r w:rsidRPr="00B33663">
        <w:rPr>
          <w:sz w:val="26"/>
        </w:rPr>
        <w:t>the</w:t>
      </w:r>
      <w:r w:rsidRPr="00B33663">
        <w:rPr>
          <w:spacing w:val="39"/>
          <w:sz w:val="26"/>
        </w:rPr>
        <w:t xml:space="preserve"> </w:t>
      </w:r>
      <w:r w:rsidRPr="00B33663">
        <w:rPr>
          <w:sz w:val="26"/>
        </w:rPr>
        <w:t>destination</w:t>
      </w:r>
      <w:r w:rsidRPr="00B33663">
        <w:rPr>
          <w:spacing w:val="-62"/>
          <w:sz w:val="26"/>
        </w:rPr>
        <w:t xml:space="preserve"> </w:t>
      </w:r>
      <w:r w:rsidRPr="00B33663">
        <w:rPr>
          <w:sz w:val="26"/>
        </w:rPr>
        <w:t>host.</w:t>
      </w:r>
    </w:p>
    <w:p w14:paraId="4B94D5A5" w14:textId="77777777" w:rsidR="00CD7E1A" w:rsidRPr="00B33663" w:rsidRDefault="00CD7E1A">
      <w:pPr>
        <w:pStyle w:val="BodyText"/>
        <w:spacing w:before="9"/>
        <w:ind w:left="0"/>
      </w:pPr>
    </w:p>
    <w:p w14:paraId="56BDD95F" w14:textId="77777777" w:rsidR="00CD7E1A" w:rsidRPr="00B33663" w:rsidRDefault="00A42A03">
      <w:pPr>
        <w:pStyle w:val="Heading2"/>
        <w:spacing w:line="319" w:lineRule="exact"/>
        <w:rPr>
          <w:u w:val="none"/>
        </w:rPr>
      </w:pPr>
      <w:r w:rsidRPr="00B33663">
        <w:rPr>
          <w:u w:val="none"/>
        </w:rPr>
        <w:t>Sublayers</w:t>
      </w:r>
      <w:r w:rsidRPr="00B33663">
        <w:rPr>
          <w:spacing w:val="-3"/>
          <w:u w:val="none"/>
        </w:rPr>
        <w:t xml:space="preserve"> </w:t>
      </w:r>
      <w:r w:rsidRPr="00B33663">
        <w:rPr>
          <w:u w:val="none"/>
        </w:rPr>
        <w:t>in</w:t>
      </w:r>
      <w:r w:rsidRPr="00B33663">
        <w:rPr>
          <w:spacing w:val="-1"/>
          <w:u w:val="none"/>
        </w:rPr>
        <w:t xml:space="preserve"> </w:t>
      </w:r>
      <w:r w:rsidRPr="00B33663">
        <w:rPr>
          <w:u w:val="none"/>
        </w:rPr>
        <w:t>Data Link</w:t>
      </w:r>
      <w:r w:rsidRPr="00B33663">
        <w:rPr>
          <w:spacing w:val="-6"/>
          <w:u w:val="none"/>
        </w:rPr>
        <w:t xml:space="preserve"> </w:t>
      </w:r>
      <w:r w:rsidRPr="00B33663">
        <w:rPr>
          <w:u w:val="none"/>
        </w:rPr>
        <w:t>layer</w:t>
      </w:r>
    </w:p>
    <w:p w14:paraId="04C18C7F" w14:textId="77777777" w:rsidR="00CD7E1A" w:rsidRPr="00B33663" w:rsidRDefault="00A42A03" w:rsidP="00E700C1">
      <w:pPr>
        <w:pStyle w:val="ListParagraph"/>
        <w:numPr>
          <w:ilvl w:val="0"/>
          <w:numId w:val="36"/>
        </w:numPr>
        <w:tabs>
          <w:tab w:val="left" w:pos="1200"/>
          <w:tab w:val="left" w:pos="1201"/>
        </w:tabs>
        <w:spacing w:line="237" w:lineRule="auto"/>
        <w:ind w:right="639"/>
        <w:rPr>
          <w:b/>
          <w:sz w:val="26"/>
        </w:rPr>
      </w:pPr>
      <w:r w:rsidRPr="00B33663">
        <w:rPr>
          <w:sz w:val="26"/>
        </w:rPr>
        <w:t>We</w:t>
      </w:r>
      <w:r w:rsidRPr="00B33663">
        <w:rPr>
          <w:spacing w:val="47"/>
          <w:sz w:val="26"/>
        </w:rPr>
        <w:t xml:space="preserve"> </w:t>
      </w:r>
      <w:r w:rsidRPr="00B33663">
        <w:rPr>
          <w:sz w:val="26"/>
        </w:rPr>
        <w:t>can</w:t>
      </w:r>
      <w:r w:rsidRPr="00B33663">
        <w:rPr>
          <w:spacing w:val="46"/>
          <w:sz w:val="26"/>
        </w:rPr>
        <w:t xml:space="preserve"> </w:t>
      </w:r>
      <w:r w:rsidRPr="00B33663">
        <w:rPr>
          <w:sz w:val="26"/>
        </w:rPr>
        <w:t>divide</w:t>
      </w:r>
      <w:r w:rsidRPr="00B33663">
        <w:rPr>
          <w:spacing w:val="46"/>
          <w:sz w:val="26"/>
        </w:rPr>
        <w:t xml:space="preserve"> </w:t>
      </w:r>
      <w:r w:rsidRPr="00B33663">
        <w:rPr>
          <w:sz w:val="26"/>
        </w:rPr>
        <w:t>the</w:t>
      </w:r>
      <w:r w:rsidRPr="00B33663">
        <w:rPr>
          <w:spacing w:val="46"/>
          <w:sz w:val="26"/>
        </w:rPr>
        <w:t xml:space="preserve"> </w:t>
      </w:r>
      <w:r w:rsidRPr="00B33663">
        <w:rPr>
          <w:sz w:val="26"/>
        </w:rPr>
        <w:t>data-link</w:t>
      </w:r>
      <w:r w:rsidRPr="00B33663">
        <w:rPr>
          <w:spacing w:val="45"/>
          <w:sz w:val="26"/>
        </w:rPr>
        <w:t xml:space="preserve"> </w:t>
      </w:r>
      <w:r w:rsidRPr="00B33663">
        <w:rPr>
          <w:sz w:val="26"/>
        </w:rPr>
        <w:t>layer</w:t>
      </w:r>
      <w:r w:rsidRPr="00B33663">
        <w:rPr>
          <w:spacing w:val="46"/>
          <w:sz w:val="26"/>
        </w:rPr>
        <w:t xml:space="preserve"> </w:t>
      </w:r>
      <w:r w:rsidRPr="00B33663">
        <w:rPr>
          <w:sz w:val="26"/>
        </w:rPr>
        <w:t>into</w:t>
      </w:r>
      <w:r w:rsidRPr="00B33663">
        <w:rPr>
          <w:spacing w:val="48"/>
          <w:sz w:val="26"/>
        </w:rPr>
        <w:t xml:space="preserve"> </w:t>
      </w:r>
      <w:r w:rsidRPr="00B33663">
        <w:rPr>
          <w:sz w:val="26"/>
        </w:rPr>
        <w:t>two</w:t>
      </w:r>
      <w:r w:rsidRPr="00B33663">
        <w:rPr>
          <w:spacing w:val="48"/>
          <w:sz w:val="26"/>
        </w:rPr>
        <w:t xml:space="preserve"> </w:t>
      </w:r>
      <w:r w:rsidRPr="00B33663">
        <w:rPr>
          <w:sz w:val="26"/>
        </w:rPr>
        <w:t>sublayers:</w:t>
      </w:r>
      <w:r w:rsidRPr="00B33663">
        <w:rPr>
          <w:spacing w:val="51"/>
          <w:sz w:val="26"/>
        </w:rPr>
        <w:t xml:space="preserve"> </w:t>
      </w:r>
      <w:r w:rsidRPr="00B33663">
        <w:rPr>
          <w:b/>
          <w:sz w:val="26"/>
        </w:rPr>
        <w:t>data</w:t>
      </w:r>
      <w:r w:rsidRPr="00B33663">
        <w:rPr>
          <w:b/>
          <w:spacing w:val="48"/>
          <w:sz w:val="26"/>
        </w:rPr>
        <w:t xml:space="preserve"> </w:t>
      </w:r>
      <w:r w:rsidRPr="00B33663">
        <w:rPr>
          <w:b/>
          <w:sz w:val="26"/>
        </w:rPr>
        <w:t>link</w:t>
      </w:r>
      <w:r w:rsidRPr="00B33663">
        <w:rPr>
          <w:b/>
          <w:spacing w:val="46"/>
          <w:sz w:val="26"/>
        </w:rPr>
        <w:t xml:space="preserve"> </w:t>
      </w:r>
      <w:r w:rsidRPr="00B33663">
        <w:rPr>
          <w:b/>
          <w:sz w:val="26"/>
        </w:rPr>
        <w:t>control</w:t>
      </w:r>
      <w:r w:rsidRPr="00B33663">
        <w:rPr>
          <w:b/>
          <w:spacing w:val="-62"/>
          <w:sz w:val="26"/>
        </w:rPr>
        <w:t xml:space="preserve"> </w:t>
      </w:r>
      <w:r w:rsidRPr="00B33663">
        <w:rPr>
          <w:b/>
          <w:sz w:val="26"/>
        </w:rPr>
        <w:t>(DLC)</w:t>
      </w:r>
      <w:r w:rsidRPr="00B33663">
        <w:rPr>
          <w:b/>
          <w:spacing w:val="-1"/>
          <w:sz w:val="26"/>
        </w:rPr>
        <w:t xml:space="preserve"> </w:t>
      </w:r>
      <w:r w:rsidRPr="00B33663">
        <w:rPr>
          <w:sz w:val="26"/>
        </w:rPr>
        <w:t>and</w:t>
      </w:r>
      <w:r w:rsidRPr="00B33663">
        <w:rPr>
          <w:spacing w:val="4"/>
          <w:sz w:val="26"/>
        </w:rPr>
        <w:t xml:space="preserve"> </w:t>
      </w:r>
      <w:r w:rsidRPr="00B33663">
        <w:rPr>
          <w:b/>
          <w:sz w:val="26"/>
        </w:rPr>
        <w:t>media</w:t>
      </w:r>
      <w:r w:rsidRPr="00B33663">
        <w:rPr>
          <w:b/>
          <w:spacing w:val="1"/>
          <w:sz w:val="26"/>
        </w:rPr>
        <w:t xml:space="preserve"> </w:t>
      </w:r>
      <w:r w:rsidRPr="00B33663">
        <w:rPr>
          <w:b/>
          <w:sz w:val="26"/>
        </w:rPr>
        <w:t>access</w:t>
      </w:r>
      <w:r w:rsidRPr="00B33663">
        <w:rPr>
          <w:b/>
          <w:spacing w:val="-1"/>
          <w:sz w:val="26"/>
        </w:rPr>
        <w:t xml:space="preserve"> </w:t>
      </w:r>
      <w:r w:rsidRPr="00B33663">
        <w:rPr>
          <w:b/>
          <w:sz w:val="26"/>
        </w:rPr>
        <w:t>control</w:t>
      </w:r>
      <w:r w:rsidRPr="00B33663">
        <w:rPr>
          <w:b/>
          <w:spacing w:val="1"/>
          <w:sz w:val="26"/>
        </w:rPr>
        <w:t xml:space="preserve"> </w:t>
      </w:r>
      <w:r w:rsidRPr="00B33663">
        <w:rPr>
          <w:b/>
          <w:sz w:val="26"/>
        </w:rPr>
        <w:t>(MAC).</w:t>
      </w:r>
    </w:p>
    <w:p w14:paraId="7A3B02B0" w14:textId="77777777" w:rsidR="00CD7E1A" w:rsidRPr="00B33663" w:rsidRDefault="00A42A03" w:rsidP="00E700C1">
      <w:pPr>
        <w:pStyle w:val="ListParagraph"/>
        <w:numPr>
          <w:ilvl w:val="0"/>
          <w:numId w:val="36"/>
        </w:numPr>
        <w:tabs>
          <w:tab w:val="left" w:pos="1200"/>
          <w:tab w:val="left" w:pos="1201"/>
        </w:tabs>
        <w:spacing w:before="6" w:line="237" w:lineRule="auto"/>
        <w:ind w:right="638"/>
        <w:rPr>
          <w:sz w:val="26"/>
        </w:rPr>
      </w:pPr>
      <w:r w:rsidRPr="00B33663">
        <w:rPr>
          <w:sz w:val="26"/>
        </w:rPr>
        <w:t>The</w:t>
      </w:r>
      <w:r w:rsidRPr="00B33663">
        <w:rPr>
          <w:spacing w:val="19"/>
          <w:sz w:val="26"/>
        </w:rPr>
        <w:t xml:space="preserve"> </w:t>
      </w:r>
      <w:r w:rsidRPr="00B33663">
        <w:rPr>
          <w:sz w:val="26"/>
        </w:rPr>
        <w:t>data</w:t>
      </w:r>
      <w:r w:rsidRPr="00B33663">
        <w:rPr>
          <w:spacing w:val="18"/>
          <w:sz w:val="26"/>
        </w:rPr>
        <w:t xml:space="preserve"> </w:t>
      </w:r>
      <w:r w:rsidRPr="00B33663">
        <w:rPr>
          <w:sz w:val="26"/>
        </w:rPr>
        <w:t>link</w:t>
      </w:r>
      <w:r w:rsidRPr="00B33663">
        <w:rPr>
          <w:spacing w:val="18"/>
          <w:sz w:val="26"/>
        </w:rPr>
        <w:t xml:space="preserve"> </w:t>
      </w:r>
      <w:r w:rsidRPr="00B33663">
        <w:rPr>
          <w:sz w:val="26"/>
        </w:rPr>
        <w:t>control</w:t>
      </w:r>
      <w:r w:rsidRPr="00B33663">
        <w:rPr>
          <w:spacing w:val="19"/>
          <w:sz w:val="26"/>
        </w:rPr>
        <w:t xml:space="preserve"> </w:t>
      </w:r>
      <w:r w:rsidRPr="00B33663">
        <w:rPr>
          <w:sz w:val="26"/>
        </w:rPr>
        <w:t>sublayer</w:t>
      </w:r>
      <w:r w:rsidRPr="00B33663">
        <w:rPr>
          <w:spacing w:val="19"/>
          <w:sz w:val="26"/>
        </w:rPr>
        <w:t xml:space="preserve"> </w:t>
      </w:r>
      <w:r w:rsidRPr="00B33663">
        <w:rPr>
          <w:sz w:val="26"/>
        </w:rPr>
        <w:t>deals</w:t>
      </w:r>
      <w:r w:rsidRPr="00B33663">
        <w:rPr>
          <w:spacing w:val="18"/>
          <w:sz w:val="26"/>
        </w:rPr>
        <w:t xml:space="preserve"> </w:t>
      </w:r>
      <w:r w:rsidRPr="00B33663">
        <w:rPr>
          <w:sz w:val="26"/>
        </w:rPr>
        <w:t>with</w:t>
      </w:r>
      <w:r w:rsidRPr="00B33663">
        <w:rPr>
          <w:spacing w:val="18"/>
          <w:sz w:val="26"/>
        </w:rPr>
        <w:t xml:space="preserve"> </w:t>
      </w:r>
      <w:r w:rsidRPr="00B33663">
        <w:rPr>
          <w:sz w:val="26"/>
        </w:rPr>
        <w:t>all</w:t>
      </w:r>
      <w:r w:rsidRPr="00B33663">
        <w:rPr>
          <w:spacing w:val="19"/>
          <w:sz w:val="26"/>
        </w:rPr>
        <w:t xml:space="preserve"> </w:t>
      </w:r>
      <w:r w:rsidRPr="00B33663">
        <w:rPr>
          <w:sz w:val="26"/>
        </w:rPr>
        <w:t>issues</w:t>
      </w:r>
      <w:r w:rsidRPr="00B33663">
        <w:rPr>
          <w:spacing w:val="18"/>
          <w:sz w:val="26"/>
        </w:rPr>
        <w:t xml:space="preserve"> </w:t>
      </w:r>
      <w:r w:rsidRPr="00B33663">
        <w:rPr>
          <w:sz w:val="26"/>
        </w:rPr>
        <w:t>common</w:t>
      </w:r>
      <w:r w:rsidRPr="00B33663">
        <w:rPr>
          <w:spacing w:val="18"/>
          <w:sz w:val="26"/>
        </w:rPr>
        <w:t xml:space="preserve"> </w:t>
      </w:r>
      <w:r w:rsidRPr="00B33663">
        <w:rPr>
          <w:sz w:val="26"/>
        </w:rPr>
        <w:t>to</w:t>
      </w:r>
      <w:r w:rsidRPr="00B33663">
        <w:rPr>
          <w:spacing w:val="19"/>
          <w:sz w:val="26"/>
        </w:rPr>
        <w:t xml:space="preserve"> </w:t>
      </w:r>
      <w:r w:rsidRPr="00B33663">
        <w:rPr>
          <w:sz w:val="26"/>
        </w:rPr>
        <w:t>both</w:t>
      </w:r>
      <w:r w:rsidRPr="00B33663">
        <w:rPr>
          <w:spacing w:val="20"/>
          <w:sz w:val="26"/>
        </w:rPr>
        <w:t xml:space="preserve"> </w:t>
      </w:r>
      <w:r w:rsidRPr="00B33663">
        <w:rPr>
          <w:sz w:val="26"/>
        </w:rPr>
        <w:t>point-</w:t>
      </w:r>
      <w:r w:rsidRPr="00B33663">
        <w:rPr>
          <w:spacing w:val="-62"/>
          <w:sz w:val="26"/>
        </w:rPr>
        <w:t xml:space="preserve"> </w:t>
      </w:r>
      <w:r w:rsidRPr="00B33663">
        <w:rPr>
          <w:sz w:val="26"/>
        </w:rPr>
        <w:t>to-point</w:t>
      </w:r>
      <w:r w:rsidRPr="00B33663">
        <w:rPr>
          <w:spacing w:val="-2"/>
          <w:sz w:val="26"/>
        </w:rPr>
        <w:t xml:space="preserve"> </w:t>
      </w:r>
      <w:r w:rsidRPr="00B33663">
        <w:rPr>
          <w:sz w:val="26"/>
        </w:rPr>
        <w:t>and</w:t>
      </w:r>
      <w:r w:rsidRPr="00B33663">
        <w:rPr>
          <w:spacing w:val="-1"/>
          <w:sz w:val="26"/>
        </w:rPr>
        <w:t xml:space="preserve"> </w:t>
      </w:r>
      <w:r w:rsidRPr="00B33663">
        <w:rPr>
          <w:sz w:val="26"/>
        </w:rPr>
        <w:t>broadcast</w:t>
      </w:r>
      <w:r w:rsidRPr="00B33663">
        <w:rPr>
          <w:spacing w:val="1"/>
          <w:sz w:val="26"/>
        </w:rPr>
        <w:t xml:space="preserve"> </w:t>
      </w:r>
      <w:r w:rsidRPr="00B33663">
        <w:rPr>
          <w:sz w:val="26"/>
        </w:rPr>
        <w:t>links</w:t>
      </w:r>
    </w:p>
    <w:p w14:paraId="2DD7044F" w14:textId="77777777" w:rsidR="00CD7E1A" w:rsidRPr="00B33663" w:rsidRDefault="00A42A03" w:rsidP="00E700C1">
      <w:pPr>
        <w:pStyle w:val="ListParagraph"/>
        <w:numPr>
          <w:ilvl w:val="0"/>
          <w:numId w:val="36"/>
        </w:numPr>
        <w:tabs>
          <w:tab w:val="left" w:pos="1200"/>
          <w:tab w:val="left" w:pos="1201"/>
        </w:tabs>
        <w:spacing w:before="5" w:line="237" w:lineRule="auto"/>
        <w:ind w:right="637"/>
        <w:rPr>
          <w:sz w:val="26"/>
        </w:rPr>
      </w:pPr>
      <w:r w:rsidRPr="00B33663">
        <w:rPr>
          <w:sz w:val="26"/>
        </w:rPr>
        <w:t>The</w:t>
      </w:r>
      <w:r w:rsidRPr="00B33663">
        <w:rPr>
          <w:spacing w:val="25"/>
          <w:sz w:val="26"/>
        </w:rPr>
        <w:t xml:space="preserve"> </w:t>
      </w:r>
      <w:r w:rsidRPr="00B33663">
        <w:rPr>
          <w:sz w:val="26"/>
        </w:rPr>
        <w:t>media</w:t>
      </w:r>
      <w:r w:rsidRPr="00B33663">
        <w:rPr>
          <w:spacing w:val="23"/>
          <w:sz w:val="26"/>
        </w:rPr>
        <w:t xml:space="preserve"> </w:t>
      </w:r>
      <w:r w:rsidRPr="00B33663">
        <w:rPr>
          <w:sz w:val="26"/>
        </w:rPr>
        <w:t>access</w:t>
      </w:r>
      <w:r w:rsidRPr="00B33663">
        <w:rPr>
          <w:spacing w:val="23"/>
          <w:sz w:val="26"/>
        </w:rPr>
        <w:t xml:space="preserve"> </w:t>
      </w:r>
      <w:r w:rsidRPr="00B33663">
        <w:rPr>
          <w:sz w:val="26"/>
        </w:rPr>
        <w:t>control</w:t>
      </w:r>
      <w:r w:rsidRPr="00B33663">
        <w:rPr>
          <w:spacing w:val="23"/>
          <w:sz w:val="26"/>
        </w:rPr>
        <w:t xml:space="preserve"> </w:t>
      </w:r>
      <w:r w:rsidRPr="00B33663">
        <w:rPr>
          <w:sz w:val="26"/>
        </w:rPr>
        <w:t>sublayer</w:t>
      </w:r>
      <w:r w:rsidRPr="00B33663">
        <w:rPr>
          <w:spacing w:val="23"/>
          <w:sz w:val="26"/>
        </w:rPr>
        <w:t xml:space="preserve"> </w:t>
      </w:r>
      <w:r w:rsidRPr="00B33663">
        <w:rPr>
          <w:sz w:val="26"/>
        </w:rPr>
        <w:t>deals</w:t>
      </w:r>
      <w:r w:rsidRPr="00B33663">
        <w:rPr>
          <w:spacing w:val="25"/>
          <w:sz w:val="26"/>
        </w:rPr>
        <w:t xml:space="preserve"> </w:t>
      </w:r>
      <w:r w:rsidRPr="00B33663">
        <w:rPr>
          <w:sz w:val="26"/>
        </w:rPr>
        <w:t>only</w:t>
      </w:r>
      <w:r w:rsidRPr="00B33663">
        <w:rPr>
          <w:spacing w:val="18"/>
          <w:sz w:val="26"/>
        </w:rPr>
        <w:t xml:space="preserve"> </w:t>
      </w:r>
      <w:r w:rsidRPr="00B33663">
        <w:rPr>
          <w:sz w:val="26"/>
        </w:rPr>
        <w:t>with</w:t>
      </w:r>
      <w:r w:rsidRPr="00B33663">
        <w:rPr>
          <w:spacing w:val="23"/>
          <w:sz w:val="26"/>
        </w:rPr>
        <w:t xml:space="preserve"> </w:t>
      </w:r>
      <w:r w:rsidRPr="00B33663">
        <w:rPr>
          <w:sz w:val="26"/>
        </w:rPr>
        <w:t>issues</w:t>
      </w:r>
      <w:r w:rsidRPr="00B33663">
        <w:rPr>
          <w:spacing w:val="23"/>
          <w:sz w:val="26"/>
        </w:rPr>
        <w:t xml:space="preserve"> </w:t>
      </w:r>
      <w:r w:rsidRPr="00B33663">
        <w:rPr>
          <w:sz w:val="26"/>
        </w:rPr>
        <w:t>specific</w:t>
      </w:r>
      <w:r w:rsidRPr="00B33663">
        <w:rPr>
          <w:spacing w:val="23"/>
          <w:sz w:val="26"/>
        </w:rPr>
        <w:t xml:space="preserve"> </w:t>
      </w:r>
      <w:r w:rsidRPr="00B33663">
        <w:rPr>
          <w:sz w:val="26"/>
        </w:rPr>
        <w:t>to</w:t>
      </w:r>
      <w:r w:rsidRPr="00B33663">
        <w:rPr>
          <w:spacing w:val="-62"/>
          <w:sz w:val="26"/>
        </w:rPr>
        <w:t xml:space="preserve"> </w:t>
      </w:r>
      <w:r w:rsidRPr="00B33663">
        <w:rPr>
          <w:sz w:val="26"/>
        </w:rPr>
        <w:t>broadcast</w:t>
      </w:r>
      <w:r w:rsidRPr="00B33663">
        <w:rPr>
          <w:spacing w:val="-2"/>
          <w:sz w:val="26"/>
        </w:rPr>
        <w:t xml:space="preserve"> </w:t>
      </w:r>
      <w:r w:rsidRPr="00B33663">
        <w:rPr>
          <w:sz w:val="26"/>
        </w:rPr>
        <w:t>links.</w:t>
      </w:r>
    </w:p>
    <w:p w14:paraId="03A77520" w14:textId="77777777" w:rsidR="00CD7E1A" w:rsidRPr="00B33663" w:rsidRDefault="00A42A03">
      <w:pPr>
        <w:pStyle w:val="BodyText"/>
        <w:spacing w:before="1"/>
        <w:ind w:left="0"/>
        <w:rPr>
          <w:sz w:val="9"/>
        </w:rPr>
      </w:pPr>
      <w:r w:rsidRPr="00B33663">
        <w:rPr>
          <w:noProof/>
          <w:lang w:val="en-IN" w:eastAsia="en-IN"/>
        </w:rPr>
        <w:drawing>
          <wp:anchor distT="0" distB="0" distL="0" distR="0" simplePos="0" relativeHeight="251584000" behindDoc="0" locked="0" layoutInCell="1" allowOverlap="1" wp14:anchorId="38D01B67" wp14:editId="07777777">
            <wp:simplePos x="0" y="0"/>
            <wp:positionH relativeFrom="page">
              <wp:posOffset>2870840</wp:posOffset>
            </wp:positionH>
            <wp:positionV relativeFrom="paragraph">
              <wp:posOffset>91177</wp:posOffset>
            </wp:positionV>
            <wp:extent cx="2055714" cy="876300"/>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8" cstate="print"/>
                    <a:stretch>
                      <a:fillRect/>
                    </a:stretch>
                  </pic:blipFill>
                  <pic:spPr>
                    <a:xfrm>
                      <a:off x="0" y="0"/>
                      <a:ext cx="2055714" cy="876300"/>
                    </a:xfrm>
                    <a:prstGeom prst="rect">
                      <a:avLst/>
                    </a:prstGeom>
                  </pic:spPr>
                </pic:pic>
              </a:graphicData>
            </a:graphic>
          </wp:anchor>
        </w:drawing>
      </w:r>
    </w:p>
    <w:p w14:paraId="3DEEC669" w14:textId="77777777" w:rsidR="00A42A03" w:rsidRPr="00B33663" w:rsidRDefault="00A42A03" w:rsidP="00A42A03">
      <w:pPr>
        <w:pStyle w:val="BodyText"/>
        <w:spacing w:line="28" w:lineRule="exact"/>
        <w:ind w:left="0"/>
        <w:rPr>
          <w:sz w:val="5"/>
        </w:rPr>
      </w:pPr>
    </w:p>
    <w:p w14:paraId="3656B9AB" w14:textId="77777777" w:rsidR="00A42A03" w:rsidRPr="00B33663" w:rsidRDefault="00A42A03" w:rsidP="00A42A03">
      <w:pPr>
        <w:pStyle w:val="BodyText"/>
        <w:spacing w:line="28" w:lineRule="exact"/>
        <w:ind w:left="0"/>
        <w:rPr>
          <w:sz w:val="5"/>
        </w:rPr>
      </w:pPr>
    </w:p>
    <w:p w14:paraId="45FB0818" w14:textId="77777777" w:rsidR="00A42A03" w:rsidRPr="00B33663" w:rsidRDefault="00A42A03" w:rsidP="00A42A03">
      <w:pPr>
        <w:pStyle w:val="BodyText"/>
        <w:spacing w:line="28" w:lineRule="exact"/>
        <w:ind w:left="0"/>
        <w:rPr>
          <w:sz w:val="5"/>
        </w:rPr>
      </w:pPr>
    </w:p>
    <w:p w14:paraId="241B927C" w14:textId="77777777" w:rsidR="00CD7E1A" w:rsidRPr="00B33663" w:rsidRDefault="00EB3154" w:rsidP="00A42A03">
      <w:pPr>
        <w:pStyle w:val="BodyText"/>
        <w:spacing w:line="28" w:lineRule="exact"/>
        <w:ind w:left="0"/>
        <w:rPr>
          <w:sz w:val="2"/>
        </w:rPr>
      </w:pPr>
      <w:r w:rsidRPr="00B33663">
        <w:pict w14:anchorId="42BC2F72">
          <v:shape id="_x0000_s1159" type="#_x0000_t202" style="position:absolute;margin-left:85.05pt;margin-top:7.4pt;width:3.55pt;height:3.55pt;z-index:-15724032;mso-wrap-distance-left:0;mso-wrap-distance-right:0;mso-position-horizontal-relative:page" fillcolor="#bebebe" stroked="f">
            <v:textbox inset="0,0,0,0">
              <w:txbxContent>
                <w:p w14:paraId="049F31CB" w14:textId="77777777" w:rsidR="00EB3154" w:rsidRPr="00D24AF6" w:rsidRDefault="00EB3154" w:rsidP="00D24AF6">
                  <w:pPr>
                    <w:tabs>
                      <w:tab w:val="left" w:pos="2741"/>
                    </w:tabs>
                    <w:spacing w:line="343" w:lineRule="exact"/>
                    <w:rPr>
                      <w:b/>
                      <w:sz w:val="30"/>
                      <w:lang w:val="en-IN"/>
                    </w:rPr>
                  </w:pPr>
                </w:p>
              </w:txbxContent>
            </v:textbox>
            <w10:wrap type="topAndBottom" anchorx="page"/>
          </v:shape>
        </w:pict>
      </w:r>
      <w:r w:rsidRPr="00B33663">
        <w:pict w14:anchorId="4E97D3C4">
          <v:rect id="_x0000_s1149" style="position:absolute;margin-left:88.6pt;margin-top:10.9pt;width:436.3pt;height:1.45pt;z-index:-15718912;mso-wrap-distance-left:0;mso-wrap-distance-right:0;mso-position-horizontal-relative:page" fillcolor="black" stroked="f">
            <w10:wrap type="topAndBottom" anchorx="page"/>
          </v:rect>
        </w:pict>
      </w:r>
      <w:r w:rsidRPr="00B33663">
        <w:pict w14:anchorId="69680739">
          <v:shape id="_x0000_s1148" type="#_x0000_t202" style="position:absolute;margin-left:88.6pt;margin-top:27.3pt;width:436.3pt;height:25.95pt;z-index:-15718400;mso-wrap-distance-left:0;mso-wrap-distance-right:0;mso-position-horizontal-relative:page" fillcolor="#bebebe" stroked="f">
            <v:textbox inset="0,0,0,0">
              <w:txbxContent>
                <w:p w14:paraId="32742C3E" w14:textId="77777777" w:rsidR="00EB3154" w:rsidRDefault="00EB3154">
                  <w:pPr>
                    <w:tabs>
                      <w:tab w:val="left" w:pos="3578"/>
                    </w:tabs>
                    <w:spacing w:line="343" w:lineRule="exact"/>
                    <w:ind w:left="2858"/>
                    <w:rPr>
                      <w:b/>
                      <w:sz w:val="30"/>
                    </w:rPr>
                  </w:pPr>
                  <w:r>
                    <w:rPr>
                      <w:b/>
                      <w:sz w:val="30"/>
                    </w:rPr>
                    <w:t>3.</w:t>
                  </w:r>
                  <w:r>
                    <w:rPr>
                      <w:b/>
                      <w:sz w:val="30"/>
                    </w:rPr>
                    <w:tab/>
                  </w:r>
                  <w:r>
                    <w:rPr>
                      <w:b/>
                      <w:sz w:val="30"/>
                      <w:u w:val="thick"/>
                    </w:rPr>
                    <w:t>DLC</w:t>
                  </w:r>
                  <w:r>
                    <w:rPr>
                      <w:b/>
                      <w:spacing w:val="70"/>
                      <w:sz w:val="30"/>
                      <w:u w:val="thick"/>
                    </w:rPr>
                    <w:t xml:space="preserve"> </w:t>
                  </w:r>
                  <w:r>
                    <w:rPr>
                      <w:b/>
                      <w:sz w:val="30"/>
                      <w:u w:val="thick"/>
                    </w:rPr>
                    <w:t>SERVICES</w:t>
                  </w:r>
                </w:p>
              </w:txbxContent>
            </v:textbox>
            <w10:wrap type="topAndBottom" anchorx="page"/>
          </v:shape>
        </w:pict>
      </w:r>
    </w:p>
    <w:p w14:paraId="53128261" w14:textId="77777777" w:rsidR="00A42A03" w:rsidRPr="00B33663" w:rsidRDefault="00A42A03" w:rsidP="00A42A03">
      <w:pPr>
        <w:tabs>
          <w:tab w:val="left" w:pos="1201"/>
        </w:tabs>
        <w:spacing w:before="1" w:line="298" w:lineRule="exact"/>
        <w:ind w:right="636"/>
        <w:jc w:val="center"/>
        <w:rPr>
          <w:sz w:val="26"/>
        </w:rPr>
      </w:pPr>
    </w:p>
    <w:p w14:paraId="7A4800DC" w14:textId="77777777" w:rsidR="00CD7E1A" w:rsidRPr="00B33663" w:rsidRDefault="00A42A03" w:rsidP="00A42A03">
      <w:pPr>
        <w:tabs>
          <w:tab w:val="left" w:pos="1201"/>
        </w:tabs>
        <w:spacing w:before="1" w:line="298" w:lineRule="exact"/>
        <w:ind w:right="636"/>
        <w:jc w:val="both"/>
        <w:rPr>
          <w:sz w:val="26"/>
        </w:rPr>
      </w:pPr>
      <w:r w:rsidRPr="00B33663">
        <w:rPr>
          <w:sz w:val="26"/>
        </w:rPr>
        <w:t xml:space="preserve">          The</w:t>
      </w:r>
      <w:r w:rsidRPr="00B33663">
        <w:rPr>
          <w:spacing w:val="1"/>
          <w:sz w:val="26"/>
        </w:rPr>
        <w:t xml:space="preserve"> </w:t>
      </w:r>
      <w:r w:rsidRPr="00B33663">
        <w:rPr>
          <w:sz w:val="26"/>
        </w:rPr>
        <w:t>data</w:t>
      </w:r>
      <w:r w:rsidRPr="00B33663">
        <w:rPr>
          <w:spacing w:val="1"/>
          <w:sz w:val="26"/>
        </w:rPr>
        <w:t xml:space="preserve"> </w:t>
      </w:r>
      <w:r w:rsidRPr="00B33663">
        <w:rPr>
          <w:sz w:val="26"/>
        </w:rPr>
        <w:t>link</w:t>
      </w:r>
      <w:r w:rsidRPr="00B33663">
        <w:rPr>
          <w:spacing w:val="1"/>
          <w:sz w:val="26"/>
        </w:rPr>
        <w:t xml:space="preserve"> </w:t>
      </w:r>
      <w:r w:rsidRPr="00B33663">
        <w:rPr>
          <w:sz w:val="26"/>
        </w:rPr>
        <w:t>control</w:t>
      </w:r>
      <w:r w:rsidRPr="00B33663">
        <w:rPr>
          <w:spacing w:val="1"/>
          <w:sz w:val="26"/>
        </w:rPr>
        <w:t xml:space="preserve"> </w:t>
      </w:r>
      <w:r w:rsidRPr="00B33663">
        <w:rPr>
          <w:sz w:val="26"/>
        </w:rPr>
        <w:t>(DLC)</w:t>
      </w:r>
      <w:r w:rsidRPr="00B33663">
        <w:rPr>
          <w:spacing w:val="1"/>
          <w:sz w:val="26"/>
        </w:rPr>
        <w:t xml:space="preserve"> </w:t>
      </w:r>
      <w:r w:rsidRPr="00B33663">
        <w:rPr>
          <w:sz w:val="26"/>
        </w:rPr>
        <w:t>deals</w:t>
      </w:r>
      <w:r w:rsidRPr="00B33663">
        <w:rPr>
          <w:spacing w:val="1"/>
          <w:sz w:val="26"/>
        </w:rPr>
        <w:t xml:space="preserve"> </w:t>
      </w:r>
      <w:r w:rsidRPr="00B33663">
        <w:rPr>
          <w:sz w:val="26"/>
        </w:rPr>
        <w:t>with</w:t>
      </w:r>
      <w:r w:rsidRPr="00B33663">
        <w:rPr>
          <w:spacing w:val="1"/>
          <w:sz w:val="26"/>
        </w:rPr>
        <w:t xml:space="preserve"> </w:t>
      </w:r>
      <w:r w:rsidRPr="00B33663">
        <w:rPr>
          <w:sz w:val="26"/>
        </w:rPr>
        <w:t>procedures</w:t>
      </w:r>
      <w:r w:rsidRPr="00B33663">
        <w:rPr>
          <w:spacing w:val="1"/>
          <w:sz w:val="26"/>
        </w:rPr>
        <w:t xml:space="preserve"> </w:t>
      </w:r>
      <w:r w:rsidRPr="00B33663">
        <w:rPr>
          <w:sz w:val="26"/>
        </w:rPr>
        <w:t>for</w:t>
      </w:r>
      <w:r w:rsidRPr="00B33663">
        <w:rPr>
          <w:spacing w:val="1"/>
          <w:sz w:val="26"/>
        </w:rPr>
        <w:t xml:space="preserve"> </w:t>
      </w:r>
      <w:r w:rsidRPr="00B33663">
        <w:rPr>
          <w:sz w:val="26"/>
        </w:rPr>
        <w:t>communication</w:t>
      </w:r>
      <w:r w:rsidRPr="00B33663">
        <w:rPr>
          <w:spacing w:val="-62"/>
          <w:sz w:val="26"/>
        </w:rPr>
        <w:t xml:space="preserve"> </w:t>
      </w:r>
      <w:r w:rsidRPr="00B33663">
        <w:rPr>
          <w:sz w:val="26"/>
        </w:rPr>
        <w:t>between</w:t>
      </w:r>
      <w:r w:rsidRPr="00B33663">
        <w:rPr>
          <w:spacing w:val="1"/>
          <w:sz w:val="26"/>
        </w:rPr>
        <w:t xml:space="preserve"> </w:t>
      </w:r>
      <w:r w:rsidRPr="00B33663">
        <w:rPr>
          <w:sz w:val="26"/>
        </w:rPr>
        <w:t>two</w:t>
      </w:r>
      <w:r w:rsidRPr="00B33663">
        <w:rPr>
          <w:spacing w:val="1"/>
          <w:sz w:val="26"/>
        </w:rPr>
        <w:t xml:space="preserve"> </w:t>
      </w:r>
      <w:r w:rsidRPr="00B33663">
        <w:rPr>
          <w:sz w:val="26"/>
        </w:rPr>
        <w:t>adjacent</w:t>
      </w:r>
      <w:r w:rsidRPr="00B33663">
        <w:rPr>
          <w:spacing w:val="1"/>
          <w:sz w:val="26"/>
        </w:rPr>
        <w:t xml:space="preserve"> </w:t>
      </w:r>
      <w:r w:rsidRPr="00B33663">
        <w:rPr>
          <w:sz w:val="26"/>
        </w:rPr>
        <w:t>nodes—node-to-node</w:t>
      </w:r>
      <w:r w:rsidRPr="00B33663">
        <w:rPr>
          <w:spacing w:val="1"/>
          <w:sz w:val="26"/>
        </w:rPr>
        <w:t xml:space="preserve"> </w:t>
      </w:r>
      <w:r w:rsidRPr="00B33663">
        <w:rPr>
          <w:sz w:val="26"/>
        </w:rPr>
        <w:t>communication—no</w:t>
      </w:r>
      <w:r w:rsidRPr="00B33663">
        <w:rPr>
          <w:spacing w:val="1"/>
          <w:sz w:val="26"/>
        </w:rPr>
        <w:t xml:space="preserve"> </w:t>
      </w:r>
      <w:r w:rsidRPr="00B33663">
        <w:rPr>
          <w:sz w:val="26"/>
        </w:rPr>
        <w:t>matter</w:t>
      </w:r>
      <w:r w:rsidRPr="00B33663">
        <w:rPr>
          <w:spacing w:val="1"/>
          <w:sz w:val="26"/>
        </w:rPr>
        <w:t xml:space="preserve"> </w:t>
      </w:r>
      <w:r w:rsidRPr="00B33663">
        <w:rPr>
          <w:sz w:val="26"/>
        </w:rPr>
        <w:t>whether</w:t>
      </w:r>
      <w:r w:rsidRPr="00B33663">
        <w:rPr>
          <w:spacing w:val="-2"/>
          <w:sz w:val="26"/>
        </w:rPr>
        <w:t xml:space="preserve"> </w:t>
      </w:r>
      <w:r w:rsidRPr="00B33663">
        <w:rPr>
          <w:sz w:val="26"/>
        </w:rPr>
        <w:t>the</w:t>
      </w:r>
      <w:r w:rsidRPr="00B33663">
        <w:rPr>
          <w:spacing w:val="1"/>
          <w:sz w:val="26"/>
        </w:rPr>
        <w:t xml:space="preserve"> </w:t>
      </w:r>
      <w:r w:rsidRPr="00B33663">
        <w:rPr>
          <w:sz w:val="26"/>
        </w:rPr>
        <w:t>link</w:t>
      </w:r>
      <w:r w:rsidRPr="00B33663">
        <w:rPr>
          <w:spacing w:val="-1"/>
          <w:sz w:val="26"/>
        </w:rPr>
        <w:t xml:space="preserve"> </w:t>
      </w:r>
      <w:r w:rsidRPr="00B33663">
        <w:rPr>
          <w:sz w:val="26"/>
        </w:rPr>
        <w:t>is</w:t>
      </w:r>
      <w:r w:rsidRPr="00B33663">
        <w:rPr>
          <w:spacing w:val="1"/>
          <w:sz w:val="26"/>
        </w:rPr>
        <w:t xml:space="preserve"> </w:t>
      </w:r>
      <w:r w:rsidRPr="00B33663">
        <w:rPr>
          <w:sz w:val="26"/>
        </w:rPr>
        <w:t>dedicated</w:t>
      </w:r>
      <w:r w:rsidRPr="00B33663">
        <w:rPr>
          <w:spacing w:val="1"/>
          <w:sz w:val="26"/>
        </w:rPr>
        <w:t xml:space="preserve"> </w:t>
      </w:r>
      <w:r w:rsidRPr="00B33663">
        <w:rPr>
          <w:sz w:val="26"/>
        </w:rPr>
        <w:t>or</w:t>
      </w:r>
      <w:r w:rsidRPr="00B33663">
        <w:rPr>
          <w:spacing w:val="-1"/>
          <w:sz w:val="26"/>
        </w:rPr>
        <w:t xml:space="preserve"> </w:t>
      </w:r>
      <w:r w:rsidRPr="00B33663">
        <w:rPr>
          <w:sz w:val="26"/>
        </w:rPr>
        <w:t>broadcast.</w:t>
      </w:r>
    </w:p>
    <w:p w14:paraId="142C252D" w14:textId="77777777" w:rsidR="00CD7E1A" w:rsidRPr="00B33663" w:rsidRDefault="00A42A03" w:rsidP="00E700C1">
      <w:pPr>
        <w:pStyle w:val="ListParagraph"/>
        <w:numPr>
          <w:ilvl w:val="0"/>
          <w:numId w:val="36"/>
        </w:numPr>
        <w:tabs>
          <w:tab w:val="left" w:pos="1201"/>
        </w:tabs>
        <w:spacing w:line="316" w:lineRule="exact"/>
        <w:ind w:hanging="361"/>
        <w:jc w:val="both"/>
        <w:rPr>
          <w:sz w:val="26"/>
        </w:rPr>
      </w:pPr>
      <w:r w:rsidRPr="00B33663">
        <w:rPr>
          <w:sz w:val="26"/>
        </w:rPr>
        <w:t>Data</w:t>
      </w:r>
      <w:r w:rsidRPr="00B33663">
        <w:rPr>
          <w:spacing w:val="-3"/>
          <w:sz w:val="26"/>
        </w:rPr>
        <w:t xml:space="preserve"> </w:t>
      </w:r>
      <w:r w:rsidRPr="00B33663">
        <w:rPr>
          <w:sz w:val="26"/>
        </w:rPr>
        <w:t>link</w:t>
      </w:r>
      <w:r w:rsidRPr="00B33663">
        <w:rPr>
          <w:spacing w:val="-3"/>
          <w:sz w:val="26"/>
        </w:rPr>
        <w:t xml:space="preserve"> </w:t>
      </w:r>
      <w:r w:rsidRPr="00B33663">
        <w:rPr>
          <w:sz w:val="26"/>
        </w:rPr>
        <w:t>control</w:t>
      </w:r>
      <w:r w:rsidRPr="00B33663">
        <w:rPr>
          <w:spacing w:val="-2"/>
          <w:sz w:val="26"/>
        </w:rPr>
        <w:t xml:space="preserve"> </w:t>
      </w:r>
      <w:r w:rsidRPr="00B33663">
        <w:rPr>
          <w:sz w:val="26"/>
        </w:rPr>
        <w:t>service</w:t>
      </w:r>
      <w:r w:rsidRPr="00B33663">
        <w:rPr>
          <w:spacing w:val="61"/>
          <w:sz w:val="26"/>
        </w:rPr>
        <w:t xml:space="preserve"> </w:t>
      </w:r>
      <w:r w:rsidRPr="00B33663">
        <w:rPr>
          <w:sz w:val="26"/>
        </w:rPr>
        <w:t>include</w:t>
      </w:r>
    </w:p>
    <w:p w14:paraId="4CD2EEBC" w14:textId="77777777" w:rsidR="00CD7E1A" w:rsidRPr="00B33663" w:rsidRDefault="00A42A03" w:rsidP="00E700C1">
      <w:pPr>
        <w:pStyle w:val="ListParagraph"/>
        <w:numPr>
          <w:ilvl w:val="2"/>
          <w:numId w:val="35"/>
        </w:numPr>
        <w:tabs>
          <w:tab w:val="left" w:pos="2608"/>
        </w:tabs>
        <w:spacing w:before="5"/>
        <w:ind w:hanging="371"/>
        <w:jc w:val="both"/>
        <w:rPr>
          <w:b/>
          <w:sz w:val="26"/>
        </w:rPr>
      </w:pPr>
      <w:r w:rsidRPr="00B33663">
        <w:rPr>
          <w:b/>
          <w:sz w:val="26"/>
        </w:rPr>
        <w:t xml:space="preserve">Framing  </w:t>
      </w:r>
      <w:r w:rsidRPr="00B33663">
        <w:rPr>
          <w:b/>
          <w:spacing w:val="63"/>
          <w:sz w:val="26"/>
        </w:rPr>
        <w:t xml:space="preserve"> </w:t>
      </w:r>
      <w:r w:rsidRPr="00B33663">
        <w:rPr>
          <w:b/>
          <w:sz w:val="26"/>
        </w:rPr>
        <w:t>(2)</w:t>
      </w:r>
      <w:r w:rsidRPr="00B33663">
        <w:rPr>
          <w:b/>
          <w:spacing w:val="-1"/>
          <w:sz w:val="26"/>
        </w:rPr>
        <w:t xml:space="preserve"> </w:t>
      </w:r>
      <w:r w:rsidRPr="00B33663">
        <w:rPr>
          <w:b/>
          <w:sz w:val="26"/>
        </w:rPr>
        <w:t>Flow</w:t>
      </w:r>
      <w:r w:rsidRPr="00B33663">
        <w:rPr>
          <w:b/>
          <w:spacing w:val="3"/>
          <w:sz w:val="26"/>
        </w:rPr>
        <w:t xml:space="preserve"> </w:t>
      </w:r>
      <w:r w:rsidRPr="00B33663">
        <w:rPr>
          <w:b/>
          <w:sz w:val="26"/>
        </w:rPr>
        <w:t>Control</w:t>
      </w:r>
      <w:r w:rsidRPr="00B33663">
        <w:rPr>
          <w:b/>
          <w:spacing w:val="127"/>
          <w:sz w:val="26"/>
        </w:rPr>
        <w:t xml:space="preserve"> </w:t>
      </w:r>
      <w:r w:rsidRPr="00B33663">
        <w:rPr>
          <w:b/>
          <w:sz w:val="26"/>
        </w:rPr>
        <w:t>(3)</w:t>
      </w:r>
      <w:r w:rsidRPr="00B33663">
        <w:rPr>
          <w:b/>
          <w:spacing w:val="-2"/>
          <w:sz w:val="26"/>
        </w:rPr>
        <w:t xml:space="preserve"> </w:t>
      </w:r>
      <w:r w:rsidRPr="00B33663">
        <w:rPr>
          <w:b/>
          <w:sz w:val="26"/>
        </w:rPr>
        <w:t>Error</w:t>
      </w:r>
      <w:r w:rsidRPr="00B33663">
        <w:rPr>
          <w:b/>
          <w:spacing w:val="-1"/>
          <w:sz w:val="26"/>
        </w:rPr>
        <w:t xml:space="preserve"> </w:t>
      </w:r>
      <w:r w:rsidRPr="00B33663">
        <w:rPr>
          <w:b/>
          <w:sz w:val="26"/>
        </w:rPr>
        <w:t>Control</w:t>
      </w:r>
    </w:p>
    <w:p w14:paraId="62486C05" w14:textId="77777777" w:rsidR="00CD7E1A" w:rsidRPr="00B33663" w:rsidRDefault="00CD7E1A">
      <w:pPr>
        <w:pStyle w:val="BodyText"/>
        <w:spacing w:before="11"/>
        <w:ind w:left="0"/>
        <w:rPr>
          <w:b/>
          <w:sz w:val="38"/>
        </w:rPr>
      </w:pPr>
    </w:p>
    <w:p w14:paraId="6B5D3501" w14:textId="77777777" w:rsidR="00CD7E1A" w:rsidRPr="00B33663" w:rsidRDefault="00A42A03" w:rsidP="00E700C1">
      <w:pPr>
        <w:pStyle w:val="Heading2"/>
        <w:numPr>
          <w:ilvl w:val="3"/>
          <w:numId w:val="35"/>
        </w:numPr>
        <w:tabs>
          <w:tab w:val="left" w:pos="4271"/>
        </w:tabs>
        <w:ind w:right="155" w:hanging="4271"/>
        <w:jc w:val="left"/>
        <w:rPr>
          <w:u w:val="none"/>
        </w:rPr>
      </w:pPr>
      <w:r w:rsidRPr="00B33663">
        <w:rPr>
          <w:u w:val="none"/>
        </w:rPr>
        <w:t>FRAMING</w:t>
      </w:r>
    </w:p>
    <w:p w14:paraId="7E559017" w14:textId="77777777" w:rsidR="00CD7E1A" w:rsidRPr="00B33663" w:rsidRDefault="00A42A03" w:rsidP="00E700C1">
      <w:pPr>
        <w:pStyle w:val="ListParagraph"/>
        <w:numPr>
          <w:ilvl w:val="0"/>
          <w:numId w:val="36"/>
        </w:numPr>
        <w:tabs>
          <w:tab w:val="left" w:pos="1200"/>
          <w:tab w:val="left" w:pos="1201"/>
        </w:tabs>
        <w:spacing w:before="158" w:line="237" w:lineRule="auto"/>
        <w:ind w:right="640"/>
        <w:rPr>
          <w:sz w:val="26"/>
        </w:rPr>
      </w:pPr>
      <w:r w:rsidRPr="00B33663">
        <w:rPr>
          <w:sz w:val="26"/>
        </w:rPr>
        <w:t>The</w:t>
      </w:r>
      <w:r w:rsidRPr="00B33663">
        <w:rPr>
          <w:spacing w:val="22"/>
          <w:sz w:val="26"/>
        </w:rPr>
        <w:t xml:space="preserve"> </w:t>
      </w:r>
      <w:r w:rsidRPr="00B33663">
        <w:rPr>
          <w:sz w:val="26"/>
        </w:rPr>
        <w:t>data-link</w:t>
      </w:r>
      <w:r w:rsidRPr="00B33663">
        <w:rPr>
          <w:spacing w:val="22"/>
          <w:sz w:val="26"/>
        </w:rPr>
        <w:t xml:space="preserve"> </w:t>
      </w:r>
      <w:r w:rsidRPr="00B33663">
        <w:rPr>
          <w:sz w:val="26"/>
        </w:rPr>
        <w:t>layer</w:t>
      </w:r>
      <w:r w:rsidRPr="00B33663">
        <w:rPr>
          <w:spacing w:val="47"/>
          <w:sz w:val="26"/>
        </w:rPr>
        <w:t xml:space="preserve"> </w:t>
      </w:r>
      <w:r w:rsidRPr="00B33663">
        <w:rPr>
          <w:sz w:val="26"/>
        </w:rPr>
        <w:t>packs</w:t>
      </w:r>
      <w:r w:rsidRPr="00B33663">
        <w:rPr>
          <w:spacing w:val="22"/>
          <w:sz w:val="26"/>
        </w:rPr>
        <w:t xml:space="preserve"> </w:t>
      </w:r>
      <w:r w:rsidRPr="00B33663">
        <w:rPr>
          <w:sz w:val="26"/>
        </w:rPr>
        <w:t>the</w:t>
      </w:r>
      <w:r w:rsidRPr="00B33663">
        <w:rPr>
          <w:spacing w:val="46"/>
          <w:sz w:val="26"/>
        </w:rPr>
        <w:t xml:space="preserve"> </w:t>
      </w:r>
      <w:r w:rsidRPr="00B33663">
        <w:rPr>
          <w:sz w:val="26"/>
        </w:rPr>
        <w:t>bits</w:t>
      </w:r>
      <w:r w:rsidRPr="00B33663">
        <w:rPr>
          <w:spacing w:val="22"/>
          <w:sz w:val="26"/>
        </w:rPr>
        <w:t xml:space="preserve"> </w:t>
      </w:r>
      <w:r w:rsidRPr="00B33663">
        <w:rPr>
          <w:sz w:val="26"/>
        </w:rPr>
        <w:t>of</w:t>
      </w:r>
      <w:r w:rsidRPr="00B33663">
        <w:rPr>
          <w:spacing w:val="24"/>
          <w:sz w:val="26"/>
        </w:rPr>
        <w:t xml:space="preserve"> </w:t>
      </w:r>
      <w:r w:rsidRPr="00B33663">
        <w:rPr>
          <w:sz w:val="26"/>
        </w:rPr>
        <w:t>a</w:t>
      </w:r>
      <w:r w:rsidRPr="00B33663">
        <w:rPr>
          <w:spacing w:val="23"/>
          <w:sz w:val="26"/>
        </w:rPr>
        <w:t xml:space="preserve"> </w:t>
      </w:r>
      <w:r w:rsidRPr="00B33663">
        <w:rPr>
          <w:sz w:val="26"/>
        </w:rPr>
        <w:t>message</w:t>
      </w:r>
      <w:r w:rsidRPr="00B33663">
        <w:rPr>
          <w:spacing w:val="22"/>
          <w:sz w:val="26"/>
        </w:rPr>
        <w:t xml:space="preserve"> </w:t>
      </w:r>
      <w:r w:rsidRPr="00B33663">
        <w:rPr>
          <w:sz w:val="26"/>
        </w:rPr>
        <w:t>into</w:t>
      </w:r>
      <w:r w:rsidRPr="00B33663">
        <w:rPr>
          <w:spacing w:val="22"/>
          <w:sz w:val="26"/>
        </w:rPr>
        <w:t xml:space="preserve"> </w:t>
      </w:r>
      <w:r w:rsidRPr="00B33663">
        <w:rPr>
          <w:sz w:val="26"/>
        </w:rPr>
        <w:t>frames,</w:t>
      </w:r>
      <w:r w:rsidRPr="00B33663">
        <w:rPr>
          <w:spacing w:val="22"/>
          <w:sz w:val="26"/>
        </w:rPr>
        <w:t xml:space="preserve"> </w:t>
      </w:r>
      <w:r w:rsidRPr="00B33663">
        <w:rPr>
          <w:sz w:val="26"/>
        </w:rPr>
        <w:t>so</w:t>
      </w:r>
      <w:r w:rsidRPr="00B33663">
        <w:rPr>
          <w:spacing w:val="22"/>
          <w:sz w:val="26"/>
        </w:rPr>
        <w:t xml:space="preserve"> </w:t>
      </w:r>
      <w:r w:rsidRPr="00B33663">
        <w:rPr>
          <w:sz w:val="26"/>
        </w:rPr>
        <w:t>that</w:t>
      </w:r>
      <w:r w:rsidRPr="00B33663">
        <w:rPr>
          <w:spacing w:val="22"/>
          <w:sz w:val="26"/>
        </w:rPr>
        <w:t xml:space="preserve"> </w:t>
      </w:r>
      <w:r w:rsidRPr="00B33663">
        <w:rPr>
          <w:sz w:val="26"/>
        </w:rPr>
        <w:t>each</w:t>
      </w:r>
      <w:r w:rsidRPr="00B33663">
        <w:rPr>
          <w:spacing w:val="-62"/>
          <w:sz w:val="26"/>
        </w:rPr>
        <w:t xml:space="preserve"> </w:t>
      </w:r>
      <w:r w:rsidRPr="00B33663">
        <w:rPr>
          <w:sz w:val="26"/>
        </w:rPr>
        <w:t>frame</w:t>
      </w:r>
      <w:r w:rsidRPr="00B33663">
        <w:rPr>
          <w:spacing w:val="-2"/>
          <w:sz w:val="26"/>
        </w:rPr>
        <w:t xml:space="preserve"> </w:t>
      </w:r>
      <w:r w:rsidRPr="00B33663">
        <w:rPr>
          <w:sz w:val="26"/>
        </w:rPr>
        <w:t>is</w:t>
      </w:r>
      <w:r w:rsidRPr="00B33663">
        <w:rPr>
          <w:spacing w:val="-1"/>
          <w:sz w:val="26"/>
        </w:rPr>
        <w:t xml:space="preserve"> </w:t>
      </w:r>
      <w:r w:rsidRPr="00B33663">
        <w:rPr>
          <w:sz w:val="26"/>
        </w:rPr>
        <w:t>distinguishable</w:t>
      </w:r>
      <w:r w:rsidRPr="00B33663">
        <w:rPr>
          <w:spacing w:val="-1"/>
          <w:sz w:val="26"/>
        </w:rPr>
        <w:t xml:space="preserve"> </w:t>
      </w:r>
      <w:r w:rsidRPr="00B33663">
        <w:rPr>
          <w:sz w:val="26"/>
        </w:rPr>
        <w:t>from</w:t>
      </w:r>
      <w:r w:rsidRPr="00B33663">
        <w:rPr>
          <w:spacing w:val="-3"/>
          <w:sz w:val="26"/>
        </w:rPr>
        <w:t xml:space="preserve"> </w:t>
      </w:r>
      <w:r w:rsidRPr="00B33663">
        <w:rPr>
          <w:sz w:val="26"/>
        </w:rPr>
        <w:t>another.</w:t>
      </w:r>
    </w:p>
    <w:p w14:paraId="4DD568E9" w14:textId="77777777" w:rsidR="00CD7E1A" w:rsidRPr="00B33663" w:rsidRDefault="00A42A03">
      <w:pPr>
        <w:pStyle w:val="BodyText"/>
        <w:spacing w:before="4"/>
        <w:ind w:left="0"/>
        <w:rPr>
          <w:sz w:val="15"/>
        </w:rPr>
      </w:pPr>
      <w:r w:rsidRPr="00B33663">
        <w:rPr>
          <w:noProof/>
          <w:lang w:val="en-IN" w:eastAsia="en-IN"/>
        </w:rPr>
        <w:drawing>
          <wp:anchor distT="0" distB="0" distL="0" distR="0" simplePos="0" relativeHeight="251587072" behindDoc="0" locked="0" layoutInCell="1" allowOverlap="1" wp14:anchorId="1301CFA7" wp14:editId="07777777">
            <wp:simplePos x="0" y="0"/>
            <wp:positionH relativeFrom="page">
              <wp:posOffset>2422183</wp:posOffset>
            </wp:positionH>
            <wp:positionV relativeFrom="paragraph">
              <wp:posOffset>137087</wp:posOffset>
            </wp:positionV>
            <wp:extent cx="3161560" cy="1040320"/>
            <wp:effectExtent l="0" t="0" r="0" b="0"/>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19" cstate="print"/>
                    <a:stretch>
                      <a:fillRect/>
                    </a:stretch>
                  </pic:blipFill>
                  <pic:spPr>
                    <a:xfrm>
                      <a:off x="0" y="0"/>
                      <a:ext cx="3161560" cy="1040320"/>
                    </a:xfrm>
                    <a:prstGeom prst="rect">
                      <a:avLst/>
                    </a:prstGeom>
                  </pic:spPr>
                </pic:pic>
              </a:graphicData>
            </a:graphic>
          </wp:anchor>
        </w:drawing>
      </w:r>
    </w:p>
    <w:p w14:paraId="1E5D0BC2" w14:textId="77777777" w:rsidR="00CD7E1A" w:rsidRPr="00B33663" w:rsidRDefault="00A42A03" w:rsidP="00E700C1">
      <w:pPr>
        <w:pStyle w:val="ListParagraph"/>
        <w:numPr>
          <w:ilvl w:val="0"/>
          <w:numId w:val="36"/>
        </w:numPr>
        <w:tabs>
          <w:tab w:val="left" w:pos="1200"/>
          <w:tab w:val="left" w:pos="1201"/>
        </w:tabs>
        <w:spacing w:before="77" w:line="237" w:lineRule="auto"/>
        <w:ind w:right="648"/>
        <w:rPr>
          <w:sz w:val="26"/>
        </w:rPr>
      </w:pPr>
      <w:r w:rsidRPr="00B33663">
        <w:rPr>
          <w:sz w:val="26"/>
        </w:rPr>
        <w:t>Although</w:t>
      </w:r>
      <w:r w:rsidRPr="00B33663">
        <w:rPr>
          <w:spacing w:val="51"/>
          <w:sz w:val="26"/>
        </w:rPr>
        <w:t xml:space="preserve"> </w:t>
      </w:r>
      <w:r w:rsidRPr="00B33663">
        <w:rPr>
          <w:sz w:val="26"/>
        </w:rPr>
        <w:t>the</w:t>
      </w:r>
      <w:r w:rsidRPr="00B33663">
        <w:rPr>
          <w:spacing w:val="53"/>
          <w:sz w:val="26"/>
        </w:rPr>
        <w:t xml:space="preserve"> </w:t>
      </w:r>
      <w:r w:rsidRPr="00B33663">
        <w:rPr>
          <w:sz w:val="26"/>
        </w:rPr>
        <w:t>whole</w:t>
      </w:r>
      <w:r w:rsidRPr="00B33663">
        <w:rPr>
          <w:spacing w:val="53"/>
          <w:sz w:val="26"/>
        </w:rPr>
        <w:t xml:space="preserve"> </w:t>
      </w:r>
      <w:r w:rsidRPr="00B33663">
        <w:rPr>
          <w:sz w:val="26"/>
        </w:rPr>
        <w:t>message</w:t>
      </w:r>
      <w:r w:rsidRPr="00B33663">
        <w:rPr>
          <w:spacing w:val="52"/>
          <w:sz w:val="26"/>
        </w:rPr>
        <w:t xml:space="preserve"> </w:t>
      </w:r>
      <w:r w:rsidRPr="00B33663">
        <w:rPr>
          <w:sz w:val="26"/>
        </w:rPr>
        <w:t>could</w:t>
      </w:r>
      <w:r w:rsidRPr="00B33663">
        <w:rPr>
          <w:spacing w:val="53"/>
          <w:sz w:val="26"/>
        </w:rPr>
        <w:t xml:space="preserve"> </w:t>
      </w:r>
      <w:r w:rsidRPr="00B33663">
        <w:rPr>
          <w:sz w:val="26"/>
        </w:rPr>
        <w:t>be</w:t>
      </w:r>
      <w:r w:rsidRPr="00B33663">
        <w:rPr>
          <w:spacing w:val="53"/>
          <w:sz w:val="26"/>
        </w:rPr>
        <w:t xml:space="preserve"> </w:t>
      </w:r>
      <w:r w:rsidRPr="00B33663">
        <w:rPr>
          <w:sz w:val="26"/>
        </w:rPr>
        <w:t>packed</w:t>
      </w:r>
      <w:r w:rsidRPr="00B33663">
        <w:rPr>
          <w:spacing w:val="51"/>
          <w:sz w:val="26"/>
        </w:rPr>
        <w:t xml:space="preserve"> </w:t>
      </w:r>
      <w:r w:rsidRPr="00B33663">
        <w:rPr>
          <w:sz w:val="26"/>
        </w:rPr>
        <w:t>in</w:t>
      </w:r>
      <w:r w:rsidRPr="00B33663">
        <w:rPr>
          <w:spacing w:val="52"/>
          <w:sz w:val="26"/>
        </w:rPr>
        <w:t xml:space="preserve"> </w:t>
      </w:r>
      <w:r w:rsidRPr="00B33663">
        <w:rPr>
          <w:sz w:val="26"/>
        </w:rPr>
        <w:t>one</w:t>
      </w:r>
      <w:r w:rsidRPr="00B33663">
        <w:rPr>
          <w:spacing w:val="53"/>
          <w:sz w:val="26"/>
        </w:rPr>
        <w:t xml:space="preserve"> </w:t>
      </w:r>
      <w:r w:rsidRPr="00B33663">
        <w:rPr>
          <w:sz w:val="26"/>
        </w:rPr>
        <w:t>frame,</w:t>
      </w:r>
      <w:r w:rsidRPr="00B33663">
        <w:rPr>
          <w:spacing w:val="51"/>
          <w:sz w:val="26"/>
        </w:rPr>
        <w:t xml:space="preserve"> </w:t>
      </w:r>
      <w:r w:rsidRPr="00B33663">
        <w:rPr>
          <w:sz w:val="26"/>
        </w:rPr>
        <w:t>that</w:t>
      </w:r>
      <w:r w:rsidRPr="00B33663">
        <w:rPr>
          <w:spacing w:val="51"/>
          <w:sz w:val="26"/>
        </w:rPr>
        <w:t xml:space="preserve"> </w:t>
      </w:r>
      <w:r w:rsidRPr="00B33663">
        <w:rPr>
          <w:sz w:val="26"/>
        </w:rPr>
        <w:t>is</w:t>
      </w:r>
      <w:r w:rsidRPr="00B33663">
        <w:rPr>
          <w:spacing w:val="52"/>
          <w:sz w:val="26"/>
        </w:rPr>
        <w:t xml:space="preserve"> </w:t>
      </w:r>
      <w:r w:rsidRPr="00B33663">
        <w:rPr>
          <w:sz w:val="26"/>
        </w:rPr>
        <w:t>not</w:t>
      </w:r>
      <w:r w:rsidRPr="00B33663">
        <w:rPr>
          <w:spacing w:val="-62"/>
          <w:sz w:val="26"/>
        </w:rPr>
        <w:t xml:space="preserve"> </w:t>
      </w:r>
      <w:r w:rsidRPr="00B33663">
        <w:rPr>
          <w:sz w:val="26"/>
        </w:rPr>
        <w:t>normally</w:t>
      </w:r>
      <w:r w:rsidRPr="00B33663">
        <w:rPr>
          <w:spacing w:val="-5"/>
          <w:sz w:val="26"/>
        </w:rPr>
        <w:t xml:space="preserve"> </w:t>
      </w:r>
      <w:r w:rsidRPr="00B33663">
        <w:rPr>
          <w:sz w:val="26"/>
        </w:rPr>
        <w:t>done.</w:t>
      </w:r>
    </w:p>
    <w:p w14:paraId="28E7F6D8" w14:textId="77777777" w:rsidR="00CD7E1A" w:rsidRPr="00B33663" w:rsidRDefault="00A42A03" w:rsidP="00E700C1">
      <w:pPr>
        <w:pStyle w:val="ListParagraph"/>
        <w:numPr>
          <w:ilvl w:val="0"/>
          <w:numId w:val="36"/>
        </w:numPr>
        <w:tabs>
          <w:tab w:val="left" w:pos="1200"/>
          <w:tab w:val="left" w:pos="1201"/>
        </w:tabs>
        <w:spacing w:before="5" w:line="237" w:lineRule="auto"/>
        <w:ind w:right="644"/>
        <w:rPr>
          <w:sz w:val="26"/>
        </w:rPr>
      </w:pPr>
      <w:r w:rsidRPr="00B33663">
        <w:rPr>
          <w:sz w:val="26"/>
        </w:rPr>
        <w:t>One</w:t>
      </w:r>
      <w:r w:rsidRPr="00B33663">
        <w:rPr>
          <w:spacing w:val="5"/>
          <w:sz w:val="26"/>
        </w:rPr>
        <w:t xml:space="preserve"> </w:t>
      </w:r>
      <w:r w:rsidRPr="00B33663">
        <w:rPr>
          <w:sz w:val="26"/>
        </w:rPr>
        <w:t>reason</w:t>
      </w:r>
      <w:r w:rsidRPr="00B33663">
        <w:rPr>
          <w:spacing w:val="5"/>
          <w:sz w:val="26"/>
        </w:rPr>
        <w:t xml:space="preserve"> </w:t>
      </w:r>
      <w:r w:rsidRPr="00B33663">
        <w:rPr>
          <w:sz w:val="26"/>
        </w:rPr>
        <w:t>is</w:t>
      </w:r>
      <w:r w:rsidRPr="00B33663">
        <w:rPr>
          <w:spacing w:val="7"/>
          <w:sz w:val="26"/>
        </w:rPr>
        <w:t xml:space="preserve"> </w:t>
      </w:r>
      <w:r w:rsidRPr="00B33663">
        <w:rPr>
          <w:sz w:val="26"/>
        </w:rPr>
        <w:t>that</w:t>
      </w:r>
      <w:r w:rsidRPr="00B33663">
        <w:rPr>
          <w:spacing w:val="10"/>
          <w:sz w:val="26"/>
        </w:rPr>
        <w:t xml:space="preserve"> </w:t>
      </w:r>
      <w:r w:rsidRPr="00B33663">
        <w:rPr>
          <w:sz w:val="26"/>
        </w:rPr>
        <w:t>a</w:t>
      </w:r>
      <w:r w:rsidRPr="00B33663">
        <w:rPr>
          <w:spacing w:val="5"/>
          <w:sz w:val="26"/>
        </w:rPr>
        <w:t xml:space="preserve"> </w:t>
      </w:r>
      <w:r w:rsidRPr="00B33663">
        <w:rPr>
          <w:sz w:val="26"/>
        </w:rPr>
        <w:t>frame</w:t>
      </w:r>
      <w:r w:rsidRPr="00B33663">
        <w:rPr>
          <w:spacing w:val="9"/>
          <w:sz w:val="26"/>
        </w:rPr>
        <w:t xml:space="preserve"> </w:t>
      </w:r>
      <w:r w:rsidRPr="00B33663">
        <w:rPr>
          <w:sz w:val="26"/>
        </w:rPr>
        <w:t>can</w:t>
      </w:r>
      <w:r w:rsidRPr="00B33663">
        <w:rPr>
          <w:spacing w:val="8"/>
          <w:sz w:val="26"/>
        </w:rPr>
        <w:t xml:space="preserve"> </w:t>
      </w:r>
      <w:r w:rsidRPr="00B33663">
        <w:rPr>
          <w:sz w:val="26"/>
        </w:rPr>
        <w:t>be</w:t>
      </w:r>
      <w:r w:rsidRPr="00B33663">
        <w:rPr>
          <w:spacing w:val="8"/>
          <w:sz w:val="26"/>
        </w:rPr>
        <w:t xml:space="preserve"> </w:t>
      </w:r>
      <w:r w:rsidRPr="00B33663">
        <w:rPr>
          <w:sz w:val="26"/>
        </w:rPr>
        <w:t>very large,</w:t>
      </w:r>
      <w:r w:rsidRPr="00B33663">
        <w:rPr>
          <w:spacing w:val="8"/>
          <w:sz w:val="26"/>
        </w:rPr>
        <w:t xml:space="preserve"> </w:t>
      </w:r>
      <w:r w:rsidRPr="00B33663">
        <w:rPr>
          <w:sz w:val="26"/>
        </w:rPr>
        <w:t>making</w:t>
      </w:r>
      <w:r w:rsidRPr="00B33663">
        <w:rPr>
          <w:spacing w:val="6"/>
          <w:sz w:val="26"/>
        </w:rPr>
        <w:t xml:space="preserve"> </w:t>
      </w:r>
      <w:r w:rsidRPr="00B33663">
        <w:rPr>
          <w:sz w:val="26"/>
        </w:rPr>
        <w:t>flow</w:t>
      </w:r>
      <w:r w:rsidRPr="00B33663">
        <w:rPr>
          <w:spacing w:val="7"/>
          <w:sz w:val="26"/>
        </w:rPr>
        <w:t xml:space="preserve"> </w:t>
      </w:r>
      <w:r w:rsidRPr="00B33663">
        <w:rPr>
          <w:sz w:val="26"/>
        </w:rPr>
        <w:t>and</w:t>
      </w:r>
      <w:r w:rsidRPr="00B33663">
        <w:rPr>
          <w:spacing w:val="8"/>
          <w:sz w:val="26"/>
        </w:rPr>
        <w:t xml:space="preserve"> </w:t>
      </w:r>
      <w:r w:rsidRPr="00B33663">
        <w:rPr>
          <w:sz w:val="26"/>
        </w:rPr>
        <w:t>error</w:t>
      </w:r>
      <w:r w:rsidRPr="00B33663">
        <w:rPr>
          <w:spacing w:val="8"/>
          <w:sz w:val="26"/>
        </w:rPr>
        <w:t xml:space="preserve"> </w:t>
      </w:r>
      <w:r w:rsidRPr="00B33663">
        <w:rPr>
          <w:sz w:val="26"/>
        </w:rPr>
        <w:t>control</w:t>
      </w:r>
      <w:r w:rsidRPr="00B33663">
        <w:rPr>
          <w:spacing w:val="-62"/>
          <w:sz w:val="26"/>
        </w:rPr>
        <w:t xml:space="preserve"> </w:t>
      </w:r>
      <w:r w:rsidRPr="00B33663">
        <w:rPr>
          <w:sz w:val="26"/>
        </w:rPr>
        <w:t>very</w:t>
      </w:r>
      <w:r w:rsidRPr="00B33663">
        <w:rPr>
          <w:spacing w:val="-5"/>
          <w:sz w:val="26"/>
        </w:rPr>
        <w:t xml:space="preserve"> </w:t>
      </w:r>
      <w:r w:rsidRPr="00B33663">
        <w:rPr>
          <w:sz w:val="26"/>
        </w:rPr>
        <w:t>inefficient.</w:t>
      </w:r>
    </w:p>
    <w:p w14:paraId="4101652C" w14:textId="77777777" w:rsidR="00CD7E1A" w:rsidRPr="00B33663" w:rsidRDefault="00CD7E1A">
      <w:pPr>
        <w:spacing w:line="237"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4B99056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CF531E0">
          <v:group id="_x0000_s1146" style="width:436.3pt;height:4.45pt;mso-position-horizontal-relative:char;mso-position-vertical-relative:line" coordsize="8726,89">
            <v:shape id="_x0000_s1147"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1299C43A" w14:textId="77777777" w:rsidR="00CD7E1A" w:rsidRPr="00B33663" w:rsidRDefault="00CD7E1A">
      <w:pPr>
        <w:pStyle w:val="BodyText"/>
        <w:spacing w:before="8"/>
        <w:ind w:left="0"/>
        <w:rPr>
          <w:sz w:val="15"/>
        </w:rPr>
      </w:pPr>
    </w:p>
    <w:p w14:paraId="106A181A" w14:textId="77777777" w:rsidR="00CD7E1A" w:rsidRPr="00B33663" w:rsidRDefault="00A42A03" w:rsidP="00E700C1">
      <w:pPr>
        <w:pStyle w:val="ListParagraph"/>
        <w:numPr>
          <w:ilvl w:val="0"/>
          <w:numId w:val="36"/>
        </w:numPr>
        <w:tabs>
          <w:tab w:val="left" w:pos="1200"/>
          <w:tab w:val="left" w:pos="1201"/>
        </w:tabs>
        <w:spacing w:before="99"/>
        <w:ind w:right="636"/>
        <w:rPr>
          <w:sz w:val="26"/>
        </w:rPr>
      </w:pPr>
      <w:r w:rsidRPr="00B33663">
        <w:rPr>
          <w:sz w:val="26"/>
        </w:rPr>
        <w:t>When</w:t>
      </w:r>
      <w:r w:rsidRPr="00B33663">
        <w:rPr>
          <w:spacing w:val="20"/>
          <w:sz w:val="26"/>
        </w:rPr>
        <w:t xml:space="preserve"> </w:t>
      </w:r>
      <w:r w:rsidRPr="00B33663">
        <w:rPr>
          <w:sz w:val="26"/>
        </w:rPr>
        <w:t>a</w:t>
      </w:r>
      <w:r w:rsidRPr="00B33663">
        <w:rPr>
          <w:spacing w:val="20"/>
          <w:sz w:val="26"/>
        </w:rPr>
        <w:t xml:space="preserve"> </w:t>
      </w:r>
      <w:r w:rsidRPr="00B33663">
        <w:rPr>
          <w:sz w:val="26"/>
        </w:rPr>
        <w:t>message</w:t>
      </w:r>
      <w:r w:rsidRPr="00B33663">
        <w:rPr>
          <w:spacing w:val="20"/>
          <w:sz w:val="26"/>
        </w:rPr>
        <w:t xml:space="preserve"> </w:t>
      </w:r>
      <w:r w:rsidRPr="00B33663">
        <w:rPr>
          <w:sz w:val="26"/>
        </w:rPr>
        <w:t>is</w:t>
      </w:r>
      <w:r w:rsidRPr="00B33663">
        <w:rPr>
          <w:spacing w:val="20"/>
          <w:sz w:val="26"/>
        </w:rPr>
        <w:t xml:space="preserve"> </w:t>
      </w:r>
      <w:r w:rsidRPr="00B33663">
        <w:rPr>
          <w:sz w:val="26"/>
        </w:rPr>
        <w:t>carried</w:t>
      </w:r>
      <w:r w:rsidRPr="00B33663">
        <w:rPr>
          <w:spacing w:val="21"/>
          <w:sz w:val="26"/>
        </w:rPr>
        <w:t xml:space="preserve"> </w:t>
      </w:r>
      <w:r w:rsidRPr="00B33663">
        <w:rPr>
          <w:sz w:val="26"/>
        </w:rPr>
        <w:t>in</w:t>
      </w:r>
      <w:r w:rsidRPr="00B33663">
        <w:rPr>
          <w:spacing w:val="20"/>
          <w:sz w:val="26"/>
        </w:rPr>
        <w:t xml:space="preserve"> </w:t>
      </w:r>
      <w:r w:rsidRPr="00B33663">
        <w:rPr>
          <w:sz w:val="26"/>
        </w:rPr>
        <w:t>one</w:t>
      </w:r>
      <w:r w:rsidRPr="00B33663">
        <w:rPr>
          <w:spacing w:val="20"/>
          <w:sz w:val="26"/>
        </w:rPr>
        <w:t xml:space="preserve"> </w:t>
      </w:r>
      <w:r w:rsidRPr="00B33663">
        <w:rPr>
          <w:sz w:val="26"/>
        </w:rPr>
        <w:t>very</w:t>
      </w:r>
      <w:r w:rsidRPr="00B33663">
        <w:rPr>
          <w:spacing w:val="15"/>
          <w:sz w:val="26"/>
        </w:rPr>
        <w:t xml:space="preserve"> </w:t>
      </w:r>
      <w:r w:rsidRPr="00B33663">
        <w:rPr>
          <w:sz w:val="26"/>
        </w:rPr>
        <w:t>large</w:t>
      </w:r>
      <w:r w:rsidRPr="00B33663">
        <w:rPr>
          <w:spacing w:val="21"/>
          <w:sz w:val="26"/>
        </w:rPr>
        <w:t xml:space="preserve"> </w:t>
      </w:r>
      <w:r w:rsidRPr="00B33663">
        <w:rPr>
          <w:sz w:val="26"/>
        </w:rPr>
        <w:t>frame,</w:t>
      </w:r>
      <w:r w:rsidRPr="00B33663">
        <w:rPr>
          <w:spacing w:val="20"/>
          <w:sz w:val="26"/>
        </w:rPr>
        <w:t xml:space="preserve"> </w:t>
      </w:r>
      <w:r w:rsidRPr="00B33663">
        <w:rPr>
          <w:sz w:val="26"/>
        </w:rPr>
        <w:t>even</w:t>
      </w:r>
      <w:r w:rsidRPr="00B33663">
        <w:rPr>
          <w:spacing w:val="20"/>
          <w:sz w:val="26"/>
        </w:rPr>
        <w:t xml:space="preserve"> </w:t>
      </w:r>
      <w:r w:rsidRPr="00B33663">
        <w:rPr>
          <w:sz w:val="26"/>
        </w:rPr>
        <w:t>a</w:t>
      </w:r>
      <w:r w:rsidRPr="00B33663">
        <w:rPr>
          <w:spacing w:val="20"/>
          <w:sz w:val="26"/>
        </w:rPr>
        <w:t xml:space="preserve"> </w:t>
      </w:r>
      <w:r w:rsidRPr="00B33663">
        <w:rPr>
          <w:sz w:val="26"/>
        </w:rPr>
        <w:t>single-bit</w:t>
      </w:r>
      <w:r w:rsidRPr="00B33663">
        <w:rPr>
          <w:spacing w:val="20"/>
          <w:sz w:val="26"/>
        </w:rPr>
        <w:t xml:space="preserve"> </w:t>
      </w:r>
      <w:r w:rsidRPr="00B33663">
        <w:rPr>
          <w:sz w:val="26"/>
        </w:rPr>
        <w:t>error</w:t>
      </w:r>
      <w:r w:rsidRPr="00B33663">
        <w:rPr>
          <w:spacing w:val="-62"/>
          <w:sz w:val="26"/>
        </w:rPr>
        <w:t xml:space="preserve"> </w:t>
      </w:r>
      <w:r w:rsidRPr="00B33663">
        <w:rPr>
          <w:sz w:val="26"/>
        </w:rPr>
        <w:t>would</w:t>
      </w:r>
      <w:r w:rsidRPr="00B33663">
        <w:rPr>
          <w:spacing w:val="-2"/>
          <w:sz w:val="26"/>
        </w:rPr>
        <w:t xml:space="preserve"> </w:t>
      </w:r>
      <w:r w:rsidRPr="00B33663">
        <w:rPr>
          <w:sz w:val="26"/>
        </w:rPr>
        <w:t>require</w:t>
      </w:r>
      <w:r w:rsidRPr="00B33663">
        <w:rPr>
          <w:spacing w:val="-1"/>
          <w:sz w:val="26"/>
        </w:rPr>
        <w:t xml:space="preserve"> </w:t>
      </w:r>
      <w:r w:rsidRPr="00B33663">
        <w:rPr>
          <w:sz w:val="26"/>
        </w:rPr>
        <w:t>the</w:t>
      </w:r>
      <w:r w:rsidRPr="00B33663">
        <w:rPr>
          <w:spacing w:val="-1"/>
          <w:sz w:val="26"/>
        </w:rPr>
        <w:t xml:space="preserve"> </w:t>
      </w:r>
      <w:r w:rsidRPr="00B33663">
        <w:rPr>
          <w:sz w:val="26"/>
        </w:rPr>
        <w:t>retransmission of</w:t>
      </w:r>
      <w:r w:rsidRPr="00B33663">
        <w:rPr>
          <w:spacing w:val="1"/>
          <w:sz w:val="26"/>
        </w:rPr>
        <w:t xml:space="preserve"> </w:t>
      </w:r>
      <w:r w:rsidRPr="00B33663">
        <w:rPr>
          <w:sz w:val="26"/>
        </w:rPr>
        <w:t>the</w:t>
      </w:r>
      <w:r w:rsidRPr="00B33663">
        <w:rPr>
          <w:spacing w:val="-1"/>
          <w:sz w:val="26"/>
        </w:rPr>
        <w:t xml:space="preserve"> </w:t>
      </w:r>
      <w:r w:rsidRPr="00B33663">
        <w:rPr>
          <w:sz w:val="26"/>
        </w:rPr>
        <w:t>whole</w:t>
      </w:r>
      <w:r w:rsidRPr="00B33663">
        <w:rPr>
          <w:spacing w:val="1"/>
          <w:sz w:val="26"/>
        </w:rPr>
        <w:t xml:space="preserve"> </w:t>
      </w:r>
      <w:r w:rsidRPr="00B33663">
        <w:rPr>
          <w:sz w:val="26"/>
        </w:rPr>
        <w:t>frame.</w:t>
      </w:r>
    </w:p>
    <w:p w14:paraId="733E2B75" w14:textId="77777777" w:rsidR="00CD7E1A" w:rsidRPr="00B33663" w:rsidRDefault="00A42A03" w:rsidP="00E700C1">
      <w:pPr>
        <w:pStyle w:val="ListParagraph"/>
        <w:numPr>
          <w:ilvl w:val="0"/>
          <w:numId w:val="36"/>
        </w:numPr>
        <w:tabs>
          <w:tab w:val="left" w:pos="1200"/>
          <w:tab w:val="left" w:pos="1201"/>
        </w:tabs>
        <w:spacing w:before="2" w:line="237" w:lineRule="auto"/>
        <w:ind w:right="635"/>
        <w:rPr>
          <w:sz w:val="26"/>
        </w:rPr>
      </w:pPr>
      <w:r w:rsidRPr="00B33663">
        <w:rPr>
          <w:sz w:val="26"/>
        </w:rPr>
        <w:t>When</w:t>
      </w:r>
      <w:r w:rsidRPr="00B33663">
        <w:rPr>
          <w:spacing w:val="37"/>
          <w:sz w:val="26"/>
        </w:rPr>
        <w:t xml:space="preserve"> </w:t>
      </w:r>
      <w:r w:rsidRPr="00B33663">
        <w:rPr>
          <w:sz w:val="26"/>
        </w:rPr>
        <w:t>a</w:t>
      </w:r>
      <w:r w:rsidRPr="00B33663">
        <w:rPr>
          <w:spacing w:val="38"/>
          <w:sz w:val="26"/>
        </w:rPr>
        <w:t xml:space="preserve"> </w:t>
      </w:r>
      <w:r w:rsidRPr="00B33663">
        <w:rPr>
          <w:sz w:val="26"/>
        </w:rPr>
        <w:t>message</w:t>
      </w:r>
      <w:r w:rsidRPr="00B33663">
        <w:rPr>
          <w:spacing w:val="37"/>
          <w:sz w:val="26"/>
        </w:rPr>
        <w:t xml:space="preserve"> </w:t>
      </w:r>
      <w:r w:rsidRPr="00B33663">
        <w:rPr>
          <w:sz w:val="26"/>
        </w:rPr>
        <w:t>is</w:t>
      </w:r>
      <w:r w:rsidRPr="00B33663">
        <w:rPr>
          <w:spacing w:val="37"/>
          <w:sz w:val="26"/>
        </w:rPr>
        <w:t xml:space="preserve"> </w:t>
      </w:r>
      <w:r w:rsidRPr="00B33663">
        <w:rPr>
          <w:sz w:val="26"/>
        </w:rPr>
        <w:t>divided</w:t>
      </w:r>
      <w:r w:rsidRPr="00B33663">
        <w:rPr>
          <w:spacing w:val="36"/>
          <w:sz w:val="26"/>
        </w:rPr>
        <w:t xml:space="preserve"> </w:t>
      </w:r>
      <w:r w:rsidRPr="00B33663">
        <w:rPr>
          <w:sz w:val="26"/>
        </w:rPr>
        <w:t>into</w:t>
      </w:r>
      <w:r w:rsidRPr="00B33663">
        <w:rPr>
          <w:spacing w:val="41"/>
          <w:sz w:val="26"/>
        </w:rPr>
        <w:t xml:space="preserve"> </w:t>
      </w:r>
      <w:r w:rsidRPr="00B33663">
        <w:rPr>
          <w:sz w:val="26"/>
        </w:rPr>
        <w:t>smaller</w:t>
      </w:r>
      <w:r w:rsidRPr="00B33663">
        <w:rPr>
          <w:spacing w:val="39"/>
          <w:sz w:val="26"/>
        </w:rPr>
        <w:t xml:space="preserve"> </w:t>
      </w:r>
      <w:r w:rsidRPr="00B33663">
        <w:rPr>
          <w:sz w:val="26"/>
        </w:rPr>
        <w:t>frames,</w:t>
      </w:r>
      <w:r w:rsidRPr="00B33663">
        <w:rPr>
          <w:spacing w:val="36"/>
          <w:sz w:val="26"/>
        </w:rPr>
        <w:t xml:space="preserve"> </w:t>
      </w:r>
      <w:r w:rsidRPr="00B33663">
        <w:rPr>
          <w:sz w:val="26"/>
        </w:rPr>
        <w:t>a</w:t>
      </w:r>
      <w:r w:rsidRPr="00B33663">
        <w:rPr>
          <w:spacing w:val="37"/>
          <w:sz w:val="26"/>
        </w:rPr>
        <w:t xml:space="preserve"> </w:t>
      </w:r>
      <w:r w:rsidRPr="00B33663">
        <w:rPr>
          <w:sz w:val="26"/>
        </w:rPr>
        <w:t>single-bit</w:t>
      </w:r>
      <w:r w:rsidRPr="00B33663">
        <w:rPr>
          <w:spacing w:val="36"/>
          <w:sz w:val="26"/>
        </w:rPr>
        <w:t xml:space="preserve"> </w:t>
      </w:r>
      <w:r w:rsidRPr="00B33663">
        <w:rPr>
          <w:sz w:val="26"/>
        </w:rPr>
        <w:t>error</w:t>
      </w:r>
      <w:r w:rsidRPr="00B33663">
        <w:rPr>
          <w:spacing w:val="39"/>
          <w:sz w:val="26"/>
        </w:rPr>
        <w:t xml:space="preserve"> </w:t>
      </w:r>
      <w:r w:rsidRPr="00B33663">
        <w:rPr>
          <w:sz w:val="26"/>
        </w:rPr>
        <w:t>affects</w:t>
      </w:r>
      <w:r w:rsidRPr="00B33663">
        <w:rPr>
          <w:spacing w:val="-62"/>
          <w:sz w:val="26"/>
        </w:rPr>
        <w:t xml:space="preserve"> </w:t>
      </w:r>
      <w:r w:rsidRPr="00B33663">
        <w:rPr>
          <w:sz w:val="26"/>
        </w:rPr>
        <w:t>only</w:t>
      </w:r>
      <w:r w:rsidRPr="00B33663">
        <w:rPr>
          <w:spacing w:val="-6"/>
          <w:sz w:val="26"/>
        </w:rPr>
        <w:t xml:space="preserve"> </w:t>
      </w:r>
      <w:r w:rsidRPr="00B33663">
        <w:rPr>
          <w:sz w:val="26"/>
        </w:rPr>
        <w:t>that</w:t>
      </w:r>
      <w:r w:rsidRPr="00B33663">
        <w:rPr>
          <w:spacing w:val="-1"/>
          <w:sz w:val="26"/>
        </w:rPr>
        <w:t xml:space="preserve"> </w:t>
      </w:r>
      <w:r w:rsidRPr="00B33663">
        <w:rPr>
          <w:sz w:val="26"/>
        </w:rPr>
        <w:t>small</w:t>
      </w:r>
      <w:r w:rsidRPr="00B33663">
        <w:rPr>
          <w:spacing w:val="-1"/>
          <w:sz w:val="26"/>
        </w:rPr>
        <w:t xml:space="preserve"> </w:t>
      </w:r>
      <w:r w:rsidRPr="00B33663">
        <w:rPr>
          <w:sz w:val="26"/>
        </w:rPr>
        <w:t>frame.</w:t>
      </w:r>
    </w:p>
    <w:p w14:paraId="4C736676" w14:textId="77777777" w:rsidR="00CD7E1A" w:rsidRPr="00B33663" w:rsidRDefault="00A42A03" w:rsidP="00E700C1">
      <w:pPr>
        <w:pStyle w:val="ListParagraph"/>
        <w:numPr>
          <w:ilvl w:val="0"/>
          <w:numId w:val="36"/>
        </w:numPr>
        <w:tabs>
          <w:tab w:val="left" w:pos="1200"/>
          <w:tab w:val="left" w:pos="1201"/>
        </w:tabs>
        <w:spacing w:before="6" w:line="237" w:lineRule="auto"/>
        <w:ind w:right="645"/>
        <w:rPr>
          <w:sz w:val="26"/>
        </w:rPr>
      </w:pPr>
      <w:r w:rsidRPr="00B33663">
        <w:rPr>
          <w:sz w:val="26"/>
        </w:rPr>
        <w:t>Framing</w:t>
      </w:r>
      <w:r w:rsidRPr="00B33663">
        <w:rPr>
          <w:spacing w:val="42"/>
          <w:sz w:val="26"/>
        </w:rPr>
        <w:t xml:space="preserve"> </w:t>
      </w:r>
      <w:r w:rsidRPr="00B33663">
        <w:rPr>
          <w:sz w:val="26"/>
        </w:rPr>
        <w:t>in</w:t>
      </w:r>
      <w:r w:rsidRPr="00B33663">
        <w:rPr>
          <w:spacing w:val="39"/>
          <w:sz w:val="26"/>
        </w:rPr>
        <w:t xml:space="preserve"> </w:t>
      </w:r>
      <w:r w:rsidRPr="00B33663">
        <w:rPr>
          <w:sz w:val="26"/>
        </w:rPr>
        <w:t>the</w:t>
      </w:r>
      <w:r w:rsidRPr="00B33663">
        <w:rPr>
          <w:spacing w:val="41"/>
          <w:sz w:val="26"/>
        </w:rPr>
        <w:t xml:space="preserve"> </w:t>
      </w:r>
      <w:r w:rsidRPr="00B33663">
        <w:rPr>
          <w:sz w:val="26"/>
        </w:rPr>
        <w:t>data-link</w:t>
      </w:r>
      <w:r w:rsidRPr="00B33663">
        <w:rPr>
          <w:spacing w:val="40"/>
          <w:sz w:val="26"/>
        </w:rPr>
        <w:t xml:space="preserve"> </w:t>
      </w:r>
      <w:r w:rsidRPr="00B33663">
        <w:rPr>
          <w:sz w:val="26"/>
        </w:rPr>
        <w:t>layer</w:t>
      </w:r>
      <w:r w:rsidRPr="00B33663">
        <w:rPr>
          <w:spacing w:val="41"/>
          <w:sz w:val="26"/>
        </w:rPr>
        <w:t xml:space="preserve"> </w:t>
      </w:r>
      <w:r w:rsidRPr="00B33663">
        <w:rPr>
          <w:sz w:val="26"/>
        </w:rPr>
        <w:t>separates</w:t>
      </w:r>
      <w:r w:rsidRPr="00B33663">
        <w:rPr>
          <w:spacing w:val="39"/>
          <w:sz w:val="26"/>
        </w:rPr>
        <w:t xml:space="preserve"> </w:t>
      </w:r>
      <w:r w:rsidRPr="00B33663">
        <w:rPr>
          <w:sz w:val="26"/>
        </w:rPr>
        <w:t>a</w:t>
      </w:r>
      <w:r w:rsidRPr="00B33663">
        <w:rPr>
          <w:spacing w:val="41"/>
          <w:sz w:val="26"/>
        </w:rPr>
        <w:t xml:space="preserve"> </w:t>
      </w:r>
      <w:r w:rsidRPr="00B33663">
        <w:rPr>
          <w:sz w:val="26"/>
        </w:rPr>
        <w:t>message</w:t>
      </w:r>
      <w:r w:rsidRPr="00B33663">
        <w:rPr>
          <w:spacing w:val="40"/>
          <w:sz w:val="26"/>
        </w:rPr>
        <w:t xml:space="preserve"> </w:t>
      </w:r>
      <w:r w:rsidRPr="00B33663">
        <w:rPr>
          <w:sz w:val="26"/>
        </w:rPr>
        <w:t>from</w:t>
      </w:r>
      <w:r w:rsidRPr="00B33663">
        <w:rPr>
          <w:spacing w:val="36"/>
          <w:sz w:val="26"/>
        </w:rPr>
        <w:t xml:space="preserve"> </w:t>
      </w:r>
      <w:r w:rsidRPr="00B33663">
        <w:rPr>
          <w:sz w:val="26"/>
        </w:rPr>
        <w:t>one</w:t>
      </w:r>
      <w:r w:rsidRPr="00B33663">
        <w:rPr>
          <w:spacing w:val="39"/>
          <w:sz w:val="26"/>
        </w:rPr>
        <w:t xml:space="preserve"> </w:t>
      </w:r>
      <w:r w:rsidRPr="00B33663">
        <w:rPr>
          <w:sz w:val="26"/>
        </w:rPr>
        <w:t>source</w:t>
      </w:r>
      <w:r w:rsidRPr="00B33663">
        <w:rPr>
          <w:spacing w:val="40"/>
          <w:sz w:val="26"/>
        </w:rPr>
        <w:t xml:space="preserve"> </w:t>
      </w:r>
      <w:r w:rsidRPr="00B33663">
        <w:rPr>
          <w:sz w:val="26"/>
        </w:rPr>
        <w:t>to</w:t>
      </w:r>
      <w:r w:rsidRPr="00B33663">
        <w:rPr>
          <w:spacing w:val="39"/>
          <w:sz w:val="26"/>
        </w:rPr>
        <w:t xml:space="preserve"> </w:t>
      </w:r>
      <w:r w:rsidRPr="00B33663">
        <w:rPr>
          <w:sz w:val="26"/>
        </w:rPr>
        <w:t>a</w:t>
      </w:r>
      <w:r w:rsidRPr="00B33663">
        <w:rPr>
          <w:spacing w:val="-62"/>
          <w:sz w:val="26"/>
        </w:rPr>
        <w:t xml:space="preserve"> </w:t>
      </w:r>
      <w:r w:rsidRPr="00B33663">
        <w:rPr>
          <w:sz w:val="26"/>
        </w:rPr>
        <w:t>destination</w:t>
      </w:r>
      <w:r w:rsidRPr="00B33663">
        <w:rPr>
          <w:spacing w:val="2"/>
          <w:sz w:val="26"/>
        </w:rPr>
        <w:t xml:space="preserve"> </w:t>
      </w:r>
      <w:r w:rsidRPr="00B33663">
        <w:rPr>
          <w:sz w:val="26"/>
        </w:rPr>
        <w:t>by</w:t>
      </w:r>
      <w:r w:rsidRPr="00B33663">
        <w:rPr>
          <w:spacing w:val="-6"/>
          <w:sz w:val="26"/>
        </w:rPr>
        <w:t xml:space="preserve"> </w:t>
      </w:r>
      <w:r w:rsidRPr="00B33663">
        <w:rPr>
          <w:sz w:val="26"/>
        </w:rPr>
        <w:t>adding</w:t>
      </w:r>
      <w:r w:rsidRPr="00B33663">
        <w:rPr>
          <w:spacing w:val="-1"/>
          <w:sz w:val="26"/>
        </w:rPr>
        <w:t xml:space="preserve"> </w:t>
      </w:r>
      <w:r w:rsidRPr="00B33663">
        <w:rPr>
          <w:sz w:val="26"/>
        </w:rPr>
        <w:t>a</w:t>
      </w:r>
      <w:r w:rsidRPr="00B33663">
        <w:rPr>
          <w:spacing w:val="1"/>
          <w:sz w:val="26"/>
        </w:rPr>
        <w:t xml:space="preserve"> </w:t>
      </w:r>
      <w:r w:rsidRPr="00B33663">
        <w:rPr>
          <w:sz w:val="26"/>
        </w:rPr>
        <w:t>sender</w:t>
      </w:r>
      <w:r w:rsidRPr="00B33663">
        <w:rPr>
          <w:spacing w:val="-1"/>
          <w:sz w:val="26"/>
        </w:rPr>
        <w:t xml:space="preserve"> </w:t>
      </w:r>
      <w:r w:rsidRPr="00B33663">
        <w:rPr>
          <w:sz w:val="26"/>
        </w:rPr>
        <w:t>address</w:t>
      </w:r>
      <w:r w:rsidRPr="00B33663">
        <w:rPr>
          <w:spacing w:val="-1"/>
          <w:sz w:val="26"/>
        </w:rPr>
        <w:t xml:space="preserve"> </w:t>
      </w:r>
      <w:r w:rsidRPr="00B33663">
        <w:rPr>
          <w:sz w:val="26"/>
        </w:rPr>
        <w:t>and</w:t>
      </w:r>
      <w:r w:rsidRPr="00B33663">
        <w:rPr>
          <w:spacing w:val="2"/>
          <w:sz w:val="26"/>
        </w:rPr>
        <w:t xml:space="preserve"> </w:t>
      </w:r>
      <w:r w:rsidRPr="00B33663">
        <w:rPr>
          <w:sz w:val="26"/>
        </w:rPr>
        <w:t>a</w:t>
      </w:r>
      <w:r w:rsidRPr="00B33663">
        <w:rPr>
          <w:spacing w:val="-2"/>
          <w:sz w:val="26"/>
        </w:rPr>
        <w:t xml:space="preserve"> </w:t>
      </w:r>
      <w:r w:rsidRPr="00B33663">
        <w:rPr>
          <w:sz w:val="26"/>
        </w:rPr>
        <w:t>destination</w:t>
      </w:r>
      <w:r w:rsidRPr="00B33663">
        <w:rPr>
          <w:spacing w:val="-1"/>
          <w:sz w:val="26"/>
        </w:rPr>
        <w:t xml:space="preserve"> </w:t>
      </w:r>
      <w:r w:rsidRPr="00B33663">
        <w:rPr>
          <w:sz w:val="26"/>
        </w:rPr>
        <w:t>address.</w:t>
      </w:r>
    </w:p>
    <w:p w14:paraId="7B1FC785" w14:textId="77777777" w:rsidR="00CD7E1A" w:rsidRPr="00B33663" w:rsidRDefault="00A42A03" w:rsidP="00E700C1">
      <w:pPr>
        <w:pStyle w:val="ListParagraph"/>
        <w:numPr>
          <w:ilvl w:val="0"/>
          <w:numId w:val="36"/>
        </w:numPr>
        <w:tabs>
          <w:tab w:val="left" w:pos="1200"/>
          <w:tab w:val="left" w:pos="1201"/>
        </w:tabs>
        <w:spacing w:before="5" w:line="237" w:lineRule="auto"/>
        <w:ind w:right="640"/>
        <w:rPr>
          <w:sz w:val="26"/>
        </w:rPr>
      </w:pPr>
      <w:r w:rsidRPr="00B33663">
        <w:rPr>
          <w:sz w:val="26"/>
        </w:rPr>
        <w:t>The</w:t>
      </w:r>
      <w:r w:rsidRPr="00B33663">
        <w:rPr>
          <w:spacing w:val="7"/>
          <w:sz w:val="26"/>
        </w:rPr>
        <w:t xml:space="preserve"> </w:t>
      </w:r>
      <w:r w:rsidRPr="00B33663">
        <w:rPr>
          <w:sz w:val="26"/>
        </w:rPr>
        <w:t>destination</w:t>
      </w:r>
      <w:r w:rsidRPr="00B33663">
        <w:rPr>
          <w:spacing w:val="7"/>
          <w:sz w:val="26"/>
        </w:rPr>
        <w:t xml:space="preserve"> </w:t>
      </w:r>
      <w:r w:rsidRPr="00B33663">
        <w:rPr>
          <w:sz w:val="26"/>
        </w:rPr>
        <w:t>address</w:t>
      </w:r>
      <w:r w:rsidRPr="00B33663">
        <w:rPr>
          <w:spacing w:val="7"/>
          <w:sz w:val="26"/>
        </w:rPr>
        <w:t xml:space="preserve"> </w:t>
      </w:r>
      <w:r w:rsidRPr="00B33663">
        <w:rPr>
          <w:sz w:val="26"/>
        </w:rPr>
        <w:t>defines</w:t>
      </w:r>
      <w:r w:rsidRPr="00B33663">
        <w:rPr>
          <w:spacing w:val="9"/>
          <w:sz w:val="26"/>
        </w:rPr>
        <w:t xml:space="preserve"> </w:t>
      </w:r>
      <w:r w:rsidRPr="00B33663">
        <w:rPr>
          <w:sz w:val="26"/>
        </w:rPr>
        <w:t>where</w:t>
      </w:r>
      <w:r w:rsidRPr="00B33663">
        <w:rPr>
          <w:spacing w:val="9"/>
          <w:sz w:val="26"/>
        </w:rPr>
        <w:t xml:space="preserve"> </w:t>
      </w:r>
      <w:r w:rsidRPr="00B33663">
        <w:rPr>
          <w:sz w:val="26"/>
        </w:rPr>
        <w:t>the</w:t>
      </w:r>
      <w:r w:rsidRPr="00B33663">
        <w:rPr>
          <w:spacing w:val="9"/>
          <w:sz w:val="26"/>
        </w:rPr>
        <w:t xml:space="preserve"> </w:t>
      </w:r>
      <w:r w:rsidRPr="00B33663">
        <w:rPr>
          <w:sz w:val="26"/>
        </w:rPr>
        <w:t>packet</w:t>
      </w:r>
      <w:r w:rsidRPr="00B33663">
        <w:rPr>
          <w:spacing w:val="7"/>
          <w:sz w:val="26"/>
        </w:rPr>
        <w:t xml:space="preserve"> </w:t>
      </w:r>
      <w:r w:rsidRPr="00B33663">
        <w:rPr>
          <w:sz w:val="26"/>
        </w:rPr>
        <w:t>is</w:t>
      </w:r>
      <w:r w:rsidRPr="00B33663">
        <w:rPr>
          <w:spacing w:val="9"/>
          <w:sz w:val="26"/>
        </w:rPr>
        <w:t xml:space="preserve"> </w:t>
      </w:r>
      <w:r w:rsidRPr="00B33663">
        <w:rPr>
          <w:sz w:val="26"/>
        </w:rPr>
        <w:t>to</w:t>
      </w:r>
      <w:r w:rsidRPr="00B33663">
        <w:rPr>
          <w:spacing w:val="7"/>
          <w:sz w:val="26"/>
        </w:rPr>
        <w:t xml:space="preserve"> </w:t>
      </w:r>
      <w:r w:rsidRPr="00B33663">
        <w:rPr>
          <w:sz w:val="26"/>
        </w:rPr>
        <w:t>go;</w:t>
      </w:r>
      <w:r w:rsidRPr="00B33663">
        <w:rPr>
          <w:spacing w:val="9"/>
          <w:sz w:val="26"/>
        </w:rPr>
        <w:t xml:space="preserve"> </w:t>
      </w:r>
      <w:r w:rsidRPr="00B33663">
        <w:rPr>
          <w:sz w:val="26"/>
        </w:rPr>
        <w:t>the</w:t>
      </w:r>
      <w:r w:rsidRPr="00B33663">
        <w:rPr>
          <w:spacing w:val="9"/>
          <w:sz w:val="26"/>
        </w:rPr>
        <w:t xml:space="preserve"> </w:t>
      </w:r>
      <w:r w:rsidRPr="00B33663">
        <w:rPr>
          <w:sz w:val="26"/>
        </w:rPr>
        <w:t>sender</w:t>
      </w:r>
      <w:r w:rsidRPr="00B33663">
        <w:rPr>
          <w:spacing w:val="-62"/>
          <w:sz w:val="26"/>
        </w:rPr>
        <w:t xml:space="preserve"> </w:t>
      </w:r>
      <w:r w:rsidRPr="00B33663">
        <w:rPr>
          <w:sz w:val="26"/>
        </w:rPr>
        <w:t>address</w:t>
      </w:r>
      <w:r w:rsidRPr="00B33663">
        <w:rPr>
          <w:spacing w:val="-2"/>
          <w:sz w:val="26"/>
        </w:rPr>
        <w:t xml:space="preserve"> </w:t>
      </w:r>
      <w:r w:rsidRPr="00B33663">
        <w:rPr>
          <w:sz w:val="26"/>
        </w:rPr>
        <w:t>helps</w:t>
      </w:r>
      <w:r w:rsidRPr="00B33663">
        <w:rPr>
          <w:spacing w:val="-1"/>
          <w:sz w:val="26"/>
        </w:rPr>
        <w:t xml:space="preserve"> </w:t>
      </w:r>
      <w:r w:rsidRPr="00B33663">
        <w:rPr>
          <w:sz w:val="26"/>
        </w:rPr>
        <w:t>the</w:t>
      </w:r>
      <w:r w:rsidRPr="00B33663">
        <w:rPr>
          <w:spacing w:val="-1"/>
          <w:sz w:val="26"/>
        </w:rPr>
        <w:t xml:space="preserve"> </w:t>
      </w:r>
      <w:r w:rsidRPr="00B33663">
        <w:rPr>
          <w:sz w:val="26"/>
        </w:rPr>
        <w:t>recipient</w:t>
      </w:r>
      <w:r w:rsidRPr="00B33663">
        <w:rPr>
          <w:spacing w:val="-1"/>
          <w:sz w:val="26"/>
        </w:rPr>
        <w:t xml:space="preserve"> </w:t>
      </w:r>
      <w:r w:rsidRPr="00B33663">
        <w:rPr>
          <w:sz w:val="26"/>
        </w:rPr>
        <w:t>acknowledge</w:t>
      </w:r>
      <w:r w:rsidRPr="00B33663">
        <w:rPr>
          <w:spacing w:val="-1"/>
          <w:sz w:val="26"/>
        </w:rPr>
        <w:t xml:space="preserve"> </w:t>
      </w:r>
      <w:r w:rsidRPr="00B33663">
        <w:rPr>
          <w:sz w:val="26"/>
        </w:rPr>
        <w:t>the</w:t>
      </w:r>
      <w:r w:rsidRPr="00B33663">
        <w:rPr>
          <w:spacing w:val="4"/>
          <w:sz w:val="26"/>
        </w:rPr>
        <w:t xml:space="preserve"> </w:t>
      </w:r>
      <w:r w:rsidRPr="00B33663">
        <w:rPr>
          <w:sz w:val="26"/>
        </w:rPr>
        <w:t>receipt.</w:t>
      </w:r>
    </w:p>
    <w:p w14:paraId="4DDBEF00" w14:textId="77777777" w:rsidR="00CD7E1A" w:rsidRPr="00B33663" w:rsidRDefault="00CD7E1A">
      <w:pPr>
        <w:pStyle w:val="BodyText"/>
        <w:spacing w:before="10"/>
        <w:ind w:left="0"/>
        <w:rPr>
          <w:sz w:val="39"/>
        </w:rPr>
      </w:pPr>
    </w:p>
    <w:p w14:paraId="7CDAABC3" w14:textId="77777777" w:rsidR="00CD7E1A" w:rsidRPr="00B33663" w:rsidRDefault="00A42A03">
      <w:pPr>
        <w:pStyle w:val="Heading4"/>
        <w:spacing w:line="295" w:lineRule="exact"/>
        <w:ind w:left="610"/>
        <w:jc w:val="both"/>
      </w:pPr>
      <w:r w:rsidRPr="00B33663">
        <w:t>Frame</w:t>
      </w:r>
      <w:r w:rsidRPr="00B33663">
        <w:rPr>
          <w:spacing w:val="-3"/>
        </w:rPr>
        <w:t xml:space="preserve"> </w:t>
      </w:r>
      <w:r w:rsidRPr="00B33663">
        <w:t>Size</w:t>
      </w:r>
    </w:p>
    <w:p w14:paraId="3C89FA69" w14:textId="77777777" w:rsidR="00CD7E1A" w:rsidRPr="00B33663" w:rsidRDefault="00A42A03" w:rsidP="00E700C1">
      <w:pPr>
        <w:pStyle w:val="ListParagraph"/>
        <w:numPr>
          <w:ilvl w:val="0"/>
          <w:numId w:val="36"/>
        </w:numPr>
        <w:tabs>
          <w:tab w:val="left" w:pos="1201"/>
        </w:tabs>
        <w:spacing w:line="315" w:lineRule="exact"/>
        <w:ind w:hanging="361"/>
        <w:jc w:val="both"/>
        <w:rPr>
          <w:sz w:val="26"/>
        </w:rPr>
      </w:pPr>
      <w:r w:rsidRPr="00B33663">
        <w:rPr>
          <w:sz w:val="26"/>
        </w:rPr>
        <w:t>Frames</w:t>
      </w:r>
      <w:r w:rsidRPr="00B33663">
        <w:rPr>
          <w:spacing w:val="-2"/>
          <w:sz w:val="26"/>
        </w:rPr>
        <w:t xml:space="preserve"> </w:t>
      </w:r>
      <w:r w:rsidRPr="00B33663">
        <w:rPr>
          <w:sz w:val="26"/>
        </w:rPr>
        <w:t>can be</w:t>
      </w:r>
      <w:r w:rsidRPr="00B33663">
        <w:rPr>
          <w:spacing w:val="-2"/>
          <w:sz w:val="26"/>
        </w:rPr>
        <w:t xml:space="preserve"> </w:t>
      </w:r>
      <w:r w:rsidRPr="00B33663">
        <w:rPr>
          <w:sz w:val="26"/>
        </w:rPr>
        <w:t>of</w:t>
      </w:r>
      <w:r w:rsidRPr="00B33663">
        <w:rPr>
          <w:spacing w:val="1"/>
          <w:sz w:val="26"/>
        </w:rPr>
        <w:t xml:space="preserve"> </w:t>
      </w:r>
      <w:r w:rsidRPr="00B33663">
        <w:rPr>
          <w:sz w:val="26"/>
        </w:rPr>
        <w:t>fixed</w:t>
      </w:r>
      <w:r w:rsidRPr="00B33663">
        <w:rPr>
          <w:spacing w:val="-2"/>
          <w:sz w:val="26"/>
        </w:rPr>
        <w:t xml:space="preserve"> </w:t>
      </w:r>
      <w:r w:rsidRPr="00B33663">
        <w:rPr>
          <w:sz w:val="26"/>
        </w:rPr>
        <w:t>or</w:t>
      </w:r>
      <w:r w:rsidRPr="00B33663">
        <w:rPr>
          <w:spacing w:val="-2"/>
          <w:sz w:val="26"/>
        </w:rPr>
        <w:t xml:space="preserve"> </w:t>
      </w:r>
      <w:r w:rsidRPr="00B33663">
        <w:rPr>
          <w:sz w:val="26"/>
        </w:rPr>
        <w:t>variable</w:t>
      </w:r>
      <w:r w:rsidRPr="00B33663">
        <w:rPr>
          <w:spacing w:val="-2"/>
          <w:sz w:val="26"/>
        </w:rPr>
        <w:t xml:space="preserve"> </w:t>
      </w:r>
      <w:r w:rsidRPr="00B33663">
        <w:rPr>
          <w:sz w:val="26"/>
        </w:rPr>
        <w:t>size.</w:t>
      </w:r>
    </w:p>
    <w:p w14:paraId="13DCF6F4" w14:textId="77777777" w:rsidR="00CD7E1A" w:rsidRPr="00B33663" w:rsidRDefault="00A42A03" w:rsidP="00E700C1">
      <w:pPr>
        <w:pStyle w:val="ListParagraph"/>
        <w:numPr>
          <w:ilvl w:val="0"/>
          <w:numId w:val="36"/>
        </w:numPr>
        <w:tabs>
          <w:tab w:val="left" w:pos="1201"/>
        </w:tabs>
        <w:spacing w:before="1"/>
        <w:ind w:right="636"/>
        <w:jc w:val="both"/>
        <w:rPr>
          <w:sz w:val="26"/>
        </w:rPr>
      </w:pPr>
      <w:r w:rsidRPr="00B33663">
        <w:rPr>
          <w:sz w:val="26"/>
        </w:rPr>
        <w:t>Frames of fixed size are called cells. In fixed-size framing, there is no need</w:t>
      </w:r>
      <w:r w:rsidRPr="00B33663">
        <w:rPr>
          <w:spacing w:val="1"/>
          <w:sz w:val="26"/>
        </w:rPr>
        <w:t xml:space="preserve"> </w:t>
      </w:r>
      <w:r w:rsidRPr="00B33663">
        <w:rPr>
          <w:sz w:val="26"/>
        </w:rPr>
        <w:t>for defining the boundaries of the frames; the size itself can be used as a</w:t>
      </w:r>
      <w:r w:rsidRPr="00B33663">
        <w:rPr>
          <w:spacing w:val="1"/>
          <w:sz w:val="26"/>
        </w:rPr>
        <w:t xml:space="preserve"> </w:t>
      </w:r>
      <w:r w:rsidRPr="00B33663">
        <w:rPr>
          <w:sz w:val="26"/>
        </w:rPr>
        <w:t>delimiter.</w:t>
      </w:r>
    </w:p>
    <w:p w14:paraId="749847EC" w14:textId="77777777" w:rsidR="00CD7E1A" w:rsidRPr="00B33663" w:rsidRDefault="00A42A03" w:rsidP="00E700C1">
      <w:pPr>
        <w:pStyle w:val="ListParagraph"/>
        <w:numPr>
          <w:ilvl w:val="0"/>
          <w:numId w:val="36"/>
        </w:numPr>
        <w:tabs>
          <w:tab w:val="left" w:pos="1201"/>
        </w:tabs>
        <w:ind w:right="644"/>
        <w:jc w:val="both"/>
        <w:rPr>
          <w:sz w:val="26"/>
        </w:rPr>
      </w:pPr>
      <w:r w:rsidRPr="00B33663">
        <w:rPr>
          <w:sz w:val="26"/>
        </w:rPr>
        <w:t>In variable-size framing, we need a way to define the end of one frame and</w:t>
      </w:r>
      <w:r w:rsidRPr="00B33663">
        <w:rPr>
          <w:spacing w:val="1"/>
          <w:sz w:val="26"/>
        </w:rPr>
        <w:t xml:space="preserve"> </w:t>
      </w:r>
      <w:r w:rsidRPr="00B33663">
        <w:rPr>
          <w:sz w:val="26"/>
        </w:rPr>
        <w:t>the beginning of the next. Two approaches were used for this purpose: a</w:t>
      </w:r>
      <w:r w:rsidRPr="00B33663">
        <w:rPr>
          <w:spacing w:val="1"/>
          <w:sz w:val="26"/>
        </w:rPr>
        <w:t xml:space="preserve"> </w:t>
      </w:r>
      <w:r w:rsidRPr="00B33663">
        <w:rPr>
          <w:sz w:val="26"/>
        </w:rPr>
        <w:t>character-oriented</w:t>
      </w:r>
      <w:r w:rsidRPr="00B33663">
        <w:rPr>
          <w:spacing w:val="-2"/>
          <w:sz w:val="26"/>
        </w:rPr>
        <w:t xml:space="preserve"> </w:t>
      </w:r>
      <w:r w:rsidRPr="00B33663">
        <w:rPr>
          <w:sz w:val="26"/>
        </w:rPr>
        <w:t>approach</w:t>
      </w:r>
      <w:r w:rsidRPr="00B33663">
        <w:rPr>
          <w:spacing w:val="-1"/>
          <w:sz w:val="26"/>
        </w:rPr>
        <w:t xml:space="preserve"> </w:t>
      </w:r>
      <w:r w:rsidRPr="00B33663">
        <w:rPr>
          <w:sz w:val="26"/>
        </w:rPr>
        <w:t>and</w:t>
      </w:r>
      <w:r w:rsidRPr="00B33663">
        <w:rPr>
          <w:spacing w:val="-1"/>
          <w:sz w:val="26"/>
        </w:rPr>
        <w:t xml:space="preserve"> </w:t>
      </w:r>
      <w:r w:rsidRPr="00B33663">
        <w:rPr>
          <w:sz w:val="26"/>
        </w:rPr>
        <w:t>a</w:t>
      </w:r>
      <w:r w:rsidRPr="00B33663">
        <w:rPr>
          <w:spacing w:val="-1"/>
          <w:sz w:val="26"/>
        </w:rPr>
        <w:t xml:space="preserve"> </w:t>
      </w:r>
      <w:r w:rsidRPr="00B33663">
        <w:rPr>
          <w:sz w:val="26"/>
        </w:rPr>
        <w:t>bit-oriented</w:t>
      </w:r>
      <w:r w:rsidRPr="00B33663">
        <w:rPr>
          <w:spacing w:val="2"/>
          <w:sz w:val="26"/>
        </w:rPr>
        <w:t xml:space="preserve"> </w:t>
      </w:r>
      <w:r w:rsidRPr="00B33663">
        <w:rPr>
          <w:sz w:val="26"/>
        </w:rPr>
        <w:t>approach.</w:t>
      </w:r>
    </w:p>
    <w:p w14:paraId="3461D779" w14:textId="77777777" w:rsidR="00CD7E1A" w:rsidRPr="00B33663" w:rsidRDefault="00CD7E1A">
      <w:pPr>
        <w:pStyle w:val="BodyText"/>
        <w:spacing w:before="4"/>
        <w:ind w:left="0"/>
      </w:pPr>
    </w:p>
    <w:p w14:paraId="70A13C75" w14:textId="77777777" w:rsidR="00CD7E1A" w:rsidRPr="00B33663" w:rsidRDefault="00A42A03">
      <w:pPr>
        <w:pStyle w:val="Heading4"/>
        <w:spacing w:line="296" w:lineRule="exact"/>
      </w:pPr>
      <w:r w:rsidRPr="00B33663">
        <w:t>Character-Oriented</w:t>
      </w:r>
      <w:r w:rsidRPr="00B33663">
        <w:rPr>
          <w:spacing w:val="-4"/>
        </w:rPr>
        <w:t xml:space="preserve"> </w:t>
      </w:r>
      <w:r w:rsidRPr="00B33663">
        <w:t>Framing</w:t>
      </w:r>
    </w:p>
    <w:p w14:paraId="18F1C851" w14:textId="77777777" w:rsidR="00CD7E1A" w:rsidRPr="00B33663" w:rsidRDefault="00A42A03" w:rsidP="00E700C1">
      <w:pPr>
        <w:pStyle w:val="ListParagraph"/>
        <w:numPr>
          <w:ilvl w:val="0"/>
          <w:numId w:val="36"/>
        </w:numPr>
        <w:tabs>
          <w:tab w:val="left" w:pos="1200"/>
          <w:tab w:val="left" w:pos="1201"/>
        </w:tabs>
        <w:spacing w:line="237" w:lineRule="auto"/>
        <w:ind w:right="635"/>
        <w:rPr>
          <w:sz w:val="26"/>
        </w:rPr>
      </w:pPr>
      <w:r w:rsidRPr="00B33663">
        <w:rPr>
          <w:sz w:val="26"/>
        </w:rPr>
        <w:t>In</w:t>
      </w:r>
      <w:r w:rsidRPr="00B33663">
        <w:rPr>
          <w:spacing w:val="10"/>
          <w:sz w:val="26"/>
        </w:rPr>
        <w:t xml:space="preserve"> </w:t>
      </w:r>
      <w:r w:rsidRPr="00B33663">
        <w:rPr>
          <w:sz w:val="26"/>
        </w:rPr>
        <w:t>character-oriented</w:t>
      </w:r>
      <w:r w:rsidRPr="00B33663">
        <w:rPr>
          <w:spacing w:val="10"/>
          <w:sz w:val="26"/>
        </w:rPr>
        <w:t xml:space="preserve"> </w:t>
      </w:r>
      <w:r w:rsidRPr="00B33663">
        <w:rPr>
          <w:sz w:val="26"/>
        </w:rPr>
        <w:t>(or</w:t>
      </w:r>
      <w:r w:rsidRPr="00B33663">
        <w:rPr>
          <w:spacing w:val="10"/>
          <w:sz w:val="26"/>
        </w:rPr>
        <w:t xml:space="preserve"> </w:t>
      </w:r>
      <w:r w:rsidRPr="00B33663">
        <w:rPr>
          <w:sz w:val="26"/>
        </w:rPr>
        <w:t>byte-oriented)</w:t>
      </w:r>
      <w:r w:rsidRPr="00B33663">
        <w:rPr>
          <w:spacing w:val="10"/>
          <w:sz w:val="26"/>
        </w:rPr>
        <w:t xml:space="preserve"> </w:t>
      </w:r>
      <w:r w:rsidRPr="00B33663">
        <w:rPr>
          <w:sz w:val="26"/>
        </w:rPr>
        <w:t>framing,</w:t>
      </w:r>
      <w:r w:rsidRPr="00B33663">
        <w:rPr>
          <w:spacing w:val="13"/>
          <w:sz w:val="26"/>
        </w:rPr>
        <w:t xml:space="preserve"> </w:t>
      </w:r>
      <w:r w:rsidRPr="00B33663">
        <w:rPr>
          <w:sz w:val="26"/>
        </w:rPr>
        <w:t>data</w:t>
      </w:r>
      <w:r w:rsidRPr="00B33663">
        <w:rPr>
          <w:spacing w:val="10"/>
          <w:sz w:val="26"/>
        </w:rPr>
        <w:t xml:space="preserve"> </w:t>
      </w:r>
      <w:r w:rsidRPr="00B33663">
        <w:rPr>
          <w:sz w:val="26"/>
        </w:rPr>
        <w:t>to</w:t>
      </w:r>
      <w:r w:rsidRPr="00B33663">
        <w:rPr>
          <w:spacing w:val="10"/>
          <w:sz w:val="26"/>
        </w:rPr>
        <w:t xml:space="preserve"> </w:t>
      </w:r>
      <w:r w:rsidRPr="00B33663">
        <w:rPr>
          <w:sz w:val="26"/>
        </w:rPr>
        <w:t>be</w:t>
      </w:r>
      <w:r w:rsidRPr="00B33663">
        <w:rPr>
          <w:spacing w:val="10"/>
          <w:sz w:val="26"/>
        </w:rPr>
        <w:t xml:space="preserve"> </w:t>
      </w:r>
      <w:r w:rsidRPr="00B33663">
        <w:rPr>
          <w:sz w:val="26"/>
        </w:rPr>
        <w:t>carried</w:t>
      </w:r>
      <w:r w:rsidRPr="00B33663">
        <w:rPr>
          <w:spacing w:val="10"/>
          <w:sz w:val="26"/>
        </w:rPr>
        <w:t xml:space="preserve"> </w:t>
      </w:r>
      <w:r w:rsidRPr="00B33663">
        <w:rPr>
          <w:sz w:val="26"/>
        </w:rPr>
        <w:t>are</w:t>
      </w:r>
      <w:r w:rsidRPr="00B33663">
        <w:rPr>
          <w:spacing w:val="11"/>
          <w:sz w:val="26"/>
        </w:rPr>
        <w:t xml:space="preserve"> </w:t>
      </w:r>
      <w:r w:rsidRPr="00B33663">
        <w:rPr>
          <w:sz w:val="26"/>
        </w:rPr>
        <w:t>8-bit</w:t>
      </w:r>
      <w:r w:rsidRPr="00B33663">
        <w:rPr>
          <w:spacing w:val="-62"/>
          <w:sz w:val="26"/>
        </w:rPr>
        <w:t xml:space="preserve"> </w:t>
      </w:r>
      <w:r w:rsidRPr="00B33663">
        <w:rPr>
          <w:sz w:val="26"/>
        </w:rPr>
        <w:t>characters.</w:t>
      </w:r>
    </w:p>
    <w:p w14:paraId="05AFE1C7" w14:textId="77777777" w:rsidR="00CD7E1A" w:rsidRPr="00B33663" w:rsidRDefault="00A42A03" w:rsidP="00E700C1">
      <w:pPr>
        <w:pStyle w:val="ListParagraph"/>
        <w:numPr>
          <w:ilvl w:val="0"/>
          <w:numId w:val="36"/>
        </w:numPr>
        <w:tabs>
          <w:tab w:val="left" w:pos="1200"/>
          <w:tab w:val="left" w:pos="1201"/>
        </w:tabs>
        <w:spacing w:before="5" w:line="237" w:lineRule="auto"/>
        <w:ind w:right="637"/>
        <w:rPr>
          <w:sz w:val="26"/>
        </w:rPr>
      </w:pPr>
      <w:r w:rsidRPr="00B33663">
        <w:rPr>
          <w:sz w:val="26"/>
        </w:rPr>
        <w:t>To</w:t>
      </w:r>
      <w:r w:rsidRPr="00B33663">
        <w:rPr>
          <w:spacing w:val="19"/>
          <w:sz w:val="26"/>
        </w:rPr>
        <w:t xml:space="preserve"> </w:t>
      </w:r>
      <w:r w:rsidRPr="00B33663">
        <w:rPr>
          <w:sz w:val="26"/>
        </w:rPr>
        <w:t>separate</w:t>
      </w:r>
      <w:r w:rsidRPr="00B33663">
        <w:rPr>
          <w:spacing w:val="22"/>
          <w:sz w:val="26"/>
        </w:rPr>
        <w:t xml:space="preserve"> </w:t>
      </w:r>
      <w:r w:rsidRPr="00B33663">
        <w:rPr>
          <w:sz w:val="26"/>
        </w:rPr>
        <w:t>one</w:t>
      </w:r>
      <w:r w:rsidRPr="00B33663">
        <w:rPr>
          <w:spacing w:val="20"/>
          <w:sz w:val="26"/>
        </w:rPr>
        <w:t xml:space="preserve"> </w:t>
      </w:r>
      <w:r w:rsidRPr="00B33663">
        <w:rPr>
          <w:sz w:val="26"/>
        </w:rPr>
        <w:t>frame</w:t>
      </w:r>
      <w:r w:rsidRPr="00B33663">
        <w:rPr>
          <w:spacing w:val="21"/>
          <w:sz w:val="26"/>
        </w:rPr>
        <w:t xml:space="preserve"> </w:t>
      </w:r>
      <w:r w:rsidRPr="00B33663">
        <w:rPr>
          <w:sz w:val="26"/>
        </w:rPr>
        <w:t>from</w:t>
      </w:r>
      <w:r w:rsidRPr="00B33663">
        <w:rPr>
          <w:spacing w:val="17"/>
          <w:sz w:val="26"/>
        </w:rPr>
        <w:t xml:space="preserve"> </w:t>
      </w:r>
      <w:r w:rsidRPr="00B33663">
        <w:rPr>
          <w:sz w:val="26"/>
        </w:rPr>
        <w:t>the</w:t>
      </w:r>
      <w:r w:rsidRPr="00B33663">
        <w:rPr>
          <w:spacing w:val="19"/>
          <w:sz w:val="26"/>
        </w:rPr>
        <w:t xml:space="preserve"> </w:t>
      </w:r>
      <w:r w:rsidRPr="00B33663">
        <w:rPr>
          <w:sz w:val="26"/>
        </w:rPr>
        <w:t>next,</w:t>
      </w:r>
      <w:r w:rsidRPr="00B33663">
        <w:rPr>
          <w:spacing w:val="20"/>
          <w:sz w:val="26"/>
        </w:rPr>
        <w:t xml:space="preserve"> </w:t>
      </w:r>
      <w:r w:rsidRPr="00B33663">
        <w:rPr>
          <w:sz w:val="26"/>
        </w:rPr>
        <w:t>an</w:t>
      </w:r>
      <w:r w:rsidRPr="00B33663">
        <w:rPr>
          <w:spacing w:val="19"/>
          <w:sz w:val="26"/>
        </w:rPr>
        <w:t xml:space="preserve"> </w:t>
      </w:r>
      <w:r w:rsidRPr="00B33663">
        <w:rPr>
          <w:sz w:val="26"/>
        </w:rPr>
        <w:t>8-bit</w:t>
      </w:r>
      <w:r w:rsidRPr="00B33663">
        <w:rPr>
          <w:spacing w:val="20"/>
          <w:sz w:val="26"/>
        </w:rPr>
        <w:t xml:space="preserve"> </w:t>
      </w:r>
      <w:r w:rsidRPr="00B33663">
        <w:rPr>
          <w:sz w:val="26"/>
        </w:rPr>
        <w:t>(1-byte)</w:t>
      </w:r>
      <w:r w:rsidRPr="00B33663">
        <w:rPr>
          <w:spacing w:val="19"/>
          <w:sz w:val="26"/>
        </w:rPr>
        <w:t xml:space="preserve"> </w:t>
      </w:r>
      <w:r w:rsidRPr="00B33663">
        <w:rPr>
          <w:sz w:val="26"/>
        </w:rPr>
        <w:t>flag</w:t>
      </w:r>
      <w:r w:rsidRPr="00B33663">
        <w:rPr>
          <w:spacing w:val="20"/>
          <w:sz w:val="26"/>
        </w:rPr>
        <w:t xml:space="preserve"> </w:t>
      </w:r>
      <w:r w:rsidRPr="00B33663">
        <w:rPr>
          <w:sz w:val="26"/>
        </w:rPr>
        <w:t>is</w:t>
      </w:r>
      <w:r w:rsidRPr="00B33663">
        <w:rPr>
          <w:spacing w:val="19"/>
          <w:sz w:val="26"/>
        </w:rPr>
        <w:t xml:space="preserve"> </w:t>
      </w:r>
      <w:r w:rsidRPr="00B33663">
        <w:rPr>
          <w:sz w:val="26"/>
        </w:rPr>
        <w:t>added</w:t>
      </w:r>
      <w:r w:rsidRPr="00B33663">
        <w:rPr>
          <w:spacing w:val="22"/>
          <w:sz w:val="26"/>
        </w:rPr>
        <w:t xml:space="preserve"> </w:t>
      </w:r>
      <w:r w:rsidRPr="00B33663">
        <w:rPr>
          <w:sz w:val="26"/>
        </w:rPr>
        <w:t>at</w:t>
      </w:r>
      <w:r w:rsidRPr="00B33663">
        <w:rPr>
          <w:spacing w:val="19"/>
          <w:sz w:val="26"/>
        </w:rPr>
        <w:t xml:space="preserve"> </w:t>
      </w:r>
      <w:r w:rsidRPr="00B33663">
        <w:rPr>
          <w:sz w:val="26"/>
        </w:rPr>
        <w:t>the</w:t>
      </w:r>
      <w:r w:rsidRPr="00B33663">
        <w:rPr>
          <w:spacing w:val="-62"/>
          <w:sz w:val="26"/>
        </w:rPr>
        <w:t xml:space="preserve"> </w:t>
      </w:r>
      <w:r w:rsidRPr="00B33663">
        <w:rPr>
          <w:sz w:val="26"/>
        </w:rPr>
        <w:t>beginning</w:t>
      </w:r>
      <w:r w:rsidRPr="00B33663">
        <w:rPr>
          <w:spacing w:val="-2"/>
          <w:sz w:val="26"/>
        </w:rPr>
        <w:t xml:space="preserve"> </w:t>
      </w:r>
      <w:r w:rsidRPr="00B33663">
        <w:rPr>
          <w:sz w:val="26"/>
        </w:rPr>
        <w:t>and</w:t>
      </w:r>
      <w:r w:rsidRPr="00B33663">
        <w:rPr>
          <w:spacing w:val="-1"/>
          <w:sz w:val="26"/>
        </w:rPr>
        <w:t xml:space="preserve"> </w:t>
      </w:r>
      <w:r w:rsidRPr="00B33663">
        <w:rPr>
          <w:sz w:val="26"/>
        </w:rPr>
        <w:t>the end</w:t>
      </w:r>
      <w:r w:rsidRPr="00B33663">
        <w:rPr>
          <w:spacing w:val="1"/>
          <w:sz w:val="26"/>
        </w:rPr>
        <w:t xml:space="preserve"> </w:t>
      </w:r>
      <w:r w:rsidRPr="00B33663">
        <w:rPr>
          <w:sz w:val="26"/>
        </w:rPr>
        <w:t>of</w:t>
      </w:r>
      <w:r w:rsidRPr="00B33663">
        <w:rPr>
          <w:spacing w:val="2"/>
          <w:sz w:val="26"/>
        </w:rPr>
        <w:t xml:space="preserve"> </w:t>
      </w:r>
      <w:r w:rsidRPr="00B33663">
        <w:rPr>
          <w:sz w:val="26"/>
        </w:rPr>
        <w:t>a</w:t>
      </w:r>
      <w:r w:rsidRPr="00B33663">
        <w:rPr>
          <w:spacing w:val="-1"/>
          <w:sz w:val="26"/>
        </w:rPr>
        <w:t xml:space="preserve"> </w:t>
      </w:r>
      <w:r w:rsidRPr="00B33663">
        <w:rPr>
          <w:sz w:val="26"/>
        </w:rPr>
        <w:t>frame.</w:t>
      </w:r>
    </w:p>
    <w:p w14:paraId="2F876607" w14:textId="77777777" w:rsidR="00CD7E1A" w:rsidRPr="00B33663" w:rsidRDefault="00A42A03" w:rsidP="00E700C1">
      <w:pPr>
        <w:pStyle w:val="ListParagraph"/>
        <w:numPr>
          <w:ilvl w:val="0"/>
          <w:numId w:val="36"/>
        </w:numPr>
        <w:tabs>
          <w:tab w:val="left" w:pos="1200"/>
          <w:tab w:val="left" w:pos="1201"/>
        </w:tabs>
        <w:spacing w:before="6" w:line="237" w:lineRule="auto"/>
        <w:ind w:right="639"/>
        <w:rPr>
          <w:sz w:val="26"/>
        </w:rPr>
      </w:pPr>
      <w:r w:rsidRPr="00B33663">
        <w:rPr>
          <w:noProof/>
          <w:lang w:val="en-IN" w:eastAsia="en-IN"/>
        </w:rPr>
        <w:drawing>
          <wp:anchor distT="0" distB="0" distL="0" distR="0" simplePos="0" relativeHeight="251590144" behindDoc="0" locked="0" layoutInCell="1" allowOverlap="1" wp14:anchorId="79205E04" wp14:editId="07777777">
            <wp:simplePos x="0" y="0"/>
            <wp:positionH relativeFrom="page">
              <wp:posOffset>1734597</wp:posOffset>
            </wp:positionH>
            <wp:positionV relativeFrom="paragraph">
              <wp:posOffset>453582</wp:posOffset>
            </wp:positionV>
            <wp:extent cx="4355067" cy="590550"/>
            <wp:effectExtent l="0" t="0" r="0" b="0"/>
            <wp:wrapTopAndBottom/>
            <wp:docPr id="19"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20" cstate="print"/>
                    <a:stretch>
                      <a:fillRect/>
                    </a:stretch>
                  </pic:blipFill>
                  <pic:spPr>
                    <a:xfrm>
                      <a:off x="0" y="0"/>
                      <a:ext cx="4355067" cy="590550"/>
                    </a:xfrm>
                    <a:prstGeom prst="rect">
                      <a:avLst/>
                    </a:prstGeom>
                  </pic:spPr>
                </pic:pic>
              </a:graphicData>
            </a:graphic>
          </wp:anchor>
        </w:drawing>
      </w:r>
      <w:r w:rsidRPr="00B33663">
        <w:rPr>
          <w:sz w:val="26"/>
        </w:rPr>
        <w:t>The</w:t>
      </w:r>
      <w:r w:rsidRPr="00B33663">
        <w:rPr>
          <w:spacing w:val="46"/>
          <w:sz w:val="26"/>
        </w:rPr>
        <w:t xml:space="preserve"> </w:t>
      </w:r>
      <w:r w:rsidRPr="00B33663">
        <w:rPr>
          <w:sz w:val="26"/>
        </w:rPr>
        <w:t>flag,</w:t>
      </w:r>
      <w:r w:rsidRPr="00B33663">
        <w:rPr>
          <w:spacing w:val="46"/>
          <w:sz w:val="26"/>
        </w:rPr>
        <w:t xml:space="preserve"> </w:t>
      </w:r>
      <w:r w:rsidRPr="00B33663">
        <w:rPr>
          <w:sz w:val="26"/>
        </w:rPr>
        <w:t>composed</w:t>
      </w:r>
      <w:r w:rsidRPr="00B33663">
        <w:rPr>
          <w:spacing w:val="46"/>
          <w:sz w:val="26"/>
        </w:rPr>
        <w:t xml:space="preserve"> </w:t>
      </w:r>
      <w:r w:rsidRPr="00B33663">
        <w:rPr>
          <w:sz w:val="26"/>
        </w:rPr>
        <w:t>of</w:t>
      </w:r>
      <w:r w:rsidRPr="00B33663">
        <w:rPr>
          <w:spacing w:val="48"/>
          <w:sz w:val="26"/>
        </w:rPr>
        <w:t xml:space="preserve"> </w:t>
      </w:r>
      <w:r w:rsidRPr="00B33663">
        <w:rPr>
          <w:sz w:val="26"/>
        </w:rPr>
        <w:t>protocol-dependent</w:t>
      </w:r>
      <w:r w:rsidRPr="00B33663">
        <w:rPr>
          <w:spacing w:val="46"/>
          <w:sz w:val="26"/>
        </w:rPr>
        <w:t xml:space="preserve"> </w:t>
      </w:r>
      <w:r w:rsidRPr="00B33663">
        <w:rPr>
          <w:sz w:val="26"/>
        </w:rPr>
        <w:t>special</w:t>
      </w:r>
      <w:r w:rsidRPr="00B33663">
        <w:rPr>
          <w:spacing w:val="46"/>
          <w:sz w:val="26"/>
        </w:rPr>
        <w:t xml:space="preserve"> </w:t>
      </w:r>
      <w:r w:rsidRPr="00B33663">
        <w:rPr>
          <w:sz w:val="26"/>
        </w:rPr>
        <w:t>characters,</w:t>
      </w:r>
      <w:r w:rsidRPr="00B33663">
        <w:rPr>
          <w:spacing w:val="47"/>
          <w:sz w:val="26"/>
        </w:rPr>
        <w:t xml:space="preserve"> </w:t>
      </w:r>
      <w:r w:rsidRPr="00B33663">
        <w:rPr>
          <w:sz w:val="26"/>
        </w:rPr>
        <w:t>signals</w:t>
      </w:r>
      <w:r w:rsidRPr="00B33663">
        <w:rPr>
          <w:spacing w:val="46"/>
          <w:sz w:val="26"/>
        </w:rPr>
        <w:t xml:space="preserve"> </w:t>
      </w:r>
      <w:r w:rsidRPr="00B33663">
        <w:rPr>
          <w:sz w:val="26"/>
        </w:rPr>
        <w:t>the</w:t>
      </w:r>
      <w:r w:rsidRPr="00B33663">
        <w:rPr>
          <w:spacing w:val="-62"/>
          <w:sz w:val="26"/>
        </w:rPr>
        <w:t xml:space="preserve"> </w:t>
      </w:r>
      <w:r w:rsidRPr="00B33663">
        <w:rPr>
          <w:sz w:val="26"/>
        </w:rPr>
        <w:t>start</w:t>
      </w:r>
      <w:r w:rsidRPr="00B33663">
        <w:rPr>
          <w:spacing w:val="-2"/>
          <w:sz w:val="26"/>
        </w:rPr>
        <w:t xml:space="preserve"> </w:t>
      </w:r>
      <w:r w:rsidRPr="00B33663">
        <w:rPr>
          <w:sz w:val="26"/>
        </w:rPr>
        <w:t>or</w:t>
      </w:r>
      <w:r w:rsidRPr="00B33663">
        <w:rPr>
          <w:spacing w:val="-1"/>
          <w:sz w:val="26"/>
        </w:rPr>
        <w:t xml:space="preserve"> </w:t>
      </w:r>
      <w:r w:rsidRPr="00B33663">
        <w:rPr>
          <w:sz w:val="26"/>
        </w:rPr>
        <w:t>end</w:t>
      </w:r>
      <w:r w:rsidRPr="00B33663">
        <w:rPr>
          <w:spacing w:val="2"/>
          <w:sz w:val="26"/>
        </w:rPr>
        <w:t xml:space="preserve"> </w:t>
      </w:r>
      <w:r w:rsidRPr="00B33663">
        <w:rPr>
          <w:sz w:val="26"/>
        </w:rPr>
        <w:t>of</w:t>
      </w:r>
      <w:r w:rsidRPr="00B33663">
        <w:rPr>
          <w:spacing w:val="2"/>
          <w:sz w:val="26"/>
        </w:rPr>
        <w:t xml:space="preserve"> </w:t>
      </w:r>
      <w:r w:rsidRPr="00B33663">
        <w:rPr>
          <w:sz w:val="26"/>
        </w:rPr>
        <w:t>a</w:t>
      </w:r>
      <w:r w:rsidRPr="00B33663">
        <w:rPr>
          <w:spacing w:val="-1"/>
          <w:sz w:val="26"/>
        </w:rPr>
        <w:t xml:space="preserve"> </w:t>
      </w:r>
      <w:r w:rsidRPr="00B33663">
        <w:rPr>
          <w:sz w:val="26"/>
        </w:rPr>
        <w:t>frame.</w:t>
      </w:r>
    </w:p>
    <w:p w14:paraId="3CF2D8B6" w14:textId="77777777" w:rsidR="00CD7E1A" w:rsidRPr="00B33663" w:rsidRDefault="00CD7E1A">
      <w:pPr>
        <w:pStyle w:val="BodyText"/>
        <w:spacing w:before="2"/>
        <w:ind w:left="0"/>
        <w:rPr>
          <w:sz w:val="28"/>
        </w:rPr>
      </w:pPr>
    </w:p>
    <w:p w14:paraId="0641D167" w14:textId="77777777" w:rsidR="00CD7E1A" w:rsidRPr="00B33663" w:rsidRDefault="00A42A03" w:rsidP="00E700C1">
      <w:pPr>
        <w:pStyle w:val="ListParagraph"/>
        <w:numPr>
          <w:ilvl w:val="0"/>
          <w:numId w:val="36"/>
        </w:numPr>
        <w:tabs>
          <w:tab w:val="left" w:pos="1200"/>
          <w:tab w:val="left" w:pos="1201"/>
        </w:tabs>
        <w:ind w:hanging="361"/>
        <w:rPr>
          <w:sz w:val="26"/>
        </w:rPr>
      </w:pPr>
      <w:r w:rsidRPr="00B33663">
        <w:rPr>
          <w:sz w:val="26"/>
        </w:rPr>
        <w:t>Any</w:t>
      </w:r>
      <w:r w:rsidRPr="00B33663">
        <w:rPr>
          <w:spacing w:val="-7"/>
          <w:sz w:val="26"/>
        </w:rPr>
        <w:t xml:space="preserve"> </w:t>
      </w:r>
      <w:r w:rsidRPr="00B33663">
        <w:rPr>
          <w:sz w:val="26"/>
        </w:rPr>
        <w:t>character</w:t>
      </w:r>
      <w:r w:rsidRPr="00B33663">
        <w:rPr>
          <w:spacing w:val="-1"/>
          <w:sz w:val="26"/>
        </w:rPr>
        <w:t xml:space="preserve"> </w:t>
      </w:r>
      <w:r w:rsidRPr="00B33663">
        <w:rPr>
          <w:sz w:val="26"/>
        </w:rPr>
        <w:t>used</w:t>
      </w:r>
      <w:r w:rsidRPr="00B33663">
        <w:rPr>
          <w:spacing w:val="-2"/>
          <w:sz w:val="26"/>
        </w:rPr>
        <w:t xml:space="preserve"> </w:t>
      </w:r>
      <w:r w:rsidRPr="00B33663">
        <w:rPr>
          <w:sz w:val="26"/>
        </w:rPr>
        <w:t>for</w:t>
      </w:r>
      <w:r w:rsidRPr="00B33663">
        <w:rPr>
          <w:spacing w:val="2"/>
          <w:sz w:val="26"/>
        </w:rPr>
        <w:t xml:space="preserve"> </w:t>
      </w:r>
      <w:r w:rsidRPr="00B33663">
        <w:rPr>
          <w:sz w:val="26"/>
        </w:rPr>
        <w:t>the</w:t>
      </w:r>
      <w:r w:rsidRPr="00B33663">
        <w:rPr>
          <w:spacing w:val="-2"/>
          <w:sz w:val="26"/>
        </w:rPr>
        <w:t xml:space="preserve"> </w:t>
      </w:r>
      <w:r w:rsidRPr="00B33663">
        <w:rPr>
          <w:sz w:val="26"/>
        </w:rPr>
        <w:t>flag</w:t>
      </w:r>
      <w:r w:rsidRPr="00B33663">
        <w:rPr>
          <w:spacing w:val="-2"/>
          <w:sz w:val="26"/>
        </w:rPr>
        <w:t xml:space="preserve"> </w:t>
      </w:r>
      <w:r w:rsidRPr="00B33663">
        <w:rPr>
          <w:sz w:val="26"/>
        </w:rPr>
        <w:t>could</w:t>
      </w:r>
      <w:r w:rsidRPr="00B33663">
        <w:rPr>
          <w:spacing w:val="-1"/>
          <w:sz w:val="26"/>
        </w:rPr>
        <w:t xml:space="preserve"> </w:t>
      </w:r>
      <w:r w:rsidRPr="00B33663">
        <w:rPr>
          <w:sz w:val="26"/>
        </w:rPr>
        <w:t>also</w:t>
      </w:r>
      <w:r w:rsidRPr="00B33663">
        <w:rPr>
          <w:spacing w:val="1"/>
          <w:sz w:val="26"/>
        </w:rPr>
        <w:t xml:space="preserve"> </w:t>
      </w:r>
      <w:r w:rsidRPr="00B33663">
        <w:rPr>
          <w:sz w:val="26"/>
        </w:rPr>
        <w:t>be</w:t>
      </w:r>
      <w:r w:rsidRPr="00B33663">
        <w:rPr>
          <w:spacing w:val="-1"/>
          <w:sz w:val="26"/>
        </w:rPr>
        <w:t xml:space="preserve"> </w:t>
      </w:r>
      <w:r w:rsidRPr="00B33663">
        <w:rPr>
          <w:sz w:val="26"/>
        </w:rPr>
        <w:t>part</w:t>
      </w:r>
      <w:r w:rsidRPr="00B33663">
        <w:rPr>
          <w:spacing w:val="-2"/>
          <w:sz w:val="26"/>
        </w:rPr>
        <w:t xml:space="preserve"> </w:t>
      </w:r>
      <w:r w:rsidRPr="00B33663">
        <w:rPr>
          <w:sz w:val="26"/>
        </w:rPr>
        <w:t>of</w:t>
      </w:r>
      <w:r w:rsidRPr="00B33663">
        <w:rPr>
          <w:spacing w:val="2"/>
          <w:sz w:val="26"/>
        </w:rPr>
        <w:t xml:space="preserve"> </w:t>
      </w:r>
      <w:r w:rsidRPr="00B33663">
        <w:rPr>
          <w:sz w:val="26"/>
        </w:rPr>
        <w:t>the</w:t>
      </w:r>
      <w:r w:rsidRPr="00B33663">
        <w:rPr>
          <w:spacing w:val="-2"/>
          <w:sz w:val="26"/>
        </w:rPr>
        <w:t xml:space="preserve"> </w:t>
      </w:r>
      <w:r w:rsidRPr="00B33663">
        <w:rPr>
          <w:sz w:val="26"/>
        </w:rPr>
        <w:t>information.</w:t>
      </w:r>
    </w:p>
    <w:p w14:paraId="0A9B56EE" w14:textId="77777777" w:rsidR="00CD7E1A" w:rsidRPr="00B33663" w:rsidRDefault="00A42A03" w:rsidP="00E700C1">
      <w:pPr>
        <w:pStyle w:val="ListParagraph"/>
        <w:numPr>
          <w:ilvl w:val="0"/>
          <w:numId w:val="36"/>
        </w:numPr>
        <w:tabs>
          <w:tab w:val="left" w:pos="1200"/>
          <w:tab w:val="left" w:pos="1201"/>
        </w:tabs>
        <w:spacing w:before="3" w:line="237" w:lineRule="auto"/>
        <w:ind w:right="641"/>
        <w:rPr>
          <w:sz w:val="26"/>
        </w:rPr>
      </w:pPr>
      <w:r w:rsidRPr="00B33663">
        <w:rPr>
          <w:sz w:val="26"/>
        </w:rPr>
        <w:t>If</w:t>
      </w:r>
      <w:r w:rsidRPr="00B33663">
        <w:rPr>
          <w:spacing w:val="8"/>
          <w:sz w:val="26"/>
        </w:rPr>
        <w:t xml:space="preserve"> </w:t>
      </w:r>
      <w:r w:rsidRPr="00B33663">
        <w:rPr>
          <w:sz w:val="26"/>
        </w:rPr>
        <w:t>this</w:t>
      </w:r>
      <w:r w:rsidRPr="00B33663">
        <w:rPr>
          <w:spacing w:val="8"/>
          <w:sz w:val="26"/>
        </w:rPr>
        <w:t xml:space="preserve"> </w:t>
      </w:r>
      <w:r w:rsidRPr="00B33663">
        <w:rPr>
          <w:sz w:val="26"/>
        </w:rPr>
        <w:t>happens,</w:t>
      </w:r>
      <w:r w:rsidRPr="00B33663">
        <w:rPr>
          <w:spacing w:val="7"/>
          <w:sz w:val="26"/>
        </w:rPr>
        <w:t xml:space="preserve"> </w:t>
      </w:r>
      <w:r w:rsidRPr="00B33663">
        <w:rPr>
          <w:sz w:val="26"/>
        </w:rPr>
        <w:t>when</w:t>
      </w:r>
      <w:r w:rsidRPr="00B33663">
        <w:rPr>
          <w:spacing w:val="7"/>
          <w:sz w:val="26"/>
        </w:rPr>
        <w:t xml:space="preserve"> </w:t>
      </w:r>
      <w:r w:rsidRPr="00B33663">
        <w:rPr>
          <w:sz w:val="26"/>
        </w:rPr>
        <w:t>it</w:t>
      </w:r>
      <w:r w:rsidRPr="00B33663">
        <w:rPr>
          <w:spacing w:val="6"/>
          <w:sz w:val="26"/>
        </w:rPr>
        <w:t xml:space="preserve"> </w:t>
      </w:r>
      <w:r w:rsidRPr="00B33663">
        <w:rPr>
          <w:sz w:val="26"/>
        </w:rPr>
        <w:t>encounters</w:t>
      </w:r>
      <w:r w:rsidRPr="00B33663">
        <w:rPr>
          <w:spacing w:val="7"/>
          <w:sz w:val="26"/>
        </w:rPr>
        <w:t xml:space="preserve"> </w:t>
      </w:r>
      <w:r w:rsidRPr="00B33663">
        <w:rPr>
          <w:sz w:val="26"/>
        </w:rPr>
        <w:t>this</w:t>
      </w:r>
      <w:r w:rsidRPr="00B33663">
        <w:rPr>
          <w:spacing w:val="6"/>
          <w:sz w:val="26"/>
        </w:rPr>
        <w:t xml:space="preserve"> </w:t>
      </w:r>
      <w:r w:rsidRPr="00B33663">
        <w:rPr>
          <w:sz w:val="26"/>
        </w:rPr>
        <w:t>pattern</w:t>
      </w:r>
      <w:r w:rsidRPr="00B33663">
        <w:rPr>
          <w:spacing w:val="7"/>
          <w:sz w:val="26"/>
        </w:rPr>
        <w:t xml:space="preserve"> </w:t>
      </w:r>
      <w:r w:rsidRPr="00B33663">
        <w:rPr>
          <w:sz w:val="26"/>
        </w:rPr>
        <w:t>in</w:t>
      </w:r>
      <w:r w:rsidRPr="00B33663">
        <w:rPr>
          <w:spacing w:val="7"/>
          <w:sz w:val="26"/>
        </w:rPr>
        <w:t xml:space="preserve"> </w:t>
      </w:r>
      <w:r w:rsidRPr="00B33663">
        <w:rPr>
          <w:sz w:val="26"/>
        </w:rPr>
        <w:t>the</w:t>
      </w:r>
      <w:r w:rsidRPr="00B33663">
        <w:rPr>
          <w:spacing w:val="6"/>
          <w:sz w:val="26"/>
        </w:rPr>
        <w:t xml:space="preserve"> </w:t>
      </w:r>
      <w:r w:rsidRPr="00B33663">
        <w:rPr>
          <w:sz w:val="26"/>
        </w:rPr>
        <w:t>middle</w:t>
      </w:r>
      <w:r w:rsidRPr="00B33663">
        <w:rPr>
          <w:spacing w:val="7"/>
          <w:sz w:val="26"/>
        </w:rPr>
        <w:t xml:space="preserve"> </w:t>
      </w:r>
      <w:r w:rsidRPr="00B33663">
        <w:rPr>
          <w:sz w:val="26"/>
        </w:rPr>
        <w:t>of</w:t>
      </w:r>
      <w:r w:rsidRPr="00B33663">
        <w:rPr>
          <w:spacing w:val="9"/>
          <w:sz w:val="26"/>
        </w:rPr>
        <w:t xml:space="preserve"> </w:t>
      </w:r>
      <w:r w:rsidRPr="00B33663">
        <w:rPr>
          <w:sz w:val="26"/>
        </w:rPr>
        <w:t>the</w:t>
      </w:r>
      <w:r w:rsidRPr="00B33663">
        <w:rPr>
          <w:spacing w:val="7"/>
          <w:sz w:val="26"/>
        </w:rPr>
        <w:t xml:space="preserve"> </w:t>
      </w:r>
      <w:r w:rsidRPr="00B33663">
        <w:rPr>
          <w:sz w:val="26"/>
        </w:rPr>
        <w:t>data,the</w:t>
      </w:r>
      <w:r w:rsidRPr="00B33663">
        <w:rPr>
          <w:spacing w:val="-62"/>
          <w:sz w:val="26"/>
        </w:rPr>
        <w:t xml:space="preserve"> </w:t>
      </w:r>
      <w:r w:rsidRPr="00B33663">
        <w:rPr>
          <w:sz w:val="26"/>
        </w:rPr>
        <w:t>receiver</w:t>
      </w:r>
      <w:r w:rsidRPr="00B33663">
        <w:rPr>
          <w:spacing w:val="63"/>
          <w:sz w:val="26"/>
        </w:rPr>
        <w:t xml:space="preserve"> </w:t>
      </w:r>
      <w:r w:rsidRPr="00B33663">
        <w:rPr>
          <w:sz w:val="26"/>
        </w:rPr>
        <w:t>thinks</w:t>
      </w:r>
      <w:r w:rsidRPr="00B33663">
        <w:rPr>
          <w:spacing w:val="-1"/>
          <w:sz w:val="26"/>
        </w:rPr>
        <w:t xml:space="preserve"> </w:t>
      </w:r>
      <w:r w:rsidRPr="00B33663">
        <w:rPr>
          <w:sz w:val="26"/>
        </w:rPr>
        <w:t>it has</w:t>
      </w:r>
      <w:r w:rsidRPr="00B33663">
        <w:rPr>
          <w:spacing w:val="-1"/>
          <w:sz w:val="26"/>
        </w:rPr>
        <w:t xml:space="preserve"> </w:t>
      </w:r>
      <w:r w:rsidRPr="00B33663">
        <w:rPr>
          <w:sz w:val="26"/>
        </w:rPr>
        <w:t>reached</w:t>
      </w:r>
      <w:r w:rsidRPr="00B33663">
        <w:rPr>
          <w:spacing w:val="-1"/>
          <w:sz w:val="26"/>
        </w:rPr>
        <w:t xml:space="preserve"> </w:t>
      </w:r>
      <w:r w:rsidRPr="00B33663">
        <w:rPr>
          <w:sz w:val="26"/>
        </w:rPr>
        <w:t>the</w:t>
      </w:r>
      <w:r w:rsidRPr="00B33663">
        <w:rPr>
          <w:spacing w:val="-1"/>
          <w:sz w:val="26"/>
        </w:rPr>
        <w:t xml:space="preserve"> </w:t>
      </w:r>
      <w:r w:rsidRPr="00B33663">
        <w:rPr>
          <w:sz w:val="26"/>
        </w:rPr>
        <w:t>end</w:t>
      </w:r>
      <w:r w:rsidRPr="00B33663">
        <w:rPr>
          <w:spacing w:val="-2"/>
          <w:sz w:val="26"/>
        </w:rPr>
        <w:t xml:space="preserve"> </w:t>
      </w:r>
      <w:r w:rsidRPr="00B33663">
        <w:rPr>
          <w:sz w:val="26"/>
        </w:rPr>
        <w:t>of</w:t>
      </w:r>
      <w:r w:rsidRPr="00B33663">
        <w:rPr>
          <w:spacing w:val="2"/>
          <w:sz w:val="26"/>
        </w:rPr>
        <w:t xml:space="preserve"> </w:t>
      </w:r>
      <w:r w:rsidRPr="00B33663">
        <w:rPr>
          <w:sz w:val="26"/>
        </w:rPr>
        <w:t>the</w:t>
      </w:r>
      <w:r w:rsidRPr="00B33663">
        <w:rPr>
          <w:spacing w:val="-1"/>
          <w:sz w:val="26"/>
        </w:rPr>
        <w:t xml:space="preserve"> </w:t>
      </w:r>
      <w:r w:rsidRPr="00B33663">
        <w:rPr>
          <w:sz w:val="26"/>
        </w:rPr>
        <w:t>frame.</w:t>
      </w:r>
    </w:p>
    <w:p w14:paraId="4C2FF932" w14:textId="77777777" w:rsidR="00CD7E1A" w:rsidRPr="00B33663" w:rsidRDefault="00A42A03" w:rsidP="00E700C1">
      <w:pPr>
        <w:pStyle w:val="ListParagraph"/>
        <w:numPr>
          <w:ilvl w:val="0"/>
          <w:numId w:val="36"/>
        </w:numPr>
        <w:tabs>
          <w:tab w:val="left" w:pos="1200"/>
          <w:tab w:val="left" w:pos="1201"/>
        </w:tabs>
        <w:spacing w:before="6" w:line="237" w:lineRule="auto"/>
        <w:ind w:right="635"/>
        <w:rPr>
          <w:sz w:val="26"/>
        </w:rPr>
      </w:pPr>
      <w:r w:rsidRPr="00B33663">
        <w:rPr>
          <w:sz w:val="26"/>
        </w:rPr>
        <w:t>To</w:t>
      </w:r>
      <w:r w:rsidRPr="00B33663">
        <w:rPr>
          <w:spacing w:val="13"/>
          <w:sz w:val="26"/>
        </w:rPr>
        <w:t xml:space="preserve"> </w:t>
      </w:r>
      <w:r w:rsidRPr="00B33663">
        <w:rPr>
          <w:sz w:val="26"/>
        </w:rPr>
        <w:t>fix</w:t>
      </w:r>
      <w:r w:rsidRPr="00B33663">
        <w:rPr>
          <w:spacing w:val="13"/>
          <w:sz w:val="26"/>
        </w:rPr>
        <w:t xml:space="preserve"> </w:t>
      </w:r>
      <w:r w:rsidRPr="00B33663">
        <w:rPr>
          <w:sz w:val="26"/>
        </w:rPr>
        <w:t>this</w:t>
      </w:r>
      <w:r w:rsidRPr="00B33663">
        <w:rPr>
          <w:spacing w:val="13"/>
          <w:sz w:val="26"/>
        </w:rPr>
        <w:t xml:space="preserve"> </w:t>
      </w:r>
      <w:r w:rsidRPr="00B33663">
        <w:rPr>
          <w:sz w:val="26"/>
        </w:rPr>
        <w:t>problem,</w:t>
      </w:r>
      <w:r w:rsidRPr="00B33663">
        <w:rPr>
          <w:spacing w:val="15"/>
          <w:sz w:val="26"/>
        </w:rPr>
        <w:t xml:space="preserve"> </w:t>
      </w:r>
      <w:r w:rsidRPr="00B33663">
        <w:rPr>
          <w:sz w:val="26"/>
        </w:rPr>
        <w:t>a</w:t>
      </w:r>
      <w:r w:rsidRPr="00B33663">
        <w:rPr>
          <w:spacing w:val="15"/>
          <w:sz w:val="26"/>
        </w:rPr>
        <w:t xml:space="preserve"> </w:t>
      </w:r>
      <w:r w:rsidRPr="00B33663">
        <w:rPr>
          <w:b/>
          <w:sz w:val="26"/>
        </w:rPr>
        <w:t>byte-stuffing</w:t>
      </w:r>
      <w:r w:rsidRPr="00B33663">
        <w:rPr>
          <w:b/>
          <w:spacing w:val="14"/>
          <w:sz w:val="26"/>
        </w:rPr>
        <w:t xml:space="preserve"> </w:t>
      </w:r>
      <w:r w:rsidRPr="00B33663">
        <w:rPr>
          <w:sz w:val="26"/>
        </w:rPr>
        <w:t>strategy</w:t>
      </w:r>
      <w:r w:rsidRPr="00B33663">
        <w:rPr>
          <w:spacing w:val="11"/>
          <w:sz w:val="26"/>
        </w:rPr>
        <w:t xml:space="preserve"> </w:t>
      </w:r>
      <w:r w:rsidRPr="00B33663">
        <w:rPr>
          <w:sz w:val="26"/>
        </w:rPr>
        <w:t>was</w:t>
      </w:r>
      <w:r w:rsidRPr="00B33663">
        <w:rPr>
          <w:spacing w:val="15"/>
          <w:sz w:val="26"/>
        </w:rPr>
        <w:t xml:space="preserve"> </w:t>
      </w:r>
      <w:r w:rsidRPr="00B33663">
        <w:rPr>
          <w:sz w:val="26"/>
        </w:rPr>
        <w:t>added</w:t>
      </w:r>
      <w:r w:rsidRPr="00B33663">
        <w:rPr>
          <w:spacing w:val="13"/>
          <w:sz w:val="26"/>
        </w:rPr>
        <w:t xml:space="preserve"> </w:t>
      </w:r>
      <w:r w:rsidRPr="00B33663">
        <w:rPr>
          <w:sz w:val="26"/>
        </w:rPr>
        <w:t>to</w:t>
      </w:r>
      <w:r w:rsidRPr="00B33663">
        <w:rPr>
          <w:spacing w:val="13"/>
          <w:sz w:val="26"/>
        </w:rPr>
        <w:t xml:space="preserve"> </w:t>
      </w:r>
      <w:r w:rsidRPr="00B33663">
        <w:rPr>
          <w:sz w:val="26"/>
        </w:rPr>
        <w:t>character-</w:t>
      </w:r>
      <w:r w:rsidRPr="00B33663">
        <w:rPr>
          <w:spacing w:val="-62"/>
          <w:sz w:val="26"/>
        </w:rPr>
        <w:t xml:space="preserve"> </w:t>
      </w:r>
      <w:r w:rsidRPr="00B33663">
        <w:rPr>
          <w:sz w:val="26"/>
        </w:rPr>
        <w:t>oriented</w:t>
      </w:r>
      <w:r w:rsidRPr="00B33663">
        <w:rPr>
          <w:spacing w:val="-2"/>
          <w:sz w:val="26"/>
        </w:rPr>
        <w:t xml:space="preserve"> </w:t>
      </w:r>
      <w:r w:rsidRPr="00B33663">
        <w:rPr>
          <w:sz w:val="26"/>
        </w:rPr>
        <w:t>framing.</w:t>
      </w:r>
    </w:p>
    <w:p w14:paraId="0FB78278" w14:textId="77777777" w:rsidR="00CD7E1A" w:rsidRPr="00B33663" w:rsidRDefault="00CD7E1A">
      <w:pPr>
        <w:pStyle w:val="BodyText"/>
        <w:spacing w:before="9"/>
        <w:ind w:left="0"/>
      </w:pPr>
    </w:p>
    <w:p w14:paraId="6CC6EF61" w14:textId="77777777" w:rsidR="00CD7E1A" w:rsidRPr="00B33663" w:rsidRDefault="00EB3154">
      <w:pPr>
        <w:ind w:left="480"/>
        <w:rPr>
          <w:b/>
          <w:i/>
          <w:sz w:val="26"/>
        </w:rPr>
      </w:pPr>
      <w:r w:rsidRPr="00B33663">
        <w:pict w14:anchorId="194F3BF9">
          <v:shape id="_x0000_s1145" style="position:absolute;left:0;text-align:left;margin-left:90pt;margin-top:12.75pt;width:199.6pt;height:1.15pt;z-index:-16698880;mso-position-horizontal-relative:page" coordorigin="1800,255" coordsize="3992,23" o:spt="100" adj="0,,0" path="m1800,274r6,-5l1812,255r12,l1836,255r,19l1848,274r12,l1860,255r12,l1884,255r,19l1896,274r12,l1908,255r12,l1932,255r,19l1944,274r12,l1956,255r12,l1980,255r,19l1992,274r12,l2004,255r12,l2028,255r,19l2040,274r12,l2052,255r12,l2076,255r,19l2088,274r12,l2100,255r12,l2124,255r,19l2136,274r12,l2148,255r12,l2172,255r,19l2184,274r12,l2196,255r12,l2220,255r,19l2232,274r12,l2244,255r12,l2268,255r,19l2280,274r12,l2292,255r12,l2316,255r,19l2328,274r12,l2340,255r12,l2364,255r,19l2376,274r12,l2388,255r12,l2412,255r,19l2424,274r12,l2436,255r12,l2460,255r,19l2472,274r12,l2484,255r12,l2508,255r,19l2520,274r12,l2532,255r12,l2556,255r,19l2568,274r12,l2580,255r12,l2604,255r,19l2616,274r12,l2628,255r12,l2652,255r,19l2664,274r12,l2676,255r12,l2700,255r,19l2712,274r12,l2724,255r12,l2748,255r,19l2760,274r12,l2772,255r12,l2796,255r,19l2808,274r12,l2820,255r12,l2844,255r,19l2856,274r12,l2868,255r12,l2892,255r,19l2904,274r12,l2916,255r12,l2940,255r,19l2952,274r12,l2964,255r12,l2988,255r,19l3000,274r12,l3012,255r12,l3036,255r,19l3048,274r12,l3060,255r12,l3084,255r,19l3096,274r12,l3108,255r12,l3132,255r,19l3144,274r12,l3156,255r12,l3180,255r,19l3192,274r12,l3204,255r13,l3229,255r,19l3241,274r12,l3253,255r12,l3277,255r,19l3289,274r12,l3307,260r6,-5m3313,255r6,5l3325,274r12,l3349,274r,-19l3361,255r12,l3373,274r12,l3397,274r,-19l3409,255r12,l3421,274r12,l3445,274r,-19l3457,255r12,l3469,274r12,l3493,274r,-19l3505,255r12,l3517,274r12,l3541,274r,-19l3553,255r12,l3565,274r12,l3589,274r,-19l3601,255r12,l3613,274r12,l3637,274r,-19l3649,255r12,l3661,274r12,l3685,274r,-19l3697,255r12,l3709,274r12,l3733,274r,-19l3745,255r12,l3757,274r12,l3781,274r,-19l3793,255r12,l3805,274r12,l3829,274r,-19l3841,255r12,l3853,274r12,l3877,274r,-19l3889,255r12,l3901,274r12,l3925,274r,-19l3937,255r12,l3949,274r12,l3973,274r,-19l3985,255r12,l3997,274r12,l4021,274r,-19l4033,255r12,l4045,274r12,l4069,274r,-19l4081,255r12,l4093,274r12,l4117,274r,-19l4129,255r12,l4141,274r12,l4165,274r,-19l4177,255r12,l4189,274r12,l4213,274r,-19l4225,255r12,l4237,274r12,l4261,274r,-19l4273,255r12,l4285,274r12,l4309,274r,-19l4321,255r12,l4333,274r12,l4357,274r,-19l4369,255r12,l4381,274r12,l4405,274r,-19l4417,255r12,l4429,274r12,l4453,274r,-19l4465,255r12,l4477,274r12,l4501,274r,-19l4513,255r12,l4525,274r12,l4549,274r,-19l4561,255r12,l4573,274r12,l4597,274r,-19l4609,255r12,l4621,274r12,l4645,274r,-19l4657,255r12,l4669,274r12,l4693,274r,-19l4705,255r12,l4717,274r12,l4741,274r,-19l4753,255r12,l4765,274r12,l4789,274r,-19l4801,255r12,l4819,269r6,5m4825,274r6,-5l4837,255r12,l4861,255r,19l4873,274r12,l4885,255r12,l4909,255r,19l4921,274r12,l4933,255r12,l4957,255r,19l4969,274r12,l4981,255r12,l5005,255r,19l5017,274r12,l5029,255r12,l5053,255r,19l5065,274r12,l5077,255r12,l5101,255r,19l5113,274r12,l5125,255r12,l5149,255r,19l5161,274r12,l5173,255r12,l5197,255r,19l5209,274r12,l5221,255r12,l5245,255r,19l5257,274r12,l5269,255r12,l5293,255r,19l5305,274r12,l5317,255r12,l5341,255r,19l5353,274r12,l5365,255r12,l5389,255r,19l5401,274r12,l5413,255r12,l5437,255r,19l5449,274r12,l5461,255r12,l5485,255r,19l5497,274r12,l5509,255r12,l5533,255r,19l5545,274r12,l5557,255r12,l5581,255r,19l5593,274r12,l5605,255r12,l5629,255r,19l5641,274r12,l5653,255r12,l5677,255r,19l5689,274r12,l5701,255r12,l5725,255r,19l5737,274r12,l5749,255r12,l5773,255r6,15l5785,274r7,4l5787,272r1,e" filled="f" strokeweight=".96pt">
            <v:stroke joinstyle="round"/>
            <v:formulas/>
            <v:path arrowok="t" o:connecttype="segments"/>
            <w10:wrap anchorx="page"/>
          </v:shape>
        </w:pict>
      </w:r>
      <w:r w:rsidR="00A42A03" w:rsidRPr="00B33663">
        <w:rPr>
          <w:b/>
          <w:i/>
          <w:sz w:val="26"/>
        </w:rPr>
        <w:t>Byte</w:t>
      </w:r>
      <w:r w:rsidR="00A42A03" w:rsidRPr="00B33663">
        <w:rPr>
          <w:b/>
          <w:i/>
          <w:spacing w:val="-3"/>
          <w:sz w:val="26"/>
        </w:rPr>
        <w:t xml:space="preserve"> </w:t>
      </w:r>
      <w:r w:rsidR="00A42A03" w:rsidRPr="00B33663">
        <w:rPr>
          <w:b/>
          <w:i/>
          <w:sz w:val="26"/>
        </w:rPr>
        <w:t>Stuffing</w:t>
      </w:r>
      <w:r w:rsidR="00A42A03" w:rsidRPr="00B33663">
        <w:rPr>
          <w:b/>
          <w:i/>
          <w:spacing w:val="-2"/>
          <w:sz w:val="26"/>
        </w:rPr>
        <w:t xml:space="preserve"> </w:t>
      </w:r>
      <w:r w:rsidR="00A42A03" w:rsidRPr="00B33663">
        <w:rPr>
          <w:b/>
          <w:i/>
          <w:sz w:val="26"/>
        </w:rPr>
        <w:t>(or) Character</w:t>
      </w:r>
      <w:r w:rsidR="00A42A03" w:rsidRPr="00B33663">
        <w:rPr>
          <w:b/>
          <w:i/>
          <w:spacing w:val="-3"/>
          <w:sz w:val="26"/>
        </w:rPr>
        <w:t xml:space="preserve"> </w:t>
      </w:r>
      <w:r w:rsidR="00A42A03" w:rsidRPr="00B33663">
        <w:rPr>
          <w:b/>
          <w:i/>
          <w:sz w:val="26"/>
        </w:rPr>
        <w:t>Stuffing</w:t>
      </w:r>
    </w:p>
    <w:p w14:paraId="4D8547CC" w14:textId="77777777" w:rsidR="00CD7E1A" w:rsidRPr="00B33663" w:rsidRDefault="00A42A03" w:rsidP="00E700C1">
      <w:pPr>
        <w:pStyle w:val="Heading4"/>
        <w:numPr>
          <w:ilvl w:val="0"/>
          <w:numId w:val="36"/>
        </w:numPr>
        <w:tabs>
          <w:tab w:val="left" w:pos="1200"/>
          <w:tab w:val="left" w:pos="1201"/>
        </w:tabs>
        <w:spacing w:before="4" w:line="237" w:lineRule="auto"/>
        <w:ind w:right="666"/>
      </w:pPr>
      <w:r w:rsidRPr="00B33663">
        <w:t>Byte stuffing is the process of adding one extra byte whenever there is a</w:t>
      </w:r>
      <w:r w:rsidRPr="00B33663">
        <w:rPr>
          <w:spacing w:val="-63"/>
        </w:rPr>
        <w:t xml:space="preserve"> </w:t>
      </w:r>
      <w:r w:rsidRPr="00B33663">
        <w:t>flag</w:t>
      </w:r>
      <w:r w:rsidRPr="00B33663">
        <w:rPr>
          <w:spacing w:val="-2"/>
        </w:rPr>
        <w:t xml:space="preserve"> </w:t>
      </w:r>
      <w:r w:rsidRPr="00B33663">
        <w:t>or</w:t>
      </w:r>
      <w:r w:rsidRPr="00B33663">
        <w:rPr>
          <w:spacing w:val="-1"/>
        </w:rPr>
        <w:t xml:space="preserve"> </w:t>
      </w:r>
      <w:r w:rsidRPr="00B33663">
        <w:t>escape</w:t>
      </w:r>
      <w:r w:rsidRPr="00B33663">
        <w:rPr>
          <w:spacing w:val="-1"/>
        </w:rPr>
        <w:t xml:space="preserve"> </w:t>
      </w:r>
      <w:r w:rsidRPr="00B33663">
        <w:t>character in the</w:t>
      </w:r>
      <w:r w:rsidRPr="00B33663">
        <w:rPr>
          <w:spacing w:val="-1"/>
        </w:rPr>
        <w:t xml:space="preserve"> </w:t>
      </w:r>
      <w:r w:rsidRPr="00B33663">
        <w:t>text.</w:t>
      </w:r>
    </w:p>
    <w:p w14:paraId="1B0C140F" w14:textId="77777777" w:rsidR="00CD7E1A" w:rsidRPr="00B33663" w:rsidRDefault="00A42A03" w:rsidP="00E700C1">
      <w:pPr>
        <w:pStyle w:val="ListParagraph"/>
        <w:numPr>
          <w:ilvl w:val="0"/>
          <w:numId w:val="36"/>
        </w:numPr>
        <w:tabs>
          <w:tab w:val="left" w:pos="1200"/>
          <w:tab w:val="left" w:pos="1201"/>
        </w:tabs>
        <w:spacing w:line="237" w:lineRule="auto"/>
        <w:ind w:right="640"/>
        <w:rPr>
          <w:sz w:val="26"/>
        </w:rPr>
      </w:pPr>
      <w:r w:rsidRPr="00B33663">
        <w:rPr>
          <w:sz w:val="26"/>
        </w:rPr>
        <w:t>In</w:t>
      </w:r>
      <w:r w:rsidRPr="00B33663">
        <w:rPr>
          <w:spacing w:val="41"/>
          <w:sz w:val="26"/>
        </w:rPr>
        <w:t xml:space="preserve"> </w:t>
      </w:r>
      <w:r w:rsidRPr="00B33663">
        <w:rPr>
          <w:sz w:val="26"/>
        </w:rPr>
        <w:t>byte</w:t>
      </w:r>
      <w:r w:rsidRPr="00B33663">
        <w:rPr>
          <w:spacing w:val="41"/>
          <w:sz w:val="26"/>
        </w:rPr>
        <w:t xml:space="preserve"> </w:t>
      </w:r>
      <w:r w:rsidRPr="00B33663">
        <w:rPr>
          <w:sz w:val="26"/>
        </w:rPr>
        <w:t>stuffing,</w:t>
      </w:r>
      <w:r w:rsidRPr="00B33663">
        <w:rPr>
          <w:spacing w:val="40"/>
          <w:sz w:val="26"/>
        </w:rPr>
        <w:t xml:space="preserve"> </w:t>
      </w:r>
      <w:r w:rsidRPr="00B33663">
        <w:rPr>
          <w:sz w:val="26"/>
        </w:rPr>
        <w:t>a</w:t>
      </w:r>
      <w:r w:rsidRPr="00B33663">
        <w:rPr>
          <w:spacing w:val="41"/>
          <w:sz w:val="26"/>
        </w:rPr>
        <w:t xml:space="preserve"> </w:t>
      </w:r>
      <w:r w:rsidRPr="00B33663">
        <w:rPr>
          <w:sz w:val="26"/>
        </w:rPr>
        <w:t>special</w:t>
      </w:r>
      <w:r w:rsidRPr="00B33663">
        <w:rPr>
          <w:spacing w:val="41"/>
          <w:sz w:val="26"/>
        </w:rPr>
        <w:t xml:space="preserve"> </w:t>
      </w:r>
      <w:r w:rsidRPr="00B33663">
        <w:rPr>
          <w:sz w:val="26"/>
        </w:rPr>
        <w:t>byte</w:t>
      </w:r>
      <w:r w:rsidRPr="00B33663">
        <w:rPr>
          <w:spacing w:val="41"/>
          <w:sz w:val="26"/>
        </w:rPr>
        <w:t xml:space="preserve"> </w:t>
      </w:r>
      <w:r w:rsidRPr="00B33663">
        <w:rPr>
          <w:sz w:val="26"/>
        </w:rPr>
        <w:t>is</w:t>
      </w:r>
      <w:r w:rsidRPr="00B33663">
        <w:rPr>
          <w:spacing w:val="40"/>
          <w:sz w:val="26"/>
        </w:rPr>
        <w:t xml:space="preserve"> </w:t>
      </w:r>
      <w:r w:rsidRPr="00B33663">
        <w:rPr>
          <w:sz w:val="26"/>
        </w:rPr>
        <w:t>added</w:t>
      </w:r>
      <w:r w:rsidRPr="00B33663">
        <w:rPr>
          <w:spacing w:val="42"/>
          <w:sz w:val="26"/>
        </w:rPr>
        <w:t xml:space="preserve"> </w:t>
      </w:r>
      <w:r w:rsidRPr="00B33663">
        <w:rPr>
          <w:sz w:val="26"/>
        </w:rPr>
        <w:t>to</w:t>
      </w:r>
      <w:r w:rsidRPr="00B33663">
        <w:rPr>
          <w:spacing w:val="40"/>
          <w:sz w:val="26"/>
        </w:rPr>
        <w:t xml:space="preserve"> </w:t>
      </w:r>
      <w:r w:rsidRPr="00B33663">
        <w:rPr>
          <w:sz w:val="26"/>
        </w:rPr>
        <w:t>the</w:t>
      </w:r>
      <w:r w:rsidRPr="00B33663">
        <w:rPr>
          <w:spacing w:val="41"/>
          <w:sz w:val="26"/>
        </w:rPr>
        <w:t xml:space="preserve"> </w:t>
      </w:r>
      <w:r w:rsidRPr="00B33663">
        <w:rPr>
          <w:sz w:val="26"/>
        </w:rPr>
        <w:t>data</w:t>
      </w:r>
      <w:r w:rsidRPr="00B33663">
        <w:rPr>
          <w:spacing w:val="40"/>
          <w:sz w:val="26"/>
        </w:rPr>
        <w:t xml:space="preserve"> </w:t>
      </w:r>
      <w:r w:rsidRPr="00B33663">
        <w:rPr>
          <w:sz w:val="26"/>
        </w:rPr>
        <w:t>section</w:t>
      </w:r>
      <w:r w:rsidRPr="00B33663">
        <w:rPr>
          <w:spacing w:val="41"/>
          <w:sz w:val="26"/>
        </w:rPr>
        <w:t xml:space="preserve"> </w:t>
      </w:r>
      <w:r w:rsidRPr="00B33663">
        <w:rPr>
          <w:sz w:val="26"/>
        </w:rPr>
        <w:t>of</w:t>
      </w:r>
      <w:r w:rsidRPr="00B33663">
        <w:rPr>
          <w:spacing w:val="43"/>
          <w:sz w:val="26"/>
        </w:rPr>
        <w:t xml:space="preserve"> </w:t>
      </w:r>
      <w:r w:rsidRPr="00B33663">
        <w:rPr>
          <w:sz w:val="26"/>
        </w:rPr>
        <w:t>the</w:t>
      </w:r>
      <w:r w:rsidRPr="00B33663">
        <w:rPr>
          <w:spacing w:val="41"/>
          <w:sz w:val="26"/>
        </w:rPr>
        <w:t xml:space="preserve"> </w:t>
      </w:r>
      <w:r w:rsidRPr="00B33663">
        <w:rPr>
          <w:sz w:val="26"/>
        </w:rPr>
        <w:t>frame</w:t>
      </w:r>
      <w:r w:rsidRPr="00B33663">
        <w:rPr>
          <w:spacing w:val="-62"/>
          <w:sz w:val="26"/>
        </w:rPr>
        <w:t xml:space="preserve"> </w:t>
      </w:r>
      <w:r w:rsidRPr="00B33663">
        <w:rPr>
          <w:sz w:val="26"/>
        </w:rPr>
        <w:t>when</w:t>
      </w:r>
      <w:r w:rsidRPr="00B33663">
        <w:rPr>
          <w:spacing w:val="-2"/>
          <w:sz w:val="26"/>
        </w:rPr>
        <w:t xml:space="preserve"> </w:t>
      </w:r>
      <w:r w:rsidRPr="00B33663">
        <w:rPr>
          <w:sz w:val="26"/>
        </w:rPr>
        <w:t>there</w:t>
      </w:r>
      <w:r w:rsidRPr="00B33663">
        <w:rPr>
          <w:spacing w:val="-1"/>
          <w:sz w:val="26"/>
        </w:rPr>
        <w:t xml:space="preserve"> </w:t>
      </w:r>
      <w:r w:rsidRPr="00B33663">
        <w:rPr>
          <w:sz w:val="26"/>
        </w:rPr>
        <w:t>is</w:t>
      </w:r>
      <w:r w:rsidRPr="00B33663">
        <w:rPr>
          <w:spacing w:val="-1"/>
          <w:sz w:val="26"/>
        </w:rPr>
        <w:t xml:space="preserve"> </w:t>
      </w:r>
      <w:r w:rsidRPr="00B33663">
        <w:rPr>
          <w:sz w:val="26"/>
        </w:rPr>
        <w:t>a</w:t>
      </w:r>
      <w:r w:rsidRPr="00B33663">
        <w:rPr>
          <w:spacing w:val="-1"/>
          <w:sz w:val="26"/>
        </w:rPr>
        <w:t xml:space="preserve"> </w:t>
      </w:r>
      <w:r w:rsidRPr="00B33663">
        <w:rPr>
          <w:sz w:val="26"/>
        </w:rPr>
        <w:t>character</w:t>
      </w:r>
      <w:r w:rsidRPr="00B33663">
        <w:rPr>
          <w:spacing w:val="-1"/>
          <w:sz w:val="26"/>
        </w:rPr>
        <w:t xml:space="preserve"> </w:t>
      </w:r>
      <w:r w:rsidRPr="00B33663">
        <w:rPr>
          <w:sz w:val="26"/>
        </w:rPr>
        <w:t>with</w:t>
      </w:r>
      <w:r w:rsidRPr="00B33663">
        <w:rPr>
          <w:spacing w:val="-1"/>
          <w:sz w:val="26"/>
        </w:rPr>
        <w:t xml:space="preserve"> </w:t>
      </w:r>
      <w:r w:rsidRPr="00B33663">
        <w:rPr>
          <w:sz w:val="26"/>
        </w:rPr>
        <w:t>the same</w:t>
      </w:r>
      <w:r w:rsidRPr="00B33663">
        <w:rPr>
          <w:spacing w:val="2"/>
          <w:sz w:val="26"/>
        </w:rPr>
        <w:t xml:space="preserve"> </w:t>
      </w:r>
      <w:r w:rsidRPr="00B33663">
        <w:rPr>
          <w:sz w:val="26"/>
        </w:rPr>
        <w:t>pattern</w:t>
      </w:r>
      <w:r w:rsidRPr="00B33663">
        <w:rPr>
          <w:spacing w:val="-1"/>
          <w:sz w:val="26"/>
        </w:rPr>
        <w:t xml:space="preserve"> </w:t>
      </w:r>
      <w:r w:rsidRPr="00B33663">
        <w:rPr>
          <w:sz w:val="26"/>
        </w:rPr>
        <w:t>as</w:t>
      </w:r>
      <w:r w:rsidRPr="00B33663">
        <w:rPr>
          <w:spacing w:val="-1"/>
          <w:sz w:val="26"/>
        </w:rPr>
        <w:t xml:space="preserve"> </w:t>
      </w:r>
      <w:r w:rsidRPr="00B33663">
        <w:rPr>
          <w:sz w:val="26"/>
        </w:rPr>
        <w:t>the</w:t>
      </w:r>
      <w:r w:rsidRPr="00B33663">
        <w:rPr>
          <w:spacing w:val="-1"/>
          <w:sz w:val="26"/>
        </w:rPr>
        <w:t xml:space="preserve"> </w:t>
      </w:r>
      <w:r w:rsidRPr="00B33663">
        <w:rPr>
          <w:sz w:val="26"/>
        </w:rPr>
        <w:t>flag.</w:t>
      </w:r>
    </w:p>
    <w:p w14:paraId="78768FFC" w14:textId="77777777" w:rsidR="00CD7E1A" w:rsidRPr="00B33663" w:rsidRDefault="00A42A03" w:rsidP="00E700C1">
      <w:pPr>
        <w:pStyle w:val="ListParagraph"/>
        <w:numPr>
          <w:ilvl w:val="0"/>
          <w:numId w:val="36"/>
        </w:numPr>
        <w:tabs>
          <w:tab w:val="left" w:pos="1200"/>
          <w:tab w:val="left" w:pos="1201"/>
        </w:tabs>
        <w:ind w:right="636"/>
        <w:rPr>
          <w:sz w:val="26"/>
        </w:rPr>
      </w:pPr>
      <w:r w:rsidRPr="00B33663">
        <w:rPr>
          <w:sz w:val="26"/>
        </w:rPr>
        <w:t>The</w:t>
      </w:r>
      <w:r w:rsidRPr="00B33663">
        <w:rPr>
          <w:spacing w:val="3"/>
          <w:sz w:val="26"/>
        </w:rPr>
        <w:t xml:space="preserve"> </w:t>
      </w:r>
      <w:r w:rsidRPr="00B33663">
        <w:rPr>
          <w:sz w:val="26"/>
        </w:rPr>
        <w:t>data</w:t>
      </w:r>
      <w:r w:rsidRPr="00B33663">
        <w:rPr>
          <w:spacing w:val="3"/>
          <w:sz w:val="26"/>
        </w:rPr>
        <w:t xml:space="preserve"> </w:t>
      </w:r>
      <w:r w:rsidRPr="00B33663">
        <w:rPr>
          <w:sz w:val="26"/>
        </w:rPr>
        <w:t>section</w:t>
      </w:r>
      <w:r w:rsidRPr="00B33663">
        <w:rPr>
          <w:spacing w:val="3"/>
          <w:sz w:val="26"/>
        </w:rPr>
        <w:t xml:space="preserve"> </w:t>
      </w:r>
      <w:r w:rsidRPr="00B33663">
        <w:rPr>
          <w:sz w:val="26"/>
        </w:rPr>
        <w:t>is</w:t>
      </w:r>
      <w:r w:rsidRPr="00B33663">
        <w:rPr>
          <w:spacing w:val="3"/>
          <w:sz w:val="26"/>
        </w:rPr>
        <w:t xml:space="preserve"> </w:t>
      </w:r>
      <w:r w:rsidRPr="00B33663">
        <w:rPr>
          <w:sz w:val="26"/>
        </w:rPr>
        <w:t>stuffed</w:t>
      </w:r>
      <w:r w:rsidRPr="00B33663">
        <w:rPr>
          <w:spacing w:val="3"/>
          <w:sz w:val="26"/>
        </w:rPr>
        <w:t xml:space="preserve"> </w:t>
      </w:r>
      <w:r w:rsidRPr="00B33663">
        <w:rPr>
          <w:sz w:val="26"/>
        </w:rPr>
        <w:t>with</w:t>
      </w:r>
      <w:r w:rsidRPr="00B33663">
        <w:rPr>
          <w:spacing w:val="3"/>
          <w:sz w:val="26"/>
        </w:rPr>
        <w:t xml:space="preserve"> </w:t>
      </w:r>
      <w:r w:rsidRPr="00B33663">
        <w:rPr>
          <w:sz w:val="26"/>
        </w:rPr>
        <w:t>an</w:t>
      </w:r>
      <w:r w:rsidRPr="00B33663">
        <w:rPr>
          <w:spacing w:val="3"/>
          <w:sz w:val="26"/>
        </w:rPr>
        <w:t xml:space="preserve"> </w:t>
      </w:r>
      <w:r w:rsidRPr="00B33663">
        <w:rPr>
          <w:sz w:val="26"/>
        </w:rPr>
        <w:t>extra</w:t>
      </w:r>
      <w:r w:rsidRPr="00B33663">
        <w:rPr>
          <w:spacing w:val="3"/>
          <w:sz w:val="26"/>
        </w:rPr>
        <w:t xml:space="preserve"> </w:t>
      </w:r>
      <w:r w:rsidRPr="00B33663">
        <w:rPr>
          <w:sz w:val="26"/>
        </w:rPr>
        <w:t>byte.</w:t>
      </w:r>
      <w:r w:rsidRPr="00B33663">
        <w:rPr>
          <w:spacing w:val="5"/>
          <w:sz w:val="26"/>
        </w:rPr>
        <w:t xml:space="preserve"> </w:t>
      </w:r>
      <w:r w:rsidRPr="00B33663">
        <w:rPr>
          <w:sz w:val="26"/>
        </w:rPr>
        <w:t>This</w:t>
      </w:r>
      <w:r w:rsidRPr="00B33663">
        <w:rPr>
          <w:spacing w:val="3"/>
          <w:sz w:val="26"/>
        </w:rPr>
        <w:t xml:space="preserve"> </w:t>
      </w:r>
      <w:r w:rsidRPr="00B33663">
        <w:rPr>
          <w:sz w:val="26"/>
        </w:rPr>
        <w:t>byte</w:t>
      </w:r>
      <w:r w:rsidRPr="00B33663">
        <w:rPr>
          <w:spacing w:val="3"/>
          <w:sz w:val="26"/>
        </w:rPr>
        <w:t xml:space="preserve"> </w:t>
      </w:r>
      <w:r w:rsidRPr="00B33663">
        <w:rPr>
          <w:sz w:val="26"/>
        </w:rPr>
        <w:t>is</w:t>
      </w:r>
      <w:r w:rsidRPr="00B33663">
        <w:rPr>
          <w:spacing w:val="3"/>
          <w:sz w:val="26"/>
        </w:rPr>
        <w:t xml:space="preserve"> </w:t>
      </w:r>
      <w:r w:rsidRPr="00B33663">
        <w:rPr>
          <w:sz w:val="26"/>
        </w:rPr>
        <w:t>usually</w:t>
      </w:r>
      <w:r w:rsidRPr="00B33663">
        <w:rPr>
          <w:spacing w:val="5"/>
          <w:sz w:val="26"/>
        </w:rPr>
        <w:t xml:space="preserve"> </w:t>
      </w:r>
      <w:r w:rsidRPr="00B33663">
        <w:rPr>
          <w:sz w:val="26"/>
        </w:rPr>
        <w:t>called</w:t>
      </w:r>
      <w:r w:rsidRPr="00B33663">
        <w:rPr>
          <w:spacing w:val="3"/>
          <w:sz w:val="26"/>
        </w:rPr>
        <w:t xml:space="preserve"> </w:t>
      </w:r>
      <w:r w:rsidRPr="00B33663">
        <w:rPr>
          <w:sz w:val="26"/>
        </w:rPr>
        <w:t>the</w:t>
      </w:r>
      <w:r w:rsidRPr="00B33663">
        <w:rPr>
          <w:spacing w:val="-62"/>
          <w:sz w:val="26"/>
        </w:rPr>
        <w:t xml:space="preserve"> </w:t>
      </w:r>
      <w:r w:rsidRPr="00B33663">
        <w:rPr>
          <w:sz w:val="26"/>
        </w:rPr>
        <w:t>escape</w:t>
      </w:r>
      <w:r w:rsidRPr="00B33663">
        <w:rPr>
          <w:spacing w:val="-1"/>
          <w:sz w:val="26"/>
        </w:rPr>
        <w:t xml:space="preserve"> </w:t>
      </w:r>
      <w:r w:rsidRPr="00B33663">
        <w:rPr>
          <w:sz w:val="26"/>
        </w:rPr>
        <w:t>character (ESC)</w:t>
      </w:r>
      <w:r w:rsidRPr="00B33663">
        <w:rPr>
          <w:spacing w:val="3"/>
          <w:sz w:val="26"/>
        </w:rPr>
        <w:t xml:space="preserve"> </w:t>
      </w:r>
      <w:r w:rsidRPr="00B33663">
        <w:rPr>
          <w:sz w:val="26"/>
        </w:rPr>
        <w:t>and</w:t>
      </w:r>
      <w:r w:rsidRPr="00B33663">
        <w:rPr>
          <w:spacing w:val="-1"/>
          <w:sz w:val="26"/>
        </w:rPr>
        <w:t xml:space="preserve"> </w:t>
      </w:r>
      <w:r w:rsidRPr="00B33663">
        <w:rPr>
          <w:sz w:val="26"/>
        </w:rPr>
        <w:t>has a</w:t>
      </w:r>
      <w:r w:rsidRPr="00B33663">
        <w:rPr>
          <w:spacing w:val="-1"/>
          <w:sz w:val="26"/>
        </w:rPr>
        <w:t xml:space="preserve"> </w:t>
      </w:r>
      <w:r w:rsidRPr="00B33663">
        <w:rPr>
          <w:sz w:val="26"/>
        </w:rPr>
        <w:t>predefined bit</w:t>
      </w:r>
      <w:r w:rsidRPr="00B33663">
        <w:rPr>
          <w:spacing w:val="-1"/>
          <w:sz w:val="26"/>
        </w:rPr>
        <w:t xml:space="preserve"> </w:t>
      </w:r>
      <w:r w:rsidRPr="00B33663">
        <w:rPr>
          <w:sz w:val="26"/>
        </w:rPr>
        <w:t>pattern.</w:t>
      </w:r>
    </w:p>
    <w:p w14:paraId="7283A10F" w14:textId="77777777" w:rsidR="00CD7E1A" w:rsidRPr="00B33663" w:rsidRDefault="00A42A03" w:rsidP="00E700C1">
      <w:pPr>
        <w:pStyle w:val="ListParagraph"/>
        <w:numPr>
          <w:ilvl w:val="0"/>
          <w:numId w:val="36"/>
        </w:numPr>
        <w:tabs>
          <w:tab w:val="left" w:pos="1200"/>
          <w:tab w:val="left" w:pos="1201"/>
        </w:tabs>
        <w:ind w:right="642"/>
        <w:rPr>
          <w:sz w:val="26"/>
        </w:rPr>
      </w:pPr>
      <w:r w:rsidRPr="00B33663">
        <w:rPr>
          <w:sz w:val="26"/>
        </w:rPr>
        <w:t>Whenever</w:t>
      </w:r>
      <w:r w:rsidRPr="00B33663">
        <w:rPr>
          <w:spacing w:val="5"/>
          <w:sz w:val="26"/>
        </w:rPr>
        <w:t xml:space="preserve"> </w:t>
      </w:r>
      <w:r w:rsidRPr="00B33663">
        <w:rPr>
          <w:sz w:val="26"/>
        </w:rPr>
        <w:t>the</w:t>
      </w:r>
      <w:r w:rsidRPr="00B33663">
        <w:rPr>
          <w:spacing w:val="6"/>
          <w:sz w:val="26"/>
        </w:rPr>
        <w:t xml:space="preserve"> </w:t>
      </w:r>
      <w:r w:rsidRPr="00B33663">
        <w:rPr>
          <w:sz w:val="26"/>
        </w:rPr>
        <w:t>receiver</w:t>
      </w:r>
      <w:r w:rsidRPr="00B33663">
        <w:rPr>
          <w:spacing w:val="8"/>
          <w:sz w:val="26"/>
        </w:rPr>
        <w:t xml:space="preserve"> </w:t>
      </w:r>
      <w:r w:rsidRPr="00B33663">
        <w:rPr>
          <w:sz w:val="26"/>
        </w:rPr>
        <w:t>encounters</w:t>
      </w:r>
      <w:r w:rsidRPr="00B33663">
        <w:rPr>
          <w:spacing w:val="5"/>
          <w:sz w:val="26"/>
        </w:rPr>
        <w:t xml:space="preserve"> </w:t>
      </w:r>
      <w:r w:rsidRPr="00B33663">
        <w:rPr>
          <w:sz w:val="26"/>
        </w:rPr>
        <w:t>the</w:t>
      </w:r>
      <w:r w:rsidRPr="00B33663">
        <w:rPr>
          <w:spacing w:val="5"/>
          <w:sz w:val="26"/>
        </w:rPr>
        <w:t xml:space="preserve"> </w:t>
      </w:r>
      <w:r w:rsidRPr="00B33663">
        <w:rPr>
          <w:sz w:val="26"/>
        </w:rPr>
        <w:t>ESC</w:t>
      </w:r>
      <w:r w:rsidRPr="00B33663">
        <w:rPr>
          <w:spacing w:val="7"/>
          <w:sz w:val="26"/>
        </w:rPr>
        <w:t xml:space="preserve"> </w:t>
      </w:r>
      <w:r w:rsidRPr="00B33663">
        <w:rPr>
          <w:sz w:val="26"/>
        </w:rPr>
        <w:t>character,</w:t>
      </w:r>
      <w:r w:rsidRPr="00B33663">
        <w:rPr>
          <w:spacing w:val="5"/>
          <w:sz w:val="26"/>
        </w:rPr>
        <w:t xml:space="preserve"> </w:t>
      </w:r>
      <w:r w:rsidRPr="00B33663">
        <w:rPr>
          <w:sz w:val="26"/>
        </w:rPr>
        <w:t>it</w:t>
      </w:r>
      <w:r w:rsidRPr="00B33663">
        <w:rPr>
          <w:spacing w:val="5"/>
          <w:sz w:val="26"/>
        </w:rPr>
        <w:t xml:space="preserve"> </w:t>
      </w:r>
      <w:r w:rsidRPr="00B33663">
        <w:rPr>
          <w:sz w:val="26"/>
        </w:rPr>
        <w:t>removes</w:t>
      </w:r>
      <w:r w:rsidRPr="00B33663">
        <w:rPr>
          <w:spacing w:val="5"/>
          <w:sz w:val="26"/>
        </w:rPr>
        <w:t xml:space="preserve"> </w:t>
      </w:r>
      <w:r w:rsidRPr="00B33663">
        <w:rPr>
          <w:sz w:val="26"/>
        </w:rPr>
        <w:t>it</w:t>
      </w:r>
      <w:r w:rsidRPr="00B33663">
        <w:rPr>
          <w:spacing w:val="5"/>
          <w:sz w:val="26"/>
        </w:rPr>
        <w:t xml:space="preserve"> </w:t>
      </w:r>
      <w:r w:rsidRPr="00B33663">
        <w:rPr>
          <w:sz w:val="26"/>
        </w:rPr>
        <w:t>from</w:t>
      </w:r>
      <w:r w:rsidRPr="00B33663">
        <w:rPr>
          <w:spacing w:val="5"/>
          <w:sz w:val="26"/>
        </w:rPr>
        <w:t xml:space="preserve"> </w:t>
      </w:r>
      <w:r w:rsidRPr="00B33663">
        <w:rPr>
          <w:sz w:val="26"/>
        </w:rPr>
        <w:t>the</w:t>
      </w:r>
      <w:r w:rsidRPr="00B33663">
        <w:rPr>
          <w:spacing w:val="-62"/>
          <w:sz w:val="26"/>
        </w:rPr>
        <w:t xml:space="preserve"> </w:t>
      </w:r>
      <w:r w:rsidRPr="00B33663">
        <w:rPr>
          <w:sz w:val="26"/>
        </w:rPr>
        <w:t>data</w:t>
      </w:r>
      <w:r w:rsidRPr="00B33663">
        <w:rPr>
          <w:spacing w:val="-2"/>
          <w:sz w:val="26"/>
        </w:rPr>
        <w:t xml:space="preserve"> </w:t>
      </w:r>
      <w:r w:rsidRPr="00B33663">
        <w:rPr>
          <w:sz w:val="26"/>
        </w:rPr>
        <w:t>section</w:t>
      </w:r>
      <w:r w:rsidRPr="00B33663">
        <w:rPr>
          <w:spacing w:val="2"/>
          <w:sz w:val="26"/>
        </w:rPr>
        <w:t xml:space="preserve"> </w:t>
      </w:r>
      <w:r w:rsidRPr="00B33663">
        <w:rPr>
          <w:sz w:val="26"/>
        </w:rPr>
        <w:t>and</w:t>
      </w:r>
      <w:r w:rsidRPr="00B33663">
        <w:rPr>
          <w:spacing w:val="-1"/>
          <w:sz w:val="26"/>
        </w:rPr>
        <w:t xml:space="preserve"> </w:t>
      </w:r>
      <w:r w:rsidRPr="00B33663">
        <w:rPr>
          <w:sz w:val="26"/>
        </w:rPr>
        <w:t>treats</w:t>
      </w:r>
      <w:r w:rsidRPr="00B33663">
        <w:rPr>
          <w:spacing w:val="-2"/>
          <w:sz w:val="26"/>
        </w:rPr>
        <w:t xml:space="preserve"> </w:t>
      </w:r>
      <w:r w:rsidRPr="00B33663">
        <w:rPr>
          <w:sz w:val="26"/>
        </w:rPr>
        <w:t>the</w:t>
      </w:r>
      <w:r w:rsidRPr="00B33663">
        <w:rPr>
          <w:spacing w:val="1"/>
          <w:sz w:val="26"/>
        </w:rPr>
        <w:t xml:space="preserve"> </w:t>
      </w:r>
      <w:r w:rsidRPr="00B33663">
        <w:rPr>
          <w:sz w:val="26"/>
        </w:rPr>
        <w:t>next</w:t>
      </w:r>
      <w:r w:rsidRPr="00B33663">
        <w:rPr>
          <w:spacing w:val="-1"/>
          <w:sz w:val="26"/>
        </w:rPr>
        <w:t xml:space="preserve"> </w:t>
      </w:r>
      <w:r w:rsidRPr="00B33663">
        <w:rPr>
          <w:sz w:val="26"/>
        </w:rPr>
        <w:t>character</w:t>
      </w:r>
      <w:r w:rsidRPr="00B33663">
        <w:rPr>
          <w:spacing w:val="-2"/>
          <w:sz w:val="26"/>
        </w:rPr>
        <w:t xml:space="preserve"> </w:t>
      </w:r>
      <w:r w:rsidRPr="00B33663">
        <w:rPr>
          <w:sz w:val="26"/>
        </w:rPr>
        <w:t>as</w:t>
      </w:r>
      <w:r w:rsidRPr="00B33663">
        <w:rPr>
          <w:spacing w:val="-1"/>
          <w:sz w:val="26"/>
        </w:rPr>
        <w:t xml:space="preserve"> </w:t>
      </w:r>
      <w:r w:rsidRPr="00B33663">
        <w:rPr>
          <w:sz w:val="26"/>
        </w:rPr>
        <w:t>data,</w:t>
      </w:r>
      <w:r w:rsidRPr="00B33663">
        <w:rPr>
          <w:spacing w:val="-1"/>
          <w:sz w:val="26"/>
        </w:rPr>
        <w:t xml:space="preserve"> </w:t>
      </w:r>
      <w:r w:rsidRPr="00B33663">
        <w:rPr>
          <w:sz w:val="26"/>
        </w:rPr>
        <w:t>not</w:t>
      </w:r>
      <w:r w:rsidRPr="00B33663">
        <w:rPr>
          <w:spacing w:val="-2"/>
          <w:sz w:val="26"/>
        </w:rPr>
        <w:t xml:space="preserve"> </w:t>
      </w:r>
      <w:r w:rsidRPr="00B33663">
        <w:rPr>
          <w:sz w:val="26"/>
        </w:rPr>
        <w:t>as</w:t>
      </w:r>
      <w:r w:rsidRPr="00B33663">
        <w:rPr>
          <w:spacing w:val="-1"/>
          <w:sz w:val="26"/>
        </w:rPr>
        <w:t xml:space="preserve"> </w:t>
      </w:r>
      <w:r w:rsidRPr="00B33663">
        <w:rPr>
          <w:sz w:val="26"/>
        </w:rPr>
        <w:t>a</w:t>
      </w:r>
      <w:r w:rsidRPr="00B33663">
        <w:rPr>
          <w:spacing w:val="-1"/>
          <w:sz w:val="26"/>
        </w:rPr>
        <w:t xml:space="preserve"> </w:t>
      </w:r>
      <w:r w:rsidRPr="00B33663">
        <w:rPr>
          <w:sz w:val="26"/>
        </w:rPr>
        <w:t>delimiting</w:t>
      </w:r>
      <w:r w:rsidRPr="00B33663">
        <w:rPr>
          <w:spacing w:val="-2"/>
          <w:sz w:val="26"/>
        </w:rPr>
        <w:t xml:space="preserve"> </w:t>
      </w:r>
      <w:r w:rsidRPr="00B33663">
        <w:rPr>
          <w:sz w:val="26"/>
        </w:rPr>
        <w:t>flag.</w:t>
      </w:r>
    </w:p>
    <w:p w14:paraId="1FC39945" w14:textId="77777777" w:rsidR="00CD7E1A" w:rsidRPr="00B33663" w:rsidRDefault="00CD7E1A">
      <w:pPr>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562CB0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E47BB09">
          <v:group id="_x0000_s1143" style="width:436.3pt;height:4.45pt;mso-position-horizontal-relative:char;mso-position-vertical-relative:line" coordsize="8726,89">
            <v:shape id="_x0000_s1144"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34CE0A41" w14:textId="77777777" w:rsidR="00CD7E1A" w:rsidRPr="00B33663" w:rsidRDefault="00CD7E1A">
      <w:pPr>
        <w:pStyle w:val="BodyText"/>
        <w:ind w:left="0"/>
        <w:rPr>
          <w:sz w:val="20"/>
        </w:rPr>
      </w:pPr>
    </w:p>
    <w:p w14:paraId="06CCD172" w14:textId="77777777" w:rsidR="00CD7E1A" w:rsidRPr="00B33663" w:rsidRDefault="00A42A03">
      <w:pPr>
        <w:pStyle w:val="BodyText"/>
        <w:ind w:left="0"/>
        <w:rPr>
          <w:sz w:val="16"/>
        </w:rPr>
      </w:pPr>
      <w:r w:rsidRPr="00B33663">
        <w:rPr>
          <w:noProof/>
          <w:lang w:val="en-IN" w:eastAsia="en-IN"/>
        </w:rPr>
        <w:drawing>
          <wp:anchor distT="0" distB="0" distL="0" distR="0" simplePos="0" relativeHeight="251593216" behindDoc="0" locked="0" layoutInCell="1" allowOverlap="1" wp14:anchorId="74D00BA4" wp14:editId="07777777">
            <wp:simplePos x="0" y="0"/>
            <wp:positionH relativeFrom="page">
              <wp:posOffset>1422951</wp:posOffset>
            </wp:positionH>
            <wp:positionV relativeFrom="paragraph">
              <wp:posOffset>141818</wp:posOffset>
            </wp:positionV>
            <wp:extent cx="4800137" cy="2066925"/>
            <wp:effectExtent l="0" t="0" r="0" b="0"/>
            <wp:wrapTopAndBottom/>
            <wp:docPr id="2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21" cstate="print"/>
                    <a:stretch>
                      <a:fillRect/>
                    </a:stretch>
                  </pic:blipFill>
                  <pic:spPr>
                    <a:xfrm>
                      <a:off x="0" y="0"/>
                      <a:ext cx="4800137" cy="2066925"/>
                    </a:xfrm>
                    <a:prstGeom prst="rect">
                      <a:avLst/>
                    </a:prstGeom>
                  </pic:spPr>
                </pic:pic>
              </a:graphicData>
            </a:graphic>
          </wp:anchor>
        </w:drawing>
      </w:r>
    </w:p>
    <w:p w14:paraId="62EBF3C5" w14:textId="77777777" w:rsidR="00CD7E1A" w:rsidRPr="00B33663" w:rsidRDefault="00CD7E1A">
      <w:pPr>
        <w:pStyle w:val="BodyText"/>
        <w:spacing w:before="1"/>
        <w:ind w:left="0"/>
        <w:rPr>
          <w:sz w:val="13"/>
        </w:rPr>
      </w:pPr>
    </w:p>
    <w:p w14:paraId="1A218C58" w14:textId="77777777" w:rsidR="00CD7E1A" w:rsidRPr="00B33663" w:rsidRDefault="00A42A03">
      <w:pPr>
        <w:pStyle w:val="Heading4"/>
        <w:spacing w:before="88" w:line="296" w:lineRule="exact"/>
      </w:pPr>
      <w:r w:rsidRPr="00B33663">
        <w:t>Bit-Oriented</w:t>
      </w:r>
      <w:r w:rsidRPr="00B33663">
        <w:rPr>
          <w:spacing w:val="-4"/>
        </w:rPr>
        <w:t xml:space="preserve"> </w:t>
      </w:r>
      <w:r w:rsidRPr="00B33663">
        <w:t>Framing</w:t>
      </w:r>
    </w:p>
    <w:p w14:paraId="778EF2A8" w14:textId="77777777" w:rsidR="00CD7E1A" w:rsidRPr="00B33663" w:rsidRDefault="00A42A03" w:rsidP="00E700C1">
      <w:pPr>
        <w:pStyle w:val="ListParagraph"/>
        <w:numPr>
          <w:ilvl w:val="0"/>
          <w:numId w:val="36"/>
        </w:numPr>
        <w:tabs>
          <w:tab w:val="left" w:pos="1200"/>
          <w:tab w:val="left" w:pos="1201"/>
        </w:tabs>
        <w:spacing w:line="237" w:lineRule="auto"/>
        <w:ind w:right="640"/>
        <w:rPr>
          <w:sz w:val="26"/>
        </w:rPr>
      </w:pPr>
      <w:r w:rsidRPr="00B33663">
        <w:rPr>
          <w:sz w:val="26"/>
        </w:rPr>
        <w:t>In</w:t>
      </w:r>
      <w:r w:rsidRPr="00B33663">
        <w:rPr>
          <w:spacing w:val="17"/>
          <w:sz w:val="26"/>
        </w:rPr>
        <w:t xml:space="preserve"> </w:t>
      </w:r>
      <w:r w:rsidRPr="00B33663">
        <w:rPr>
          <w:sz w:val="26"/>
        </w:rPr>
        <w:t>bit-oriented</w:t>
      </w:r>
      <w:r w:rsidRPr="00B33663">
        <w:rPr>
          <w:spacing w:val="17"/>
          <w:sz w:val="26"/>
        </w:rPr>
        <w:t xml:space="preserve"> </w:t>
      </w:r>
      <w:r w:rsidRPr="00B33663">
        <w:rPr>
          <w:sz w:val="26"/>
        </w:rPr>
        <w:t>framing,</w:t>
      </w:r>
      <w:r w:rsidRPr="00B33663">
        <w:rPr>
          <w:spacing w:val="18"/>
          <w:sz w:val="26"/>
        </w:rPr>
        <w:t xml:space="preserve"> </w:t>
      </w:r>
      <w:r w:rsidRPr="00B33663">
        <w:rPr>
          <w:sz w:val="26"/>
        </w:rPr>
        <w:t>the</w:t>
      </w:r>
      <w:r w:rsidRPr="00B33663">
        <w:rPr>
          <w:spacing w:val="17"/>
          <w:sz w:val="26"/>
        </w:rPr>
        <w:t xml:space="preserve"> </w:t>
      </w:r>
      <w:r w:rsidRPr="00B33663">
        <w:rPr>
          <w:sz w:val="26"/>
        </w:rPr>
        <w:t>data</w:t>
      </w:r>
      <w:r w:rsidRPr="00B33663">
        <w:rPr>
          <w:spacing w:val="16"/>
          <w:sz w:val="26"/>
        </w:rPr>
        <w:t xml:space="preserve"> </w:t>
      </w:r>
      <w:r w:rsidRPr="00B33663">
        <w:rPr>
          <w:sz w:val="26"/>
        </w:rPr>
        <w:t>section</w:t>
      </w:r>
      <w:r w:rsidRPr="00B33663">
        <w:rPr>
          <w:spacing w:val="17"/>
          <w:sz w:val="26"/>
        </w:rPr>
        <w:t xml:space="preserve"> </w:t>
      </w:r>
      <w:r w:rsidRPr="00B33663">
        <w:rPr>
          <w:sz w:val="26"/>
        </w:rPr>
        <w:t>of</w:t>
      </w:r>
      <w:r w:rsidRPr="00B33663">
        <w:rPr>
          <w:spacing w:val="20"/>
          <w:sz w:val="26"/>
        </w:rPr>
        <w:t xml:space="preserve"> </w:t>
      </w:r>
      <w:r w:rsidRPr="00B33663">
        <w:rPr>
          <w:sz w:val="26"/>
        </w:rPr>
        <w:t>a</w:t>
      </w:r>
      <w:r w:rsidRPr="00B33663">
        <w:rPr>
          <w:spacing w:val="17"/>
          <w:sz w:val="26"/>
        </w:rPr>
        <w:t xml:space="preserve"> </w:t>
      </w:r>
      <w:r w:rsidRPr="00B33663">
        <w:rPr>
          <w:sz w:val="26"/>
        </w:rPr>
        <w:t>frame</w:t>
      </w:r>
      <w:r w:rsidRPr="00B33663">
        <w:rPr>
          <w:spacing w:val="18"/>
          <w:sz w:val="26"/>
        </w:rPr>
        <w:t xml:space="preserve"> </w:t>
      </w:r>
      <w:r w:rsidRPr="00B33663">
        <w:rPr>
          <w:sz w:val="26"/>
        </w:rPr>
        <w:t>is</w:t>
      </w:r>
      <w:r w:rsidRPr="00B33663">
        <w:rPr>
          <w:spacing w:val="16"/>
          <w:sz w:val="26"/>
        </w:rPr>
        <w:t xml:space="preserve"> </w:t>
      </w:r>
      <w:r w:rsidRPr="00B33663">
        <w:rPr>
          <w:sz w:val="26"/>
        </w:rPr>
        <w:t>a</w:t>
      </w:r>
      <w:r w:rsidRPr="00B33663">
        <w:rPr>
          <w:spacing w:val="18"/>
          <w:sz w:val="26"/>
        </w:rPr>
        <w:t xml:space="preserve"> </w:t>
      </w:r>
      <w:r w:rsidRPr="00B33663">
        <w:rPr>
          <w:sz w:val="26"/>
        </w:rPr>
        <w:t>sequence</w:t>
      </w:r>
      <w:r w:rsidRPr="00B33663">
        <w:rPr>
          <w:spacing w:val="18"/>
          <w:sz w:val="26"/>
        </w:rPr>
        <w:t xml:space="preserve"> </w:t>
      </w:r>
      <w:r w:rsidRPr="00B33663">
        <w:rPr>
          <w:sz w:val="26"/>
        </w:rPr>
        <w:t>of</w:t>
      </w:r>
      <w:r w:rsidRPr="00B33663">
        <w:rPr>
          <w:spacing w:val="19"/>
          <w:sz w:val="26"/>
        </w:rPr>
        <w:t xml:space="preserve"> </w:t>
      </w:r>
      <w:r w:rsidRPr="00B33663">
        <w:rPr>
          <w:sz w:val="26"/>
        </w:rPr>
        <w:t>bits</w:t>
      </w:r>
      <w:r w:rsidRPr="00B33663">
        <w:rPr>
          <w:spacing w:val="17"/>
          <w:sz w:val="26"/>
        </w:rPr>
        <w:t xml:space="preserve"> </w:t>
      </w:r>
      <w:r w:rsidRPr="00B33663">
        <w:rPr>
          <w:sz w:val="26"/>
        </w:rPr>
        <w:t>to</w:t>
      </w:r>
      <w:r w:rsidRPr="00B33663">
        <w:rPr>
          <w:spacing w:val="-62"/>
          <w:sz w:val="26"/>
        </w:rPr>
        <w:t xml:space="preserve"> </w:t>
      </w:r>
      <w:r w:rsidRPr="00B33663">
        <w:rPr>
          <w:sz w:val="26"/>
        </w:rPr>
        <w:t>be</w:t>
      </w:r>
      <w:r w:rsidRPr="00B33663">
        <w:rPr>
          <w:spacing w:val="-2"/>
          <w:sz w:val="26"/>
        </w:rPr>
        <w:t xml:space="preserve"> </w:t>
      </w:r>
      <w:r w:rsidRPr="00B33663">
        <w:rPr>
          <w:sz w:val="26"/>
        </w:rPr>
        <w:t>interpreted</w:t>
      </w:r>
      <w:r w:rsidRPr="00B33663">
        <w:rPr>
          <w:spacing w:val="-1"/>
          <w:sz w:val="26"/>
        </w:rPr>
        <w:t xml:space="preserve"> </w:t>
      </w:r>
      <w:r w:rsidRPr="00B33663">
        <w:rPr>
          <w:sz w:val="26"/>
        </w:rPr>
        <w:t>by</w:t>
      </w:r>
      <w:r w:rsidRPr="00B33663">
        <w:rPr>
          <w:spacing w:val="-6"/>
          <w:sz w:val="26"/>
        </w:rPr>
        <w:t xml:space="preserve"> </w:t>
      </w:r>
      <w:r w:rsidRPr="00B33663">
        <w:rPr>
          <w:sz w:val="26"/>
        </w:rPr>
        <w:t>the upper</w:t>
      </w:r>
      <w:r w:rsidRPr="00B33663">
        <w:rPr>
          <w:spacing w:val="-1"/>
          <w:sz w:val="26"/>
        </w:rPr>
        <w:t xml:space="preserve"> </w:t>
      </w:r>
      <w:r w:rsidRPr="00B33663">
        <w:rPr>
          <w:sz w:val="26"/>
        </w:rPr>
        <w:t>layer</w:t>
      </w:r>
      <w:r w:rsidRPr="00B33663">
        <w:rPr>
          <w:spacing w:val="-1"/>
          <w:sz w:val="26"/>
        </w:rPr>
        <w:t xml:space="preserve"> </w:t>
      </w:r>
      <w:r w:rsidRPr="00B33663">
        <w:rPr>
          <w:sz w:val="26"/>
        </w:rPr>
        <w:t>as</w:t>
      </w:r>
      <w:r w:rsidRPr="00B33663">
        <w:rPr>
          <w:spacing w:val="1"/>
          <w:sz w:val="26"/>
        </w:rPr>
        <w:t xml:space="preserve"> </w:t>
      </w:r>
      <w:r w:rsidRPr="00B33663">
        <w:rPr>
          <w:sz w:val="26"/>
        </w:rPr>
        <w:t>text,</w:t>
      </w:r>
      <w:r w:rsidRPr="00B33663">
        <w:rPr>
          <w:spacing w:val="-1"/>
          <w:sz w:val="26"/>
        </w:rPr>
        <w:t xml:space="preserve"> </w:t>
      </w:r>
      <w:r w:rsidRPr="00B33663">
        <w:rPr>
          <w:sz w:val="26"/>
        </w:rPr>
        <w:t>graphic,</w:t>
      </w:r>
      <w:r w:rsidRPr="00B33663">
        <w:rPr>
          <w:spacing w:val="-1"/>
          <w:sz w:val="26"/>
        </w:rPr>
        <w:t xml:space="preserve"> </w:t>
      </w:r>
      <w:r w:rsidRPr="00B33663">
        <w:rPr>
          <w:sz w:val="26"/>
        </w:rPr>
        <w:t>audio,</w:t>
      </w:r>
      <w:r w:rsidRPr="00B33663">
        <w:rPr>
          <w:spacing w:val="1"/>
          <w:sz w:val="26"/>
        </w:rPr>
        <w:t xml:space="preserve"> </w:t>
      </w:r>
      <w:r w:rsidRPr="00B33663">
        <w:rPr>
          <w:sz w:val="26"/>
        </w:rPr>
        <w:t>video,</w:t>
      </w:r>
      <w:r w:rsidRPr="00B33663">
        <w:rPr>
          <w:spacing w:val="-1"/>
          <w:sz w:val="26"/>
        </w:rPr>
        <w:t xml:space="preserve"> </w:t>
      </w:r>
      <w:r w:rsidRPr="00B33663">
        <w:rPr>
          <w:sz w:val="26"/>
        </w:rPr>
        <w:t>and</w:t>
      </w:r>
      <w:r w:rsidRPr="00B33663">
        <w:rPr>
          <w:spacing w:val="-1"/>
          <w:sz w:val="26"/>
        </w:rPr>
        <w:t xml:space="preserve"> </w:t>
      </w:r>
      <w:r w:rsidRPr="00B33663">
        <w:rPr>
          <w:sz w:val="26"/>
        </w:rPr>
        <w:t>so</w:t>
      </w:r>
      <w:r w:rsidRPr="00B33663">
        <w:rPr>
          <w:spacing w:val="-2"/>
          <w:sz w:val="26"/>
        </w:rPr>
        <w:t xml:space="preserve"> </w:t>
      </w:r>
      <w:r w:rsidRPr="00B33663">
        <w:rPr>
          <w:sz w:val="26"/>
        </w:rPr>
        <w:t>on.</w:t>
      </w:r>
    </w:p>
    <w:p w14:paraId="5CC86E56" w14:textId="77777777" w:rsidR="00CD7E1A" w:rsidRPr="00B33663" w:rsidRDefault="00A42A03" w:rsidP="00E700C1">
      <w:pPr>
        <w:pStyle w:val="ListParagraph"/>
        <w:numPr>
          <w:ilvl w:val="0"/>
          <w:numId w:val="36"/>
        </w:numPr>
        <w:tabs>
          <w:tab w:val="left" w:pos="1200"/>
          <w:tab w:val="left" w:pos="1201"/>
        </w:tabs>
        <w:spacing w:before="5" w:line="237" w:lineRule="auto"/>
        <w:ind w:right="644"/>
        <w:rPr>
          <w:sz w:val="26"/>
        </w:rPr>
      </w:pPr>
      <w:r w:rsidRPr="00B33663">
        <w:rPr>
          <w:sz w:val="26"/>
        </w:rPr>
        <w:t>In</w:t>
      </w:r>
      <w:r w:rsidRPr="00B33663">
        <w:rPr>
          <w:spacing w:val="7"/>
          <w:sz w:val="26"/>
        </w:rPr>
        <w:t xml:space="preserve"> </w:t>
      </w:r>
      <w:r w:rsidRPr="00B33663">
        <w:rPr>
          <w:sz w:val="26"/>
        </w:rPr>
        <w:t>addition</w:t>
      </w:r>
      <w:r w:rsidRPr="00B33663">
        <w:rPr>
          <w:spacing w:val="8"/>
          <w:sz w:val="26"/>
        </w:rPr>
        <w:t xml:space="preserve"> </w:t>
      </w:r>
      <w:r w:rsidRPr="00B33663">
        <w:rPr>
          <w:sz w:val="26"/>
        </w:rPr>
        <w:t>to</w:t>
      </w:r>
      <w:r w:rsidRPr="00B33663">
        <w:rPr>
          <w:spacing w:val="8"/>
          <w:sz w:val="26"/>
        </w:rPr>
        <w:t xml:space="preserve"> </w:t>
      </w:r>
      <w:r w:rsidRPr="00B33663">
        <w:rPr>
          <w:sz w:val="26"/>
        </w:rPr>
        <w:t>headers</w:t>
      </w:r>
      <w:r w:rsidRPr="00B33663">
        <w:rPr>
          <w:spacing w:val="9"/>
          <w:sz w:val="26"/>
        </w:rPr>
        <w:t xml:space="preserve"> </w:t>
      </w:r>
      <w:r w:rsidRPr="00B33663">
        <w:rPr>
          <w:sz w:val="26"/>
        </w:rPr>
        <w:t>and</w:t>
      </w:r>
      <w:r w:rsidRPr="00B33663">
        <w:rPr>
          <w:spacing w:val="8"/>
          <w:sz w:val="26"/>
        </w:rPr>
        <w:t xml:space="preserve"> </w:t>
      </w:r>
      <w:r w:rsidRPr="00B33663">
        <w:rPr>
          <w:sz w:val="26"/>
        </w:rPr>
        <w:t>trailers),</w:t>
      </w:r>
      <w:r w:rsidRPr="00B33663">
        <w:rPr>
          <w:spacing w:val="10"/>
          <w:sz w:val="26"/>
        </w:rPr>
        <w:t xml:space="preserve"> </w:t>
      </w:r>
      <w:r w:rsidRPr="00B33663">
        <w:rPr>
          <w:sz w:val="26"/>
        </w:rPr>
        <w:t>we</w:t>
      </w:r>
      <w:r w:rsidRPr="00B33663">
        <w:rPr>
          <w:spacing w:val="8"/>
          <w:sz w:val="26"/>
        </w:rPr>
        <w:t xml:space="preserve"> </w:t>
      </w:r>
      <w:r w:rsidRPr="00B33663">
        <w:rPr>
          <w:sz w:val="26"/>
        </w:rPr>
        <w:t>still</w:t>
      </w:r>
      <w:r w:rsidRPr="00B33663">
        <w:rPr>
          <w:spacing w:val="6"/>
          <w:sz w:val="26"/>
        </w:rPr>
        <w:t xml:space="preserve"> </w:t>
      </w:r>
      <w:r w:rsidRPr="00B33663">
        <w:rPr>
          <w:sz w:val="26"/>
        </w:rPr>
        <w:t>need</w:t>
      </w:r>
      <w:r w:rsidRPr="00B33663">
        <w:rPr>
          <w:spacing w:val="8"/>
          <w:sz w:val="26"/>
        </w:rPr>
        <w:t xml:space="preserve"> </w:t>
      </w:r>
      <w:r w:rsidRPr="00B33663">
        <w:rPr>
          <w:sz w:val="26"/>
        </w:rPr>
        <w:t>a</w:t>
      </w:r>
      <w:r w:rsidRPr="00B33663">
        <w:rPr>
          <w:spacing w:val="8"/>
          <w:sz w:val="26"/>
        </w:rPr>
        <w:t xml:space="preserve"> </w:t>
      </w:r>
      <w:r w:rsidRPr="00B33663">
        <w:rPr>
          <w:sz w:val="26"/>
        </w:rPr>
        <w:t>delimiter</w:t>
      </w:r>
      <w:r w:rsidRPr="00B33663">
        <w:rPr>
          <w:spacing w:val="10"/>
          <w:sz w:val="26"/>
        </w:rPr>
        <w:t xml:space="preserve"> </w:t>
      </w:r>
      <w:r w:rsidRPr="00B33663">
        <w:rPr>
          <w:sz w:val="26"/>
        </w:rPr>
        <w:t>to</w:t>
      </w:r>
      <w:r w:rsidRPr="00B33663">
        <w:rPr>
          <w:spacing w:val="7"/>
          <w:sz w:val="26"/>
        </w:rPr>
        <w:t xml:space="preserve"> </w:t>
      </w:r>
      <w:r w:rsidRPr="00B33663">
        <w:rPr>
          <w:sz w:val="26"/>
        </w:rPr>
        <w:t>separate</w:t>
      </w:r>
      <w:r w:rsidRPr="00B33663">
        <w:rPr>
          <w:spacing w:val="8"/>
          <w:sz w:val="26"/>
        </w:rPr>
        <w:t xml:space="preserve"> </w:t>
      </w:r>
      <w:r w:rsidRPr="00B33663">
        <w:rPr>
          <w:sz w:val="26"/>
        </w:rPr>
        <w:t>one</w:t>
      </w:r>
      <w:r w:rsidRPr="00B33663">
        <w:rPr>
          <w:spacing w:val="-62"/>
          <w:sz w:val="26"/>
        </w:rPr>
        <w:t xml:space="preserve"> </w:t>
      </w:r>
      <w:r w:rsidRPr="00B33663">
        <w:rPr>
          <w:sz w:val="26"/>
        </w:rPr>
        <w:t>frame</w:t>
      </w:r>
      <w:r w:rsidRPr="00B33663">
        <w:rPr>
          <w:spacing w:val="-2"/>
          <w:sz w:val="26"/>
        </w:rPr>
        <w:t xml:space="preserve"> </w:t>
      </w:r>
      <w:r w:rsidRPr="00B33663">
        <w:rPr>
          <w:sz w:val="26"/>
        </w:rPr>
        <w:t>from</w:t>
      </w:r>
      <w:r w:rsidRPr="00B33663">
        <w:rPr>
          <w:spacing w:val="-3"/>
          <w:sz w:val="26"/>
        </w:rPr>
        <w:t xml:space="preserve"> </w:t>
      </w:r>
      <w:r w:rsidRPr="00B33663">
        <w:rPr>
          <w:sz w:val="26"/>
        </w:rPr>
        <w:t>the</w:t>
      </w:r>
      <w:r w:rsidRPr="00B33663">
        <w:rPr>
          <w:spacing w:val="-1"/>
          <w:sz w:val="26"/>
        </w:rPr>
        <w:t xml:space="preserve"> </w:t>
      </w:r>
      <w:r w:rsidRPr="00B33663">
        <w:rPr>
          <w:sz w:val="26"/>
        </w:rPr>
        <w:t>other.</w:t>
      </w:r>
    </w:p>
    <w:p w14:paraId="0040EA05" w14:textId="77777777" w:rsidR="00CD7E1A" w:rsidRPr="00B33663" w:rsidRDefault="00A42A03" w:rsidP="00E700C1">
      <w:pPr>
        <w:pStyle w:val="ListParagraph"/>
        <w:numPr>
          <w:ilvl w:val="0"/>
          <w:numId w:val="36"/>
        </w:numPr>
        <w:tabs>
          <w:tab w:val="left" w:pos="1200"/>
          <w:tab w:val="left" w:pos="1201"/>
        </w:tabs>
        <w:spacing w:before="6" w:line="237" w:lineRule="auto"/>
        <w:ind w:right="637"/>
        <w:rPr>
          <w:sz w:val="26"/>
        </w:rPr>
      </w:pPr>
      <w:r w:rsidRPr="00B33663">
        <w:rPr>
          <w:sz w:val="26"/>
        </w:rPr>
        <w:t>Most protocols use</w:t>
      </w:r>
      <w:r w:rsidRPr="00B33663">
        <w:rPr>
          <w:spacing w:val="1"/>
          <w:sz w:val="26"/>
        </w:rPr>
        <w:t xml:space="preserve"> </w:t>
      </w:r>
      <w:r w:rsidRPr="00B33663">
        <w:rPr>
          <w:sz w:val="26"/>
        </w:rPr>
        <w:t>a</w:t>
      </w:r>
      <w:r w:rsidRPr="00B33663">
        <w:rPr>
          <w:spacing w:val="1"/>
          <w:sz w:val="26"/>
        </w:rPr>
        <w:t xml:space="preserve"> </w:t>
      </w:r>
      <w:r w:rsidRPr="00B33663">
        <w:rPr>
          <w:sz w:val="26"/>
        </w:rPr>
        <w:t>special</w:t>
      </w:r>
      <w:r w:rsidRPr="00B33663">
        <w:rPr>
          <w:spacing w:val="2"/>
          <w:sz w:val="26"/>
        </w:rPr>
        <w:t xml:space="preserve"> </w:t>
      </w:r>
      <w:r w:rsidRPr="00B33663">
        <w:rPr>
          <w:sz w:val="26"/>
        </w:rPr>
        <w:t>8-bit pattern flag, 01111110,</w:t>
      </w:r>
      <w:r w:rsidRPr="00B33663">
        <w:rPr>
          <w:spacing w:val="1"/>
          <w:sz w:val="26"/>
        </w:rPr>
        <w:t xml:space="preserve"> </w:t>
      </w:r>
      <w:r w:rsidRPr="00B33663">
        <w:rPr>
          <w:sz w:val="26"/>
        </w:rPr>
        <w:t>as</w:t>
      </w:r>
      <w:r w:rsidRPr="00B33663">
        <w:rPr>
          <w:spacing w:val="1"/>
          <w:sz w:val="26"/>
        </w:rPr>
        <w:t xml:space="preserve"> </w:t>
      </w:r>
      <w:r w:rsidRPr="00B33663">
        <w:rPr>
          <w:sz w:val="26"/>
        </w:rPr>
        <w:t>the delimiter</w:t>
      </w:r>
      <w:r w:rsidRPr="00B33663">
        <w:rPr>
          <w:spacing w:val="1"/>
          <w:sz w:val="26"/>
        </w:rPr>
        <w:t xml:space="preserve"> </w:t>
      </w:r>
      <w:r w:rsidRPr="00B33663">
        <w:rPr>
          <w:sz w:val="26"/>
        </w:rPr>
        <w:t>to</w:t>
      </w:r>
      <w:r w:rsidRPr="00B33663">
        <w:rPr>
          <w:spacing w:val="-62"/>
          <w:sz w:val="26"/>
        </w:rPr>
        <w:t xml:space="preserve"> </w:t>
      </w:r>
      <w:r w:rsidRPr="00B33663">
        <w:rPr>
          <w:sz w:val="26"/>
        </w:rPr>
        <w:t>define</w:t>
      </w:r>
      <w:r w:rsidRPr="00B33663">
        <w:rPr>
          <w:spacing w:val="-2"/>
          <w:sz w:val="26"/>
        </w:rPr>
        <w:t xml:space="preserve"> </w:t>
      </w:r>
      <w:r w:rsidRPr="00B33663">
        <w:rPr>
          <w:sz w:val="26"/>
        </w:rPr>
        <w:t>the</w:t>
      </w:r>
      <w:r w:rsidRPr="00B33663">
        <w:rPr>
          <w:spacing w:val="-1"/>
          <w:sz w:val="26"/>
        </w:rPr>
        <w:t xml:space="preserve"> </w:t>
      </w:r>
      <w:r w:rsidRPr="00B33663">
        <w:rPr>
          <w:sz w:val="26"/>
        </w:rPr>
        <w:t>beginning</w:t>
      </w:r>
      <w:r w:rsidRPr="00B33663">
        <w:rPr>
          <w:spacing w:val="-1"/>
          <w:sz w:val="26"/>
        </w:rPr>
        <w:t xml:space="preserve"> </w:t>
      </w:r>
      <w:r w:rsidRPr="00B33663">
        <w:rPr>
          <w:sz w:val="26"/>
        </w:rPr>
        <w:t>and</w:t>
      </w:r>
      <w:r w:rsidRPr="00B33663">
        <w:rPr>
          <w:spacing w:val="-1"/>
          <w:sz w:val="26"/>
        </w:rPr>
        <w:t xml:space="preserve"> </w:t>
      </w:r>
      <w:r w:rsidRPr="00B33663">
        <w:rPr>
          <w:sz w:val="26"/>
        </w:rPr>
        <w:t>the</w:t>
      </w:r>
      <w:r w:rsidRPr="00B33663">
        <w:rPr>
          <w:spacing w:val="-1"/>
          <w:sz w:val="26"/>
        </w:rPr>
        <w:t xml:space="preserve"> </w:t>
      </w:r>
      <w:r w:rsidRPr="00B33663">
        <w:rPr>
          <w:sz w:val="26"/>
        </w:rPr>
        <w:t>end</w:t>
      </w:r>
      <w:r w:rsidRPr="00B33663">
        <w:rPr>
          <w:spacing w:val="-1"/>
          <w:sz w:val="26"/>
        </w:rPr>
        <w:t xml:space="preserve"> </w:t>
      </w:r>
      <w:r w:rsidRPr="00B33663">
        <w:rPr>
          <w:sz w:val="26"/>
        </w:rPr>
        <w:t>of</w:t>
      </w:r>
      <w:r w:rsidRPr="00B33663">
        <w:rPr>
          <w:spacing w:val="2"/>
          <w:sz w:val="26"/>
        </w:rPr>
        <w:t xml:space="preserve"> </w:t>
      </w:r>
      <w:r w:rsidRPr="00B33663">
        <w:rPr>
          <w:sz w:val="26"/>
        </w:rPr>
        <w:t>the</w:t>
      </w:r>
      <w:r w:rsidRPr="00B33663">
        <w:rPr>
          <w:spacing w:val="-1"/>
          <w:sz w:val="26"/>
        </w:rPr>
        <w:t xml:space="preserve"> </w:t>
      </w:r>
      <w:r w:rsidRPr="00B33663">
        <w:rPr>
          <w:sz w:val="26"/>
        </w:rPr>
        <w:t>frame</w:t>
      </w:r>
    </w:p>
    <w:p w14:paraId="2BDE9A06" w14:textId="77777777" w:rsidR="00CD7E1A" w:rsidRPr="00B33663" w:rsidRDefault="00A42A03">
      <w:pPr>
        <w:pStyle w:val="BodyText"/>
        <w:spacing w:before="4"/>
        <w:ind w:left="0"/>
        <w:rPr>
          <w:sz w:val="10"/>
        </w:rPr>
      </w:pPr>
      <w:r w:rsidRPr="00B33663">
        <w:rPr>
          <w:noProof/>
          <w:lang w:val="en-IN" w:eastAsia="en-IN"/>
        </w:rPr>
        <w:drawing>
          <wp:anchor distT="0" distB="0" distL="0" distR="0" simplePos="0" relativeHeight="251596288" behindDoc="0" locked="0" layoutInCell="1" allowOverlap="1" wp14:anchorId="72CD86A7" wp14:editId="07777777">
            <wp:simplePos x="0" y="0"/>
            <wp:positionH relativeFrom="page">
              <wp:posOffset>1642333</wp:posOffset>
            </wp:positionH>
            <wp:positionV relativeFrom="paragraph">
              <wp:posOffset>100569</wp:posOffset>
            </wp:positionV>
            <wp:extent cx="4147327" cy="600075"/>
            <wp:effectExtent l="0" t="0" r="0" b="0"/>
            <wp:wrapTopAndBottom/>
            <wp:docPr id="2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22" cstate="print"/>
                    <a:stretch>
                      <a:fillRect/>
                    </a:stretch>
                  </pic:blipFill>
                  <pic:spPr>
                    <a:xfrm>
                      <a:off x="0" y="0"/>
                      <a:ext cx="4147327" cy="600075"/>
                    </a:xfrm>
                    <a:prstGeom prst="rect">
                      <a:avLst/>
                    </a:prstGeom>
                  </pic:spPr>
                </pic:pic>
              </a:graphicData>
            </a:graphic>
          </wp:anchor>
        </w:drawing>
      </w:r>
    </w:p>
    <w:p w14:paraId="6D98A12B" w14:textId="77777777" w:rsidR="00CD7E1A" w:rsidRPr="00B33663" w:rsidRDefault="00CD7E1A">
      <w:pPr>
        <w:pStyle w:val="BodyText"/>
        <w:spacing w:before="3"/>
        <w:ind w:left="0"/>
        <w:rPr>
          <w:sz w:val="27"/>
        </w:rPr>
      </w:pPr>
    </w:p>
    <w:p w14:paraId="6C6F881A" w14:textId="77777777" w:rsidR="00CD7E1A" w:rsidRPr="00B33663" w:rsidRDefault="00A42A03" w:rsidP="00E700C1">
      <w:pPr>
        <w:pStyle w:val="ListParagraph"/>
        <w:numPr>
          <w:ilvl w:val="0"/>
          <w:numId w:val="36"/>
        </w:numPr>
        <w:tabs>
          <w:tab w:val="left" w:pos="1200"/>
          <w:tab w:val="left" w:pos="1201"/>
        </w:tabs>
        <w:spacing w:line="237" w:lineRule="auto"/>
        <w:ind w:right="1062"/>
        <w:rPr>
          <w:sz w:val="26"/>
        </w:rPr>
      </w:pPr>
      <w:r w:rsidRPr="00B33663">
        <w:rPr>
          <w:sz w:val="26"/>
        </w:rPr>
        <w:t>If the flag pattern appears in the data, the receiver must be informed that</w:t>
      </w:r>
      <w:r w:rsidRPr="00B33663">
        <w:rPr>
          <w:spacing w:val="-62"/>
          <w:sz w:val="26"/>
        </w:rPr>
        <w:t xml:space="preserve"> </w:t>
      </w:r>
      <w:r w:rsidRPr="00B33663">
        <w:rPr>
          <w:sz w:val="26"/>
        </w:rPr>
        <w:t>this</w:t>
      </w:r>
      <w:r w:rsidRPr="00B33663">
        <w:rPr>
          <w:spacing w:val="-2"/>
          <w:sz w:val="26"/>
        </w:rPr>
        <w:t xml:space="preserve"> </w:t>
      </w:r>
      <w:r w:rsidRPr="00B33663">
        <w:rPr>
          <w:sz w:val="26"/>
        </w:rPr>
        <w:t>is</w:t>
      </w:r>
      <w:r w:rsidRPr="00B33663">
        <w:rPr>
          <w:spacing w:val="-1"/>
          <w:sz w:val="26"/>
        </w:rPr>
        <w:t xml:space="preserve"> </w:t>
      </w:r>
      <w:r w:rsidRPr="00B33663">
        <w:rPr>
          <w:sz w:val="26"/>
        </w:rPr>
        <w:t>not</w:t>
      </w:r>
      <w:r w:rsidRPr="00B33663">
        <w:rPr>
          <w:spacing w:val="1"/>
          <w:sz w:val="26"/>
        </w:rPr>
        <w:t xml:space="preserve"> </w:t>
      </w:r>
      <w:r w:rsidRPr="00B33663">
        <w:rPr>
          <w:sz w:val="26"/>
        </w:rPr>
        <w:t>the</w:t>
      </w:r>
      <w:r w:rsidRPr="00B33663">
        <w:rPr>
          <w:spacing w:val="-1"/>
          <w:sz w:val="26"/>
        </w:rPr>
        <w:t xml:space="preserve"> </w:t>
      </w:r>
      <w:r w:rsidRPr="00B33663">
        <w:rPr>
          <w:sz w:val="26"/>
        </w:rPr>
        <w:t>end</w:t>
      </w:r>
      <w:r w:rsidRPr="00B33663">
        <w:rPr>
          <w:spacing w:val="2"/>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frame.</w:t>
      </w:r>
    </w:p>
    <w:p w14:paraId="56508A3E" w14:textId="77777777" w:rsidR="00CD7E1A" w:rsidRPr="00B33663" w:rsidRDefault="00A42A03" w:rsidP="00E700C1">
      <w:pPr>
        <w:pStyle w:val="ListParagraph"/>
        <w:numPr>
          <w:ilvl w:val="0"/>
          <w:numId w:val="36"/>
        </w:numPr>
        <w:tabs>
          <w:tab w:val="left" w:pos="1200"/>
          <w:tab w:val="left" w:pos="1201"/>
        </w:tabs>
        <w:ind w:right="653"/>
        <w:rPr>
          <w:b/>
          <w:sz w:val="26"/>
        </w:rPr>
      </w:pPr>
      <w:r w:rsidRPr="00B33663">
        <w:rPr>
          <w:sz w:val="26"/>
        </w:rPr>
        <w:t>This</w:t>
      </w:r>
      <w:r w:rsidRPr="00B33663">
        <w:rPr>
          <w:spacing w:val="-2"/>
          <w:sz w:val="26"/>
        </w:rPr>
        <w:t xml:space="preserve"> </w:t>
      </w:r>
      <w:r w:rsidRPr="00B33663">
        <w:rPr>
          <w:sz w:val="26"/>
        </w:rPr>
        <w:t>is</w:t>
      </w:r>
      <w:r w:rsidRPr="00B33663">
        <w:rPr>
          <w:spacing w:val="-2"/>
          <w:sz w:val="26"/>
        </w:rPr>
        <w:t xml:space="preserve"> </w:t>
      </w:r>
      <w:r w:rsidRPr="00B33663">
        <w:rPr>
          <w:sz w:val="26"/>
        </w:rPr>
        <w:t>done</w:t>
      </w:r>
      <w:r w:rsidRPr="00B33663">
        <w:rPr>
          <w:spacing w:val="-2"/>
          <w:sz w:val="26"/>
        </w:rPr>
        <w:t xml:space="preserve"> </w:t>
      </w:r>
      <w:r w:rsidRPr="00B33663">
        <w:rPr>
          <w:sz w:val="26"/>
        </w:rPr>
        <w:t>by</w:t>
      </w:r>
      <w:r w:rsidRPr="00B33663">
        <w:rPr>
          <w:spacing w:val="-7"/>
          <w:sz w:val="26"/>
        </w:rPr>
        <w:t xml:space="preserve"> </w:t>
      </w:r>
      <w:r w:rsidRPr="00B33663">
        <w:rPr>
          <w:sz w:val="26"/>
        </w:rPr>
        <w:t>stuffing</w:t>
      </w:r>
      <w:r w:rsidRPr="00B33663">
        <w:rPr>
          <w:spacing w:val="-2"/>
          <w:sz w:val="26"/>
        </w:rPr>
        <w:t xml:space="preserve"> </w:t>
      </w:r>
      <w:r w:rsidRPr="00B33663">
        <w:rPr>
          <w:sz w:val="26"/>
        </w:rPr>
        <w:t>1</w:t>
      </w:r>
      <w:r w:rsidRPr="00B33663">
        <w:rPr>
          <w:spacing w:val="-2"/>
          <w:sz w:val="26"/>
        </w:rPr>
        <w:t xml:space="preserve"> </w:t>
      </w:r>
      <w:r w:rsidRPr="00B33663">
        <w:rPr>
          <w:sz w:val="26"/>
        </w:rPr>
        <w:t>single bit</w:t>
      </w:r>
      <w:r w:rsidRPr="00B33663">
        <w:rPr>
          <w:spacing w:val="-2"/>
          <w:sz w:val="26"/>
        </w:rPr>
        <w:t xml:space="preserve"> </w:t>
      </w:r>
      <w:r w:rsidRPr="00B33663">
        <w:rPr>
          <w:sz w:val="26"/>
        </w:rPr>
        <w:t>(instead</w:t>
      </w:r>
      <w:r w:rsidRPr="00B33663">
        <w:rPr>
          <w:spacing w:val="-1"/>
          <w:sz w:val="26"/>
        </w:rPr>
        <w:t xml:space="preserve"> </w:t>
      </w:r>
      <w:r w:rsidRPr="00B33663">
        <w:rPr>
          <w:sz w:val="26"/>
        </w:rPr>
        <w:t>of 1</w:t>
      </w:r>
      <w:r w:rsidRPr="00B33663">
        <w:rPr>
          <w:spacing w:val="-2"/>
          <w:sz w:val="26"/>
        </w:rPr>
        <w:t xml:space="preserve"> </w:t>
      </w:r>
      <w:r w:rsidRPr="00B33663">
        <w:rPr>
          <w:sz w:val="26"/>
        </w:rPr>
        <w:t>byte)</w:t>
      </w:r>
      <w:r w:rsidRPr="00B33663">
        <w:rPr>
          <w:spacing w:val="-2"/>
          <w:sz w:val="26"/>
        </w:rPr>
        <w:t xml:space="preserve"> </w:t>
      </w:r>
      <w:r w:rsidRPr="00B33663">
        <w:rPr>
          <w:sz w:val="26"/>
        </w:rPr>
        <w:t>to prevent the pattern</w:t>
      </w:r>
      <w:r w:rsidRPr="00B33663">
        <w:rPr>
          <w:spacing w:val="-62"/>
          <w:sz w:val="26"/>
        </w:rPr>
        <w:t xml:space="preserve"> </w:t>
      </w:r>
      <w:r w:rsidRPr="00B33663">
        <w:rPr>
          <w:sz w:val="26"/>
        </w:rPr>
        <w:t>from</w:t>
      </w:r>
      <w:r w:rsidRPr="00B33663">
        <w:rPr>
          <w:spacing w:val="-3"/>
          <w:sz w:val="26"/>
        </w:rPr>
        <w:t xml:space="preserve"> </w:t>
      </w:r>
      <w:r w:rsidRPr="00B33663">
        <w:rPr>
          <w:sz w:val="26"/>
        </w:rPr>
        <w:t>looking</w:t>
      </w:r>
      <w:r w:rsidRPr="00B33663">
        <w:rPr>
          <w:spacing w:val="-1"/>
          <w:sz w:val="26"/>
        </w:rPr>
        <w:t xml:space="preserve"> </w:t>
      </w:r>
      <w:r w:rsidRPr="00B33663">
        <w:rPr>
          <w:sz w:val="26"/>
        </w:rPr>
        <w:t>like</w:t>
      </w:r>
      <w:r w:rsidRPr="00B33663">
        <w:rPr>
          <w:spacing w:val="-1"/>
          <w:sz w:val="26"/>
        </w:rPr>
        <w:t xml:space="preserve"> </w:t>
      </w:r>
      <w:r w:rsidRPr="00B33663">
        <w:rPr>
          <w:sz w:val="26"/>
        </w:rPr>
        <w:t>a</w:t>
      </w:r>
      <w:r w:rsidRPr="00B33663">
        <w:rPr>
          <w:spacing w:val="3"/>
          <w:sz w:val="26"/>
        </w:rPr>
        <w:t xml:space="preserve"> </w:t>
      </w:r>
      <w:r w:rsidRPr="00B33663">
        <w:rPr>
          <w:sz w:val="26"/>
        </w:rPr>
        <w:t>flag.</w:t>
      </w:r>
      <w:r w:rsidRPr="00B33663">
        <w:rPr>
          <w:spacing w:val="-1"/>
          <w:sz w:val="26"/>
        </w:rPr>
        <w:t xml:space="preserve"> </w:t>
      </w:r>
      <w:r w:rsidRPr="00B33663">
        <w:rPr>
          <w:sz w:val="26"/>
        </w:rPr>
        <w:t>The</w:t>
      </w:r>
      <w:r w:rsidRPr="00B33663">
        <w:rPr>
          <w:spacing w:val="-1"/>
          <w:sz w:val="26"/>
        </w:rPr>
        <w:t xml:space="preserve"> </w:t>
      </w:r>
      <w:r w:rsidRPr="00B33663">
        <w:rPr>
          <w:sz w:val="26"/>
        </w:rPr>
        <w:t>strategy</w:t>
      </w:r>
      <w:r w:rsidRPr="00B33663">
        <w:rPr>
          <w:spacing w:val="-6"/>
          <w:sz w:val="26"/>
        </w:rPr>
        <w:t xml:space="preserve"> </w:t>
      </w:r>
      <w:r w:rsidRPr="00B33663">
        <w:rPr>
          <w:sz w:val="26"/>
        </w:rPr>
        <w:t>is</w:t>
      </w:r>
      <w:r w:rsidRPr="00B33663">
        <w:rPr>
          <w:spacing w:val="-1"/>
          <w:sz w:val="26"/>
        </w:rPr>
        <w:t xml:space="preserve"> </w:t>
      </w:r>
      <w:r w:rsidRPr="00B33663">
        <w:rPr>
          <w:sz w:val="26"/>
        </w:rPr>
        <w:t>called</w:t>
      </w:r>
      <w:r w:rsidRPr="00B33663">
        <w:rPr>
          <w:spacing w:val="1"/>
          <w:sz w:val="26"/>
        </w:rPr>
        <w:t xml:space="preserve"> </w:t>
      </w:r>
      <w:r w:rsidRPr="00B33663">
        <w:rPr>
          <w:b/>
          <w:sz w:val="26"/>
        </w:rPr>
        <w:t>bit</w:t>
      </w:r>
      <w:r w:rsidRPr="00B33663">
        <w:rPr>
          <w:b/>
          <w:spacing w:val="-1"/>
          <w:sz w:val="26"/>
        </w:rPr>
        <w:t xml:space="preserve"> </w:t>
      </w:r>
      <w:r w:rsidRPr="00B33663">
        <w:rPr>
          <w:b/>
          <w:sz w:val="26"/>
        </w:rPr>
        <w:t>stuffing.</w:t>
      </w:r>
    </w:p>
    <w:p w14:paraId="2946DB82" w14:textId="77777777" w:rsidR="00CD7E1A" w:rsidRPr="00B33663" w:rsidRDefault="00CD7E1A">
      <w:pPr>
        <w:pStyle w:val="BodyText"/>
        <w:spacing w:before="7"/>
        <w:ind w:left="0"/>
        <w:rPr>
          <w:b/>
          <w:sz w:val="39"/>
        </w:rPr>
      </w:pPr>
    </w:p>
    <w:p w14:paraId="200669E1" w14:textId="77777777" w:rsidR="00CD7E1A" w:rsidRPr="00B33663" w:rsidRDefault="00EB3154">
      <w:pPr>
        <w:ind w:left="480"/>
        <w:jc w:val="both"/>
        <w:rPr>
          <w:b/>
          <w:i/>
          <w:sz w:val="26"/>
        </w:rPr>
      </w:pPr>
      <w:r w:rsidRPr="00B33663">
        <w:pict w14:anchorId="63327339">
          <v:polyline id="_x0000_s1142" style="position:absolute;left:0;text-align:left;z-index:-16696832;mso-position-horizontal-relative:page" points="450pt,64.75pt,450.3pt,64.5pt,450.6pt,63.75pt,451.2pt,63.75pt,451.8pt,63.75pt,451.8pt,64.75pt,452.4pt,64.75pt,453pt,64.75pt,453pt,63.75pt,453.6pt,63.75pt,454.2pt,63.75pt,454.2pt,64.75pt,454.8pt,64.75pt,455.4pt,64.75pt,455.4pt,63.75pt,456pt,63.75pt,456.6pt,63.75pt,456.6pt,64.75pt,457.2pt,64.75pt,457.8pt,64.75pt,457.8pt,63.75pt,458.4pt,63.75pt,459pt,63.75pt,459pt,64.75pt,459.6pt,64.75pt,460.2pt,64.75pt,460.2pt,63.75pt,460.8pt,63.75pt,461.4pt,63.75pt,461.4pt,64.75pt,462pt,64.75pt,462.6pt,64.75pt,462.6pt,63.75pt,463.2pt,63.75pt,463.8pt,63.75pt,463.8pt,64.75pt,464.4pt,64.75pt,465pt,64.75pt,465pt,63.75pt,465.6pt,63.75pt,466.2pt,63.75pt,466.2pt,64.75pt,466.8pt,64.75pt,467.4pt,64.75pt,467.4pt,63.75pt,468pt,63.75pt,468.6pt,63.75pt,468.6pt,64.75pt,469.2pt,64.75pt,469.8pt,64.75pt,469.8pt,63.75pt,470.4pt,63.75pt,471pt,63.75pt,471pt,64.75pt,471.6pt,64.75pt,472.2pt,64.75pt,472.2pt,63.75pt,472.8pt,63.75pt,473.4pt,63.75pt,473.4pt,64.75pt,474pt,64.75pt,474.6pt,64.75pt,474.6pt,63.75pt,475.2pt,63.75pt,475.8pt,63.75pt,475.8pt,64.75pt,476.4pt,64.75pt,477pt,64.75pt,477pt,63.75pt,477.6pt,63.75pt,478.2pt,63.75pt,478.2pt,64.75pt,478.8pt,64.75pt,479.4pt,64.75pt,479.4pt,63.75pt,480pt,63.75pt,480.6pt,63.75pt,480.6pt,64.75pt,481.2pt,64.75pt,481.8pt,64.75pt,481.8pt,63.75pt,482.4pt,63.75pt,483pt,63.75pt,483pt,64.75pt,483.6pt,64.75pt,484.2pt,64.75pt,484.2pt,63.75pt,484.8pt,63.75pt,485.4pt,63.75pt,485.4pt,64.75pt,486pt,64.75pt,486.6pt,64.75pt,486.6pt,63.75pt,487.2pt,63.75pt,487.8pt,63.75pt,487.8pt,64.75pt,488.4pt,64.75pt,489pt,64.75pt,489pt,63.75pt,489.6pt,63.75pt,490.2pt,63.75pt,490.2pt,64.75pt,490.8pt,64.75pt,491.4pt,64.75pt,491.4pt,63.75pt,492pt,63.75pt,492.6pt,63.75pt,492.6pt,64.75pt,493.2pt,64.75pt,493.8pt,64.75pt,493.8pt,63.75pt,494.4pt,63.75pt,495pt,63.75pt,495pt,64.75pt,495.6pt,64.75pt,496.2pt,64.75pt,496.2pt,63.75pt,496.8pt,63.75pt,497.4pt,63.75pt,497.4pt,64.75pt,498pt,64.75pt,498.6pt,64.75pt,498.6pt,63.75pt,499.2pt,63.75pt,499.8pt,63.75pt,499.8pt,64.75pt,500.4pt,64.75pt,501pt,64.75pt,501pt,63.75pt,501.6pt,63.75pt,502.2pt,63.75pt,502.2pt,64.75pt,502.8pt,64.75pt,503.4pt,64.75pt,503.4pt,63.75pt,7in,63.75pt,504.6pt,63.75pt,504.6pt,64.75pt,505.2pt,64.75pt,505.8pt,64.75pt,505.8pt,63.75pt,506.4pt,63.75pt,507pt,63.75pt,507pt,64.75pt,507.6pt,64.75pt,508.2pt,64.75pt,508.2pt,63.75pt,508.8pt,63.75pt,509.4pt,63.75pt,509.4pt,64.75pt,510pt,64.75pt,510.6pt,64.75pt,510.6pt,63.75pt,511.2pt,63.75pt,511.8pt,63.75pt,511.9pt,64.7pt,512.4pt,64.75pt,512.95pt,64.8pt,513.05pt,64.15pt,513.25pt,64pt" coordorigin="1800,255" coordsize="1265,21" filled="f" strokeweight=".96pt">
            <v:path arrowok="t"/>
            <o:lock v:ext="edit" verticies="t"/>
            <w10:wrap anchorx="page"/>
          </v:polyline>
        </w:pict>
      </w:r>
      <w:r w:rsidR="00A42A03" w:rsidRPr="00B33663">
        <w:rPr>
          <w:b/>
          <w:i/>
          <w:sz w:val="26"/>
        </w:rPr>
        <w:t>Bit</w:t>
      </w:r>
      <w:r w:rsidR="00A42A03" w:rsidRPr="00B33663">
        <w:rPr>
          <w:b/>
          <w:i/>
          <w:spacing w:val="-6"/>
          <w:sz w:val="26"/>
        </w:rPr>
        <w:t xml:space="preserve"> </w:t>
      </w:r>
      <w:r w:rsidR="00A42A03" w:rsidRPr="00B33663">
        <w:rPr>
          <w:b/>
          <w:i/>
          <w:sz w:val="26"/>
        </w:rPr>
        <w:t>Stuffing</w:t>
      </w:r>
    </w:p>
    <w:p w14:paraId="3337804C" w14:textId="77777777" w:rsidR="00CD7E1A" w:rsidRPr="00B33663" w:rsidRDefault="00A42A03" w:rsidP="00E700C1">
      <w:pPr>
        <w:pStyle w:val="Heading4"/>
        <w:numPr>
          <w:ilvl w:val="0"/>
          <w:numId w:val="36"/>
        </w:numPr>
        <w:tabs>
          <w:tab w:val="left" w:pos="1201"/>
        </w:tabs>
        <w:spacing w:before="150"/>
        <w:ind w:right="642"/>
        <w:jc w:val="both"/>
      </w:pPr>
      <w:r w:rsidRPr="00B33663">
        <w:t>Bit</w:t>
      </w:r>
      <w:r w:rsidRPr="00B33663">
        <w:rPr>
          <w:spacing w:val="1"/>
        </w:rPr>
        <w:t xml:space="preserve"> </w:t>
      </w:r>
      <w:r w:rsidRPr="00B33663">
        <w:t>stuffing</w:t>
      </w:r>
      <w:r w:rsidRPr="00B33663">
        <w:rPr>
          <w:spacing w:val="1"/>
        </w:rPr>
        <w:t xml:space="preserve"> </w:t>
      </w:r>
      <w:r w:rsidRPr="00B33663">
        <w:t>is</w:t>
      </w:r>
      <w:r w:rsidRPr="00B33663">
        <w:rPr>
          <w:spacing w:val="1"/>
        </w:rPr>
        <w:t xml:space="preserve"> </w:t>
      </w:r>
      <w:r w:rsidRPr="00B33663">
        <w:t>the</w:t>
      </w:r>
      <w:r w:rsidRPr="00B33663">
        <w:rPr>
          <w:spacing w:val="1"/>
        </w:rPr>
        <w:t xml:space="preserve"> </w:t>
      </w:r>
      <w:r w:rsidRPr="00B33663">
        <w:t>process</w:t>
      </w:r>
      <w:r w:rsidRPr="00B33663">
        <w:rPr>
          <w:spacing w:val="1"/>
        </w:rPr>
        <w:t xml:space="preserve"> </w:t>
      </w:r>
      <w:r w:rsidRPr="00B33663">
        <w:t>of</w:t>
      </w:r>
      <w:r w:rsidRPr="00B33663">
        <w:rPr>
          <w:spacing w:val="1"/>
        </w:rPr>
        <w:t xml:space="preserve"> </w:t>
      </w:r>
      <w:r w:rsidRPr="00B33663">
        <w:t>adding</w:t>
      </w:r>
      <w:r w:rsidRPr="00B33663">
        <w:rPr>
          <w:spacing w:val="1"/>
        </w:rPr>
        <w:t xml:space="preserve"> </w:t>
      </w:r>
      <w:r w:rsidRPr="00B33663">
        <w:t>one</w:t>
      </w:r>
      <w:r w:rsidRPr="00B33663">
        <w:rPr>
          <w:spacing w:val="1"/>
        </w:rPr>
        <w:t xml:space="preserve"> </w:t>
      </w:r>
      <w:r w:rsidRPr="00B33663">
        <w:t>extra</w:t>
      </w:r>
      <w:r w:rsidRPr="00B33663">
        <w:rPr>
          <w:spacing w:val="1"/>
        </w:rPr>
        <w:t xml:space="preserve"> </w:t>
      </w:r>
      <w:r w:rsidRPr="00B33663">
        <w:t>0</w:t>
      </w:r>
      <w:r w:rsidRPr="00B33663">
        <w:rPr>
          <w:spacing w:val="1"/>
        </w:rPr>
        <w:t xml:space="preserve"> </w:t>
      </w:r>
      <w:r w:rsidRPr="00B33663">
        <w:t>whenever</w:t>
      </w:r>
      <w:r w:rsidRPr="00B33663">
        <w:rPr>
          <w:spacing w:val="1"/>
        </w:rPr>
        <w:t xml:space="preserve"> </w:t>
      </w:r>
      <w:r w:rsidRPr="00B33663">
        <w:t>five</w:t>
      </w:r>
      <w:r w:rsidRPr="00B33663">
        <w:rPr>
          <w:spacing w:val="1"/>
        </w:rPr>
        <w:t xml:space="preserve"> </w:t>
      </w:r>
      <w:r w:rsidRPr="00B33663">
        <w:t>consecutive 1s follow a 0 in the data, so that the receiver does not</w:t>
      </w:r>
      <w:r w:rsidRPr="00B33663">
        <w:rPr>
          <w:spacing w:val="1"/>
        </w:rPr>
        <w:t xml:space="preserve"> </w:t>
      </w:r>
      <w:r w:rsidRPr="00B33663">
        <w:t>mistake</w:t>
      </w:r>
      <w:r w:rsidRPr="00B33663">
        <w:rPr>
          <w:spacing w:val="-2"/>
        </w:rPr>
        <w:t xml:space="preserve"> </w:t>
      </w:r>
      <w:r w:rsidRPr="00B33663">
        <w:t>the</w:t>
      </w:r>
      <w:r w:rsidRPr="00B33663">
        <w:rPr>
          <w:spacing w:val="-1"/>
        </w:rPr>
        <w:t xml:space="preserve"> </w:t>
      </w:r>
      <w:r w:rsidRPr="00B33663">
        <w:t>pattern</w:t>
      </w:r>
      <w:r w:rsidRPr="00B33663">
        <w:rPr>
          <w:spacing w:val="-1"/>
        </w:rPr>
        <w:t xml:space="preserve"> </w:t>
      </w:r>
      <w:r w:rsidRPr="00B33663">
        <w:t>0111110</w:t>
      </w:r>
      <w:r w:rsidRPr="00B33663">
        <w:rPr>
          <w:spacing w:val="-1"/>
        </w:rPr>
        <w:t xml:space="preserve"> </w:t>
      </w:r>
      <w:r w:rsidRPr="00B33663">
        <w:t>for</w:t>
      </w:r>
      <w:r w:rsidRPr="00B33663">
        <w:rPr>
          <w:spacing w:val="2"/>
        </w:rPr>
        <w:t xml:space="preserve"> </w:t>
      </w:r>
      <w:r w:rsidRPr="00B33663">
        <w:t>a</w:t>
      </w:r>
      <w:r w:rsidRPr="00B33663">
        <w:rPr>
          <w:spacing w:val="-1"/>
        </w:rPr>
        <w:t xml:space="preserve"> </w:t>
      </w:r>
      <w:r w:rsidRPr="00B33663">
        <w:t>flag.</w:t>
      </w:r>
    </w:p>
    <w:p w14:paraId="1631552B" w14:textId="77777777" w:rsidR="00CD7E1A" w:rsidRPr="00B33663" w:rsidRDefault="00A42A03" w:rsidP="00E700C1">
      <w:pPr>
        <w:pStyle w:val="ListParagraph"/>
        <w:numPr>
          <w:ilvl w:val="0"/>
          <w:numId w:val="36"/>
        </w:numPr>
        <w:tabs>
          <w:tab w:val="left" w:pos="1201"/>
        </w:tabs>
        <w:spacing w:line="237" w:lineRule="auto"/>
        <w:ind w:right="638"/>
        <w:jc w:val="both"/>
        <w:rPr>
          <w:sz w:val="26"/>
        </w:rPr>
      </w:pPr>
      <w:r w:rsidRPr="00B33663">
        <w:rPr>
          <w:sz w:val="26"/>
        </w:rPr>
        <w:t>In bit stuffing, if a 0 and five consecutive 1 bits are encountered, an extra 0</w:t>
      </w:r>
      <w:r w:rsidRPr="00B33663">
        <w:rPr>
          <w:spacing w:val="1"/>
          <w:sz w:val="26"/>
        </w:rPr>
        <w:t xml:space="preserve"> </w:t>
      </w:r>
      <w:r w:rsidRPr="00B33663">
        <w:rPr>
          <w:sz w:val="26"/>
        </w:rPr>
        <w:t>is</w:t>
      </w:r>
      <w:r w:rsidRPr="00B33663">
        <w:rPr>
          <w:spacing w:val="-2"/>
          <w:sz w:val="26"/>
        </w:rPr>
        <w:t xml:space="preserve"> </w:t>
      </w:r>
      <w:r w:rsidRPr="00B33663">
        <w:rPr>
          <w:sz w:val="26"/>
        </w:rPr>
        <w:t>added.</w:t>
      </w:r>
    </w:p>
    <w:p w14:paraId="1BBB2B0D" w14:textId="77777777" w:rsidR="00CD7E1A" w:rsidRPr="00B33663" w:rsidRDefault="00A42A03" w:rsidP="00E700C1">
      <w:pPr>
        <w:pStyle w:val="ListParagraph"/>
        <w:numPr>
          <w:ilvl w:val="0"/>
          <w:numId w:val="36"/>
        </w:numPr>
        <w:tabs>
          <w:tab w:val="left" w:pos="1201"/>
        </w:tabs>
        <w:spacing w:line="318" w:lineRule="exact"/>
        <w:ind w:hanging="361"/>
        <w:jc w:val="both"/>
        <w:rPr>
          <w:sz w:val="26"/>
        </w:rPr>
      </w:pPr>
      <w:r w:rsidRPr="00B33663">
        <w:rPr>
          <w:sz w:val="26"/>
        </w:rPr>
        <w:t>This</w:t>
      </w:r>
      <w:r w:rsidRPr="00B33663">
        <w:rPr>
          <w:spacing w:val="-2"/>
          <w:sz w:val="26"/>
        </w:rPr>
        <w:t xml:space="preserve"> </w:t>
      </w:r>
      <w:r w:rsidRPr="00B33663">
        <w:rPr>
          <w:sz w:val="26"/>
        </w:rPr>
        <w:t>extra</w:t>
      </w:r>
      <w:r w:rsidRPr="00B33663">
        <w:rPr>
          <w:spacing w:val="-1"/>
          <w:sz w:val="26"/>
        </w:rPr>
        <w:t xml:space="preserve"> </w:t>
      </w:r>
      <w:r w:rsidRPr="00B33663">
        <w:rPr>
          <w:sz w:val="26"/>
        </w:rPr>
        <w:t>stuffed</w:t>
      </w:r>
      <w:r w:rsidRPr="00B33663">
        <w:rPr>
          <w:spacing w:val="-1"/>
          <w:sz w:val="26"/>
        </w:rPr>
        <w:t xml:space="preserve"> </w:t>
      </w:r>
      <w:r w:rsidRPr="00B33663">
        <w:rPr>
          <w:sz w:val="26"/>
        </w:rPr>
        <w:t>bit</w:t>
      </w:r>
      <w:r w:rsidRPr="00B33663">
        <w:rPr>
          <w:spacing w:val="-1"/>
          <w:sz w:val="26"/>
        </w:rPr>
        <w:t xml:space="preserve"> </w:t>
      </w:r>
      <w:r w:rsidRPr="00B33663">
        <w:rPr>
          <w:sz w:val="26"/>
        </w:rPr>
        <w:t>is</w:t>
      </w:r>
      <w:r w:rsidRPr="00B33663">
        <w:rPr>
          <w:spacing w:val="-1"/>
          <w:sz w:val="26"/>
        </w:rPr>
        <w:t xml:space="preserve"> </w:t>
      </w:r>
      <w:r w:rsidRPr="00B33663">
        <w:rPr>
          <w:sz w:val="26"/>
        </w:rPr>
        <w:t>eventually</w:t>
      </w:r>
      <w:r w:rsidRPr="00B33663">
        <w:rPr>
          <w:spacing w:val="-6"/>
          <w:sz w:val="26"/>
        </w:rPr>
        <w:t xml:space="preserve"> </w:t>
      </w:r>
      <w:r w:rsidRPr="00B33663">
        <w:rPr>
          <w:sz w:val="26"/>
        </w:rPr>
        <w:t>removed</w:t>
      </w:r>
      <w:r w:rsidRPr="00B33663">
        <w:rPr>
          <w:spacing w:val="1"/>
          <w:sz w:val="26"/>
        </w:rPr>
        <w:t xml:space="preserve"> </w:t>
      </w:r>
      <w:r w:rsidRPr="00B33663">
        <w:rPr>
          <w:sz w:val="26"/>
        </w:rPr>
        <w:t>from</w:t>
      </w:r>
      <w:r w:rsidRPr="00B33663">
        <w:rPr>
          <w:spacing w:val="-1"/>
          <w:sz w:val="26"/>
        </w:rPr>
        <w:t xml:space="preserve"> </w:t>
      </w:r>
      <w:r w:rsidRPr="00B33663">
        <w:rPr>
          <w:sz w:val="26"/>
        </w:rPr>
        <w:t>the</w:t>
      </w:r>
      <w:r w:rsidRPr="00B33663">
        <w:rPr>
          <w:spacing w:val="-1"/>
          <w:sz w:val="26"/>
        </w:rPr>
        <w:t xml:space="preserve"> </w:t>
      </w:r>
      <w:r w:rsidRPr="00B33663">
        <w:rPr>
          <w:sz w:val="26"/>
        </w:rPr>
        <w:t>data</w:t>
      </w:r>
      <w:r w:rsidRPr="00B33663">
        <w:rPr>
          <w:spacing w:val="1"/>
          <w:sz w:val="26"/>
        </w:rPr>
        <w:t xml:space="preserve"> </w:t>
      </w:r>
      <w:r w:rsidRPr="00B33663">
        <w:rPr>
          <w:sz w:val="26"/>
        </w:rPr>
        <w:t>by</w:t>
      </w:r>
      <w:r w:rsidRPr="00B33663">
        <w:rPr>
          <w:spacing w:val="-6"/>
          <w:sz w:val="26"/>
        </w:rPr>
        <w:t xml:space="preserve"> </w:t>
      </w:r>
      <w:r w:rsidRPr="00B33663">
        <w:rPr>
          <w:sz w:val="26"/>
        </w:rPr>
        <w:t>the</w:t>
      </w:r>
      <w:r w:rsidRPr="00B33663">
        <w:rPr>
          <w:spacing w:val="-1"/>
          <w:sz w:val="26"/>
        </w:rPr>
        <w:t xml:space="preserve"> </w:t>
      </w:r>
      <w:r w:rsidRPr="00B33663">
        <w:rPr>
          <w:sz w:val="26"/>
        </w:rPr>
        <w:t>receiver.</w:t>
      </w:r>
    </w:p>
    <w:p w14:paraId="77194671" w14:textId="77777777" w:rsidR="00CD7E1A" w:rsidRPr="00B33663" w:rsidRDefault="00A42A03" w:rsidP="00E700C1">
      <w:pPr>
        <w:pStyle w:val="ListParagraph"/>
        <w:numPr>
          <w:ilvl w:val="0"/>
          <w:numId w:val="36"/>
        </w:numPr>
        <w:tabs>
          <w:tab w:val="left" w:pos="1201"/>
        </w:tabs>
        <w:spacing w:before="1" w:line="237" w:lineRule="auto"/>
        <w:ind w:right="643"/>
        <w:jc w:val="both"/>
        <w:rPr>
          <w:sz w:val="26"/>
        </w:rPr>
      </w:pPr>
      <w:r w:rsidRPr="00B33663">
        <w:rPr>
          <w:sz w:val="26"/>
        </w:rPr>
        <w:t>The</w:t>
      </w:r>
      <w:r w:rsidRPr="00B33663">
        <w:rPr>
          <w:spacing w:val="39"/>
          <w:sz w:val="26"/>
        </w:rPr>
        <w:t xml:space="preserve"> </w:t>
      </w:r>
      <w:r w:rsidRPr="00B33663">
        <w:rPr>
          <w:sz w:val="26"/>
        </w:rPr>
        <w:t>extra</w:t>
      </w:r>
      <w:r w:rsidRPr="00B33663">
        <w:rPr>
          <w:spacing w:val="39"/>
          <w:sz w:val="26"/>
        </w:rPr>
        <w:t xml:space="preserve"> </w:t>
      </w:r>
      <w:r w:rsidRPr="00B33663">
        <w:rPr>
          <w:sz w:val="26"/>
        </w:rPr>
        <w:t>bit</w:t>
      </w:r>
      <w:r w:rsidRPr="00B33663">
        <w:rPr>
          <w:spacing w:val="40"/>
          <w:sz w:val="26"/>
        </w:rPr>
        <w:t xml:space="preserve"> </w:t>
      </w:r>
      <w:r w:rsidRPr="00B33663">
        <w:rPr>
          <w:sz w:val="26"/>
        </w:rPr>
        <w:t>is</w:t>
      </w:r>
      <w:r w:rsidRPr="00B33663">
        <w:rPr>
          <w:spacing w:val="39"/>
          <w:sz w:val="26"/>
        </w:rPr>
        <w:t xml:space="preserve"> </w:t>
      </w:r>
      <w:r w:rsidRPr="00B33663">
        <w:rPr>
          <w:sz w:val="26"/>
        </w:rPr>
        <w:t>added</w:t>
      </w:r>
      <w:r w:rsidRPr="00B33663">
        <w:rPr>
          <w:spacing w:val="42"/>
          <w:sz w:val="26"/>
        </w:rPr>
        <w:t xml:space="preserve"> </w:t>
      </w:r>
      <w:r w:rsidRPr="00B33663">
        <w:rPr>
          <w:sz w:val="26"/>
        </w:rPr>
        <w:t>after</w:t>
      </w:r>
      <w:r w:rsidRPr="00B33663">
        <w:rPr>
          <w:spacing w:val="39"/>
          <w:sz w:val="26"/>
        </w:rPr>
        <w:t xml:space="preserve"> </w:t>
      </w:r>
      <w:r w:rsidRPr="00B33663">
        <w:rPr>
          <w:sz w:val="26"/>
        </w:rPr>
        <w:t>one</w:t>
      </w:r>
      <w:r w:rsidRPr="00B33663">
        <w:rPr>
          <w:spacing w:val="40"/>
          <w:sz w:val="26"/>
        </w:rPr>
        <w:t xml:space="preserve"> </w:t>
      </w:r>
      <w:r w:rsidRPr="00B33663">
        <w:rPr>
          <w:sz w:val="26"/>
        </w:rPr>
        <w:t>0</w:t>
      </w:r>
      <w:r w:rsidRPr="00B33663">
        <w:rPr>
          <w:spacing w:val="39"/>
          <w:sz w:val="26"/>
        </w:rPr>
        <w:t xml:space="preserve"> </w:t>
      </w:r>
      <w:r w:rsidRPr="00B33663">
        <w:rPr>
          <w:sz w:val="26"/>
        </w:rPr>
        <w:t>followed</w:t>
      </w:r>
      <w:r w:rsidRPr="00B33663">
        <w:rPr>
          <w:spacing w:val="39"/>
          <w:sz w:val="26"/>
        </w:rPr>
        <w:t xml:space="preserve"> </w:t>
      </w:r>
      <w:r w:rsidRPr="00B33663">
        <w:rPr>
          <w:sz w:val="26"/>
        </w:rPr>
        <w:t>by</w:t>
      </w:r>
      <w:r w:rsidRPr="00B33663">
        <w:rPr>
          <w:spacing w:val="35"/>
          <w:sz w:val="26"/>
        </w:rPr>
        <w:t xml:space="preserve"> </w:t>
      </w:r>
      <w:r w:rsidRPr="00B33663">
        <w:rPr>
          <w:sz w:val="26"/>
        </w:rPr>
        <w:t>five</w:t>
      </w:r>
      <w:r w:rsidRPr="00B33663">
        <w:rPr>
          <w:spacing w:val="39"/>
          <w:sz w:val="26"/>
        </w:rPr>
        <w:t xml:space="preserve"> </w:t>
      </w:r>
      <w:r w:rsidRPr="00B33663">
        <w:rPr>
          <w:sz w:val="26"/>
        </w:rPr>
        <w:t>1’s</w:t>
      </w:r>
      <w:r w:rsidRPr="00B33663">
        <w:rPr>
          <w:spacing w:val="40"/>
          <w:sz w:val="26"/>
        </w:rPr>
        <w:t xml:space="preserve"> </w:t>
      </w:r>
      <w:r w:rsidRPr="00B33663">
        <w:rPr>
          <w:sz w:val="26"/>
        </w:rPr>
        <w:t>regardless</w:t>
      </w:r>
      <w:r w:rsidRPr="00B33663">
        <w:rPr>
          <w:spacing w:val="41"/>
          <w:sz w:val="26"/>
        </w:rPr>
        <w:t xml:space="preserve"> </w:t>
      </w:r>
      <w:r w:rsidRPr="00B33663">
        <w:rPr>
          <w:sz w:val="26"/>
        </w:rPr>
        <w:t>of</w:t>
      </w:r>
      <w:r w:rsidRPr="00B33663">
        <w:rPr>
          <w:spacing w:val="42"/>
          <w:sz w:val="26"/>
        </w:rPr>
        <w:t xml:space="preserve"> </w:t>
      </w:r>
      <w:r w:rsidRPr="00B33663">
        <w:rPr>
          <w:sz w:val="26"/>
        </w:rPr>
        <w:t>the</w:t>
      </w:r>
      <w:r w:rsidRPr="00B33663">
        <w:rPr>
          <w:spacing w:val="-63"/>
          <w:sz w:val="26"/>
        </w:rPr>
        <w:t xml:space="preserve"> </w:t>
      </w:r>
      <w:r w:rsidRPr="00B33663">
        <w:rPr>
          <w:sz w:val="26"/>
        </w:rPr>
        <w:t>value</w:t>
      </w:r>
      <w:r w:rsidRPr="00B33663">
        <w:rPr>
          <w:spacing w:val="-2"/>
          <w:sz w:val="26"/>
        </w:rPr>
        <w:t xml:space="preserve"> </w:t>
      </w:r>
      <w:r w:rsidRPr="00B33663">
        <w:rPr>
          <w:sz w:val="26"/>
        </w:rPr>
        <w:t>of</w:t>
      </w:r>
      <w:r w:rsidRPr="00B33663">
        <w:rPr>
          <w:spacing w:val="2"/>
          <w:sz w:val="26"/>
        </w:rPr>
        <w:t xml:space="preserve"> </w:t>
      </w:r>
      <w:r w:rsidRPr="00B33663">
        <w:rPr>
          <w:sz w:val="26"/>
        </w:rPr>
        <w:t>the</w:t>
      </w:r>
      <w:r w:rsidRPr="00B33663">
        <w:rPr>
          <w:spacing w:val="-1"/>
          <w:sz w:val="26"/>
        </w:rPr>
        <w:t xml:space="preserve"> </w:t>
      </w:r>
      <w:r w:rsidRPr="00B33663">
        <w:rPr>
          <w:sz w:val="26"/>
        </w:rPr>
        <w:t>next</w:t>
      </w:r>
      <w:r w:rsidRPr="00B33663">
        <w:rPr>
          <w:spacing w:val="-1"/>
          <w:sz w:val="26"/>
        </w:rPr>
        <w:t xml:space="preserve"> </w:t>
      </w:r>
      <w:r w:rsidRPr="00B33663">
        <w:rPr>
          <w:sz w:val="26"/>
        </w:rPr>
        <w:t>bit.</w:t>
      </w:r>
    </w:p>
    <w:p w14:paraId="5E14E60E" w14:textId="77777777" w:rsidR="00CD7E1A" w:rsidRPr="00B33663" w:rsidRDefault="00A42A03" w:rsidP="002C0F97">
      <w:pPr>
        <w:pStyle w:val="ListParagraph"/>
        <w:numPr>
          <w:ilvl w:val="0"/>
          <w:numId w:val="36"/>
        </w:numPr>
        <w:tabs>
          <w:tab w:val="left" w:pos="1201"/>
        </w:tabs>
        <w:spacing w:before="5" w:line="237" w:lineRule="auto"/>
        <w:ind w:right="638"/>
        <w:rPr>
          <w:sz w:val="26"/>
        </w:rPr>
      </w:pPr>
      <w:r w:rsidRPr="00B33663">
        <w:rPr>
          <w:sz w:val="26"/>
        </w:rPr>
        <w:t>This guarantees that the flag field sequence does not inadvertently appear in</w:t>
      </w:r>
      <w:r w:rsidRPr="00B33663">
        <w:rPr>
          <w:spacing w:val="-62"/>
          <w:sz w:val="26"/>
        </w:rPr>
        <w:t xml:space="preserve"> </w:t>
      </w:r>
      <w:r w:rsidRPr="00B33663">
        <w:rPr>
          <w:sz w:val="26"/>
        </w:rPr>
        <w:t>the</w:t>
      </w:r>
      <w:r w:rsidRPr="00B33663">
        <w:rPr>
          <w:spacing w:val="-2"/>
          <w:sz w:val="26"/>
        </w:rPr>
        <w:t xml:space="preserve"> </w:t>
      </w:r>
      <w:r w:rsidRPr="00B33663">
        <w:rPr>
          <w:sz w:val="26"/>
        </w:rPr>
        <w:t>frame.</w:t>
      </w:r>
    </w:p>
    <w:p w14:paraId="5997CC1D" w14:textId="77777777" w:rsidR="00CD7E1A" w:rsidRPr="00B33663" w:rsidRDefault="00CD7E1A">
      <w:pPr>
        <w:spacing w:line="237" w:lineRule="auto"/>
        <w:jc w:val="both"/>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10FFD37"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412207ED">
          <v:group id="_x0000_s1140" style="width:436.3pt;height:4.45pt;mso-position-horizontal-relative:char;mso-position-vertical-relative:line" coordsize="8726,89">
            <v:shape id="_x0000_s1141"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6B699379" w14:textId="77777777" w:rsidR="00CD7E1A" w:rsidRPr="00B33663" w:rsidRDefault="00CD7E1A">
      <w:pPr>
        <w:pStyle w:val="BodyText"/>
        <w:ind w:left="0"/>
        <w:rPr>
          <w:sz w:val="20"/>
        </w:rPr>
      </w:pPr>
    </w:p>
    <w:p w14:paraId="1207EC8F" w14:textId="77777777" w:rsidR="00CD7E1A" w:rsidRPr="00B33663" w:rsidRDefault="00A42A03">
      <w:pPr>
        <w:pStyle w:val="BodyText"/>
        <w:spacing w:before="8"/>
        <w:ind w:left="0"/>
        <w:rPr>
          <w:sz w:val="14"/>
        </w:rPr>
      </w:pPr>
      <w:r w:rsidRPr="00B33663">
        <w:rPr>
          <w:noProof/>
          <w:lang w:val="en-IN" w:eastAsia="en-IN"/>
        </w:rPr>
        <w:drawing>
          <wp:anchor distT="0" distB="0" distL="0" distR="0" simplePos="0" relativeHeight="251599360" behindDoc="0" locked="0" layoutInCell="1" allowOverlap="1" wp14:anchorId="0B270986" wp14:editId="07777777">
            <wp:simplePos x="0" y="0"/>
            <wp:positionH relativeFrom="page">
              <wp:posOffset>1804105</wp:posOffset>
            </wp:positionH>
            <wp:positionV relativeFrom="paragraph">
              <wp:posOffset>132288</wp:posOffset>
            </wp:positionV>
            <wp:extent cx="4095217" cy="2057400"/>
            <wp:effectExtent l="0" t="0" r="0" b="0"/>
            <wp:wrapTopAndBottom/>
            <wp:docPr id="2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23" cstate="print"/>
                    <a:stretch>
                      <a:fillRect/>
                    </a:stretch>
                  </pic:blipFill>
                  <pic:spPr>
                    <a:xfrm>
                      <a:off x="0" y="0"/>
                      <a:ext cx="4095217" cy="2057400"/>
                    </a:xfrm>
                    <a:prstGeom prst="rect">
                      <a:avLst/>
                    </a:prstGeom>
                  </pic:spPr>
                </pic:pic>
              </a:graphicData>
            </a:graphic>
          </wp:anchor>
        </w:drawing>
      </w:r>
    </w:p>
    <w:p w14:paraId="3FE9F23F" w14:textId="77777777" w:rsidR="00CD7E1A" w:rsidRPr="00B33663" w:rsidRDefault="00CD7E1A">
      <w:pPr>
        <w:pStyle w:val="BodyText"/>
        <w:ind w:left="0"/>
        <w:rPr>
          <w:sz w:val="20"/>
        </w:rPr>
      </w:pPr>
    </w:p>
    <w:p w14:paraId="2C92486A" w14:textId="77777777" w:rsidR="002C0F97" w:rsidRPr="002C0F97" w:rsidRDefault="002C0F97" w:rsidP="002C0F97">
      <w:pPr>
        <w:pStyle w:val="NormalWeb"/>
        <w:shd w:val="clear" w:color="auto" w:fill="FFFFFF"/>
        <w:spacing w:before="0" w:beforeAutospacing="0" w:after="150" w:afterAutospacing="0"/>
        <w:jc w:val="both"/>
        <w:textAlignment w:val="baseline"/>
        <w:rPr>
          <w:color w:val="273239"/>
          <w:spacing w:val="2"/>
          <w:sz w:val="26"/>
          <w:szCs w:val="26"/>
        </w:rPr>
      </w:pPr>
      <w:r w:rsidRPr="002C0F97">
        <w:rPr>
          <w:color w:val="273239"/>
          <w:spacing w:val="2"/>
          <w:sz w:val="26"/>
          <w:szCs w:val="26"/>
        </w:rPr>
        <w:t>Frames are the units of digital transmission, particularly in computer networks and telecommunications. Frames are comparable to the packets of energy called photons in the case of light energy. Frame is continuously used in Time Division Multiplexing process. </w:t>
      </w:r>
    </w:p>
    <w:p w14:paraId="02F0D0F2" w14:textId="77777777" w:rsidR="002C0F97" w:rsidRPr="002C0F97" w:rsidRDefault="002C0F97" w:rsidP="002C0F97">
      <w:pPr>
        <w:pStyle w:val="NormalWeb"/>
        <w:shd w:val="clear" w:color="auto" w:fill="FFFFFF"/>
        <w:spacing w:before="0" w:beforeAutospacing="0" w:after="150" w:afterAutospacing="0"/>
        <w:jc w:val="both"/>
        <w:textAlignment w:val="baseline"/>
        <w:rPr>
          <w:color w:val="273239"/>
          <w:spacing w:val="2"/>
          <w:sz w:val="26"/>
          <w:szCs w:val="26"/>
        </w:rPr>
      </w:pPr>
      <w:r w:rsidRPr="002C0F97">
        <w:rPr>
          <w:color w:val="273239"/>
          <w:spacing w:val="2"/>
          <w:sz w:val="26"/>
          <w:szCs w:val="26"/>
        </w:rPr>
        <w:t>Framing is a point-to-point connection between two computers or devices consisting of a wire in which data is transmitted as a stream of bits. However, these bits must be framed into discernible blocks of information. Framing is a function of the data link layer. It provides a way for a sender to transmit a set of bits that are meaningful to the receiver. Ethernet, token ring, frame relay, and other data link layer technologies have their own frame structures. Frames have headers that contain information such as error-checking codes. </w:t>
      </w:r>
    </w:p>
    <w:p w14:paraId="6B8C7D7F" w14:textId="16E75124" w:rsidR="002C0F97" w:rsidRPr="002C0F97" w:rsidRDefault="002C0F97" w:rsidP="002C0F97">
      <w:pPr>
        <w:pStyle w:val="NormalWeb"/>
        <w:shd w:val="clear" w:color="auto" w:fill="FFFFFF"/>
        <w:spacing w:before="0" w:beforeAutospacing="0" w:after="150" w:afterAutospacing="0"/>
        <w:jc w:val="center"/>
        <w:textAlignment w:val="baseline"/>
        <w:rPr>
          <w:color w:val="273239"/>
          <w:spacing w:val="2"/>
          <w:sz w:val="26"/>
          <w:szCs w:val="26"/>
        </w:rPr>
      </w:pPr>
      <w:r w:rsidRPr="002C0F97">
        <w:rPr>
          <w:noProof/>
          <w:color w:val="273239"/>
          <w:spacing w:val="2"/>
          <w:sz w:val="26"/>
          <w:szCs w:val="26"/>
        </w:rPr>
        <w:drawing>
          <wp:inline distT="0" distB="0" distL="0" distR="0" wp14:anchorId="207F63C6" wp14:editId="32342E77">
            <wp:extent cx="3343275" cy="2581275"/>
            <wp:effectExtent l="0" t="0" r="0" b="0"/>
            <wp:docPr id="26" name="Picture 26"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343275" cy="2581275"/>
                    </a:xfrm>
                    <a:prstGeom prst="rect">
                      <a:avLst/>
                    </a:prstGeom>
                    <a:noFill/>
                    <a:ln>
                      <a:noFill/>
                    </a:ln>
                  </pic:spPr>
                </pic:pic>
              </a:graphicData>
            </a:graphic>
          </wp:inline>
        </w:drawing>
      </w:r>
    </w:p>
    <w:p w14:paraId="07B76A14" w14:textId="77777777" w:rsidR="002C0F97" w:rsidRPr="002C0F97" w:rsidRDefault="002C0F97" w:rsidP="002C0F97">
      <w:pPr>
        <w:pStyle w:val="NormalWeb"/>
        <w:shd w:val="clear" w:color="auto" w:fill="FFFFFF"/>
        <w:spacing w:before="0" w:beforeAutospacing="0" w:after="150" w:afterAutospacing="0"/>
        <w:textAlignment w:val="baseline"/>
        <w:rPr>
          <w:color w:val="273239"/>
          <w:spacing w:val="2"/>
          <w:sz w:val="26"/>
          <w:szCs w:val="26"/>
        </w:rPr>
      </w:pPr>
      <w:r w:rsidRPr="002C0F97">
        <w:rPr>
          <w:color w:val="273239"/>
          <w:spacing w:val="2"/>
          <w:sz w:val="26"/>
          <w:szCs w:val="26"/>
        </w:rPr>
        <w:t>At the data link layer, it extracts the message from the sender and provides it to the receiver by providing the sender’s and receiver’s addresses. The advantage of using frames is that data is broken up into recoverable chunks that can easily be checked for corruption. </w:t>
      </w:r>
    </w:p>
    <w:p w14:paraId="226D2BE7" w14:textId="77777777" w:rsidR="002C0F97" w:rsidRPr="002C0F97" w:rsidRDefault="002C0F97" w:rsidP="002C0F97">
      <w:pPr>
        <w:pStyle w:val="NormalWeb"/>
        <w:shd w:val="clear" w:color="auto" w:fill="FFFFFF"/>
        <w:spacing w:before="0" w:beforeAutospacing="0" w:after="150" w:afterAutospacing="0"/>
        <w:textAlignment w:val="baseline"/>
        <w:rPr>
          <w:color w:val="273239"/>
          <w:spacing w:val="2"/>
          <w:sz w:val="26"/>
          <w:szCs w:val="26"/>
        </w:rPr>
      </w:pPr>
      <w:r w:rsidRPr="002C0F97">
        <w:rPr>
          <w:color w:val="273239"/>
          <w:spacing w:val="2"/>
          <w:sz w:val="26"/>
          <w:szCs w:val="26"/>
        </w:rPr>
        <w:t>The process of dividing the data into frames and reassembling it is transparent to the user and is handled by the data link layer.</w:t>
      </w:r>
    </w:p>
    <w:p w14:paraId="5139FDF4" w14:textId="277FE067" w:rsidR="002C0F97" w:rsidRDefault="002C0F97" w:rsidP="002C0F97">
      <w:pPr>
        <w:pStyle w:val="NormalWeb"/>
        <w:shd w:val="clear" w:color="auto" w:fill="FFFFFF"/>
        <w:spacing w:before="0" w:beforeAutospacing="0" w:after="150" w:afterAutospacing="0"/>
        <w:textAlignment w:val="baseline"/>
        <w:rPr>
          <w:color w:val="273239"/>
          <w:spacing w:val="2"/>
          <w:sz w:val="26"/>
          <w:szCs w:val="26"/>
        </w:rPr>
      </w:pPr>
      <w:r w:rsidRPr="002C0F97">
        <w:rPr>
          <w:color w:val="273239"/>
          <w:spacing w:val="2"/>
          <w:sz w:val="26"/>
          <w:szCs w:val="26"/>
        </w:rPr>
        <w:t>Framing is an important aspect of data link layer protocol design because it allows the transmission of data to be organized and controlled, ensuring that the data is delivered accurately and efficiently.</w:t>
      </w:r>
    </w:p>
    <w:p w14:paraId="6FD09061" w14:textId="77777777" w:rsidR="002C0F97" w:rsidRPr="002C0F97" w:rsidRDefault="002C0F97" w:rsidP="002C0F97">
      <w:pPr>
        <w:pStyle w:val="NormalWeb"/>
        <w:shd w:val="clear" w:color="auto" w:fill="FFFFFF"/>
        <w:spacing w:before="0" w:beforeAutospacing="0" w:after="150" w:afterAutospacing="0"/>
        <w:textAlignment w:val="baseline"/>
        <w:rPr>
          <w:color w:val="273239"/>
          <w:spacing w:val="2"/>
          <w:sz w:val="26"/>
          <w:szCs w:val="26"/>
        </w:rPr>
      </w:pPr>
      <w:bookmarkStart w:id="0" w:name="_GoBack"/>
      <w:bookmarkEnd w:id="0"/>
    </w:p>
    <w:p w14:paraId="38D06CF5"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lastRenderedPageBreak/>
        <w:t>Problems in Framing</w:t>
      </w:r>
    </w:p>
    <w:p w14:paraId="2EF0BB63"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Detecting start of the frame: </w:t>
      </w:r>
      <w:r w:rsidRPr="002C0F97">
        <w:rPr>
          <w:color w:val="273239"/>
          <w:spacing w:val="2"/>
          <w:sz w:val="26"/>
          <w:szCs w:val="26"/>
        </w:rPr>
        <w:t>When a frame is transmitted, every station must be able to detect it. Station detects frames by looking out for a special sequence of bits that marks the beginning of the frame i.e. SFD (Starting Frame Delimiter).</w:t>
      </w:r>
    </w:p>
    <w:p w14:paraId="64518A46"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How does the</w:t>
      </w:r>
      <w:r w:rsidRPr="002C0F97">
        <w:rPr>
          <w:color w:val="273239"/>
          <w:spacing w:val="2"/>
          <w:sz w:val="26"/>
          <w:szCs w:val="26"/>
        </w:rPr>
        <w:t> </w:t>
      </w:r>
      <w:r w:rsidRPr="002C0F97">
        <w:rPr>
          <w:rStyle w:val="Strong"/>
          <w:color w:val="273239"/>
          <w:spacing w:val="2"/>
          <w:sz w:val="26"/>
          <w:szCs w:val="26"/>
          <w:bdr w:val="none" w:sz="0" w:space="0" w:color="auto" w:frame="1"/>
        </w:rPr>
        <w:t>station detect a frame: </w:t>
      </w:r>
      <w:r w:rsidRPr="002C0F97">
        <w:rPr>
          <w:color w:val="273239"/>
          <w:spacing w:val="2"/>
          <w:sz w:val="26"/>
          <w:szCs w:val="26"/>
        </w:rPr>
        <w:t>Every station listens to link for SFD pattern through a sequential circuit. If SFD is detected, sequential circuit alerts station. Station checks destination address to accept or reject frame.</w:t>
      </w:r>
    </w:p>
    <w:p w14:paraId="273279F2"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Detecting end of frame: </w:t>
      </w:r>
      <w:r w:rsidRPr="002C0F97">
        <w:rPr>
          <w:color w:val="273239"/>
          <w:spacing w:val="2"/>
          <w:sz w:val="26"/>
          <w:szCs w:val="26"/>
        </w:rPr>
        <w:t>When to stop reading the frame.</w:t>
      </w:r>
    </w:p>
    <w:p w14:paraId="567CFC93"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Handling errors: </w:t>
      </w:r>
      <w:r w:rsidRPr="002C0F97">
        <w:rPr>
          <w:color w:val="273239"/>
          <w:spacing w:val="2"/>
          <w:sz w:val="26"/>
          <w:szCs w:val="26"/>
        </w:rPr>
        <w:t>Framing errors may occur due to noise or other transmission errors, which can cause a station to misinterpret the frame. Therefore, error detection and correction mechanisms, such as cyclic redundancy check (CRC), are used to ensure the integrity of the frame.</w:t>
      </w:r>
    </w:p>
    <w:p w14:paraId="13F26E12"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Framing overhead:</w:t>
      </w:r>
      <w:r w:rsidRPr="002C0F97">
        <w:rPr>
          <w:color w:val="273239"/>
          <w:spacing w:val="2"/>
          <w:sz w:val="26"/>
          <w:szCs w:val="26"/>
        </w:rPr>
        <w:t> Every frame has a header and a trailer that contains control information such as source and destination address, error detection code, and other protocol-related information. This overhead reduces the available bandwidth for data transmission, especially for small-sized frames.</w:t>
      </w:r>
    </w:p>
    <w:p w14:paraId="567553C6"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Framing incompatibility:</w:t>
      </w:r>
      <w:r w:rsidRPr="002C0F97">
        <w:rPr>
          <w:color w:val="273239"/>
          <w:spacing w:val="2"/>
          <w:sz w:val="26"/>
          <w:szCs w:val="26"/>
        </w:rPr>
        <w:t> Different networking devices and protocols may use different framing methods, which can lead to framing incompatibility issues. For example, if a device using one framing method sends data to a device using a different framing method, the receiving device may not be able to correctly interpret the frame.</w:t>
      </w:r>
    </w:p>
    <w:p w14:paraId="6E1BA559"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Framing synchronization:</w:t>
      </w:r>
      <w:r w:rsidRPr="002C0F97">
        <w:rPr>
          <w:color w:val="273239"/>
          <w:spacing w:val="2"/>
          <w:sz w:val="26"/>
          <w:szCs w:val="26"/>
        </w:rPr>
        <w:t> Stations must be synchronized with each other to avoid collisions and ensure reliable communication. Synchronization requires that all stations agree on the frame boundaries and timing, which can be challenging in complex networks with many devices and varying traffic loads.</w:t>
      </w:r>
    </w:p>
    <w:p w14:paraId="35A3400B" w14:textId="77777777" w:rsidR="002C0F97" w:rsidRPr="002C0F97" w:rsidRDefault="002C0F97" w:rsidP="002C0F97">
      <w:pPr>
        <w:widowControl/>
        <w:numPr>
          <w:ilvl w:val="0"/>
          <w:numId w:val="56"/>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Framing efficiency: </w:t>
      </w:r>
      <w:r w:rsidRPr="002C0F97">
        <w:rPr>
          <w:color w:val="273239"/>
          <w:spacing w:val="2"/>
          <w:sz w:val="26"/>
          <w:szCs w:val="26"/>
        </w:rPr>
        <w:t>Framing should be designed to minimize the amount of data overhead while maximizing the available bandwidth for data transmission. Inefficient framing methods can lead to lower network performance and higher latency.</w:t>
      </w:r>
    </w:p>
    <w:p w14:paraId="52DCB173" w14:textId="77777777" w:rsidR="002C0F97" w:rsidRPr="002C0F97" w:rsidRDefault="002C0F97" w:rsidP="002C0F97">
      <w:pPr>
        <w:pStyle w:val="Heading3"/>
        <w:shd w:val="clear" w:color="auto" w:fill="FFFFFF"/>
        <w:spacing w:before="0"/>
        <w:textAlignment w:val="baseline"/>
        <w:rPr>
          <w:color w:val="273239"/>
          <w:spacing w:val="2"/>
          <w:sz w:val="26"/>
          <w:szCs w:val="26"/>
        </w:rPr>
      </w:pPr>
      <w:r w:rsidRPr="002C0F97">
        <w:rPr>
          <w:rStyle w:val="Strong"/>
          <w:b/>
          <w:bCs/>
          <w:color w:val="273239"/>
          <w:spacing w:val="2"/>
          <w:sz w:val="26"/>
          <w:szCs w:val="26"/>
          <w:bdr w:val="none" w:sz="0" w:space="0" w:color="auto" w:frame="1"/>
        </w:rPr>
        <w:t>Types of framing</w:t>
      </w:r>
    </w:p>
    <w:p w14:paraId="77905F3E" w14:textId="77777777" w:rsidR="002C0F97" w:rsidRPr="002C0F97" w:rsidRDefault="002C0F97" w:rsidP="002C0F97">
      <w:pPr>
        <w:pStyle w:val="NormalWeb"/>
        <w:shd w:val="clear" w:color="auto" w:fill="FFFFFF"/>
        <w:spacing w:before="0" w:beforeAutospacing="0" w:after="150" w:afterAutospacing="0"/>
        <w:textAlignment w:val="baseline"/>
        <w:rPr>
          <w:color w:val="273239"/>
          <w:spacing w:val="2"/>
          <w:sz w:val="26"/>
          <w:szCs w:val="26"/>
        </w:rPr>
      </w:pPr>
      <w:r w:rsidRPr="002C0F97">
        <w:rPr>
          <w:color w:val="273239"/>
          <w:spacing w:val="2"/>
          <w:sz w:val="26"/>
          <w:szCs w:val="26"/>
        </w:rPr>
        <w:t>There are two types of framing: </w:t>
      </w:r>
    </w:p>
    <w:p w14:paraId="78A2BEE3"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1. Fixed-size: </w:t>
      </w:r>
      <w:r w:rsidRPr="002C0F97">
        <w:rPr>
          <w:color w:val="273239"/>
          <w:spacing w:val="2"/>
          <w:sz w:val="26"/>
          <w:szCs w:val="26"/>
        </w:rPr>
        <w:t>The frame is of fixed size and there is no need to provide boundaries to the frame, the length of the frame itself acts as a delimiter.  </w:t>
      </w:r>
    </w:p>
    <w:p w14:paraId="168203ED" w14:textId="77777777" w:rsidR="002C0F97" w:rsidRPr="002C0F97" w:rsidRDefault="002C0F97" w:rsidP="002C0F97">
      <w:pPr>
        <w:widowControl/>
        <w:numPr>
          <w:ilvl w:val="0"/>
          <w:numId w:val="57"/>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Drawback: </w:t>
      </w:r>
      <w:r w:rsidRPr="002C0F97">
        <w:rPr>
          <w:color w:val="273239"/>
          <w:spacing w:val="2"/>
          <w:sz w:val="26"/>
          <w:szCs w:val="26"/>
        </w:rPr>
        <w:t>It suffers from internal fragmentation if the data size is less than the frame size</w:t>
      </w:r>
    </w:p>
    <w:p w14:paraId="14DD5F83" w14:textId="77777777" w:rsidR="002C0F97" w:rsidRPr="002C0F97" w:rsidRDefault="002C0F97" w:rsidP="002C0F97">
      <w:pPr>
        <w:widowControl/>
        <w:numPr>
          <w:ilvl w:val="0"/>
          <w:numId w:val="57"/>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Solution: </w:t>
      </w:r>
      <w:r w:rsidRPr="002C0F97">
        <w:rPr>
          <w:color w:val="273239"/>
          <w:spacing w:val="2"/>
          <w:sz w:val="26"/>
          <w:szCs w:val="26"/>
        </w:rPr>
        <w:t>Padding</w:t>
      </w:r>
    </w:p>
    <w:p w14:paraId="0BA5D1DA"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2. Variable size:</w:t>
      </w:r>
      <w:r w:rsidRPr="002C0F97">
        <w:rPr>
          <w:color w:val="273239"/>
          <w:spacing w:val="2"/>
          <w:sz w:val="26"/>
          <w:szCs w:val="26"/>
        </w:rPr>
        <w:t> In this, there is a need to define the end of the frame as well as the beginning of the next frame to distinguish. This can be done in two ways: </w:t>
      </w:r>
    </w:p>
    <w:p w14:paraId="73704094" w14:textId="77777777" w:rsidR="002C0F97" w:rsidRPr="002C0F97" w:rsidRDefault="002C0F97" w:rsidP="002C0F97">
      <w:pPr>
        <w:widowControl/>
        <w:numPr>
          <w:ilvl w:val="0"/>
          <w:numId w:val="58"/>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Length field –</w:t>
      </w:r>
      <w:r w:rsidRPr="002C0F97">
        <w:rPr>
          <w:color w:val="273239"/>
          <w:spacing w:val="2"/>
          <w:sz w:val="26"/>
          <w:szCs w:val="26"/>
        </w:rPr>
        <w:t> We can introduce a length field in the frame to indicate the length of the frame. Used in </w:t>
      </w:r>
      <w:r w:rsidRPr="002C0F97">
        <w:rPr>
          <w:rStyle w:val="Strong"/>
          <w:color w:val="273239"/>
          <w:spacing w:val="2"/>
          <w:sz w:val="26"/>
          <w:szCs w:val="26"/>
          <w:bdr w:val="none" w:sz="0" w:space="0" w:color="auto" w:frame="1"/>
        </w:rPr>
        <w:t>Ethernet(802.3)</w:t>
      </w:r>
      <w:r w:rsidRPr="002C0F97">
        <w:rPr>
          <w:color w:val="273239"/>
          <w:spacing w:val="2"/>
          <w:sz w:val="26"/>
          <w:szCs w:val="26"/>
        </w:rPr>
        <w:t>. The problem with this is that sometimes the length field might get corrupted.</w:t>
      </w:r>
    </w:p>
    <w:p w14:paraId="346A6A4C" w14:textId="77777777" w:rsidR="002C0F97" w:rsidRPr="002C0F97" w:rsidRDefault="002C0F97" w:rsidP="002C0F97">
      <w:pPr>
        <w:widowControl/>
        <w:numPr>
          <w:ilvl w:val="0"/>
          <w:numId w:val="58"/>
        </w:numPr>
        <w:shd w:val="clear" w:color="auto" w:fill="FFFFFF"/>
        <w:autoSpaceDE/>
        <w:autoSpaceDN/>
        <w:ind w:left="360"/>
        <w:textAlignment w:val="baseline"/>
        <w:rPr>
          <w:color w:val="273239"/>
          <w:spacing w:val="2"/>
          <w:sz w:val="26"/>
          <w:szCs w:val="26"/>
        </w:rPr>
      </w:pPr>
      <w:r w:rsidRPr="002C0F97">
        <w:rPr>
          <w:rStyle w:val="Strong"/>
          <w:color w:val="273239"/>
          <w:spacing w:val="2"/>
          <w:sz w:val="26"/>
          <w:szCs w:val="26"/>
          <w:bdr w:val="none" w:sz="0" w:space="0" w:color="auto" w:frame="1"/>
        </w:rPr>
        <w:t>End Delimiter (ED) –</w:t>
      </w:r>
      <w:r w:rsidRPr="002C0F97">
        <w:rPr>
          <w:color w:val="273239"/>
          <w:spacing w:val="2"/>
          <w:sz w:val="26"/>
          <w:szCs w:val="26"/>
        </w:rPr>
        <w:t> We can introduce an ED(pattern) to indicate the end of the frame. Used in </w:t>
      </w:r>
      <w:r w:rsidRPr="002C0F97">
        <w:rPr>
          <w:rStyle w:val="Strong"/>
          <w:color w:val="273239"/>
          <w:spacing w:val="2"/>
          <w:sz w:val="26"/>
          <w:szCs w:val="26"/>
          <w:bdr w:val="none" w:sz="0" w:space="0" w:color="auto" w:frame="1"/>
        </w:rPr>
        <w:t>Token Ring</w:t>
      </w:r>
      <w:r w:rsidRPr="002C0F97">
        <w:rPr>
          <w:color w:val="273239"/>
          <w:spacing w:val="2"/>
          <w:sz w:val="26"/>
          <w:szCs w:val="26"/>
        </w:rPr>
        <w:t>. The problem with this is that ED can occur in the data. This can be solved by: </w:t>
      </w:r>
    </w:p>
    <w:p w14:paraId="717CBB40" w14:textId="77777777" w:rsidR="002C0F97" w:rsidRPr="002C0F97" w:rsidRDefault="002C0F97" w:rsidP="002C0F97">
      <w:pPr>
        <w:pStyle w:val="NormalWeb"/>
        <w:shd w:val="clear" w:color="auto" w:fill="FFFFFF"/>
        <w:spacing w:before="0" w:beforeAutospacing="0" w:after="0" w:afterAutospacing="0"/>
        <w:ind w:left="360"/>
        <w:textAlignment w:val="baseline"/>
        <w:rPr>
          <w:color w:val="273239"/>
          <w:spacing w:val="2"/>
          <w:sz w:val="26"/>
          <w:szCs w:val="26"/>
        </w:rPr>
      </w:pPr>
      <w:r w:rsidRPr="002C0F97">
        <w:rPr>
          <w:rStyle w:val="Strong"/>
          <w:color w:val="273239"/>
          <w:spacing w:val="2"/>
          <w:sz w:val="26"/>
          <w:szCs w:val="26"/>
          <w:bdr w:val="none" w:sz="0" w:space="0" w:color="auto" w:frame="1"/>
        </w:rPr>
        <w:t>1. Character/Byte Stuffing: </w:t>
      </w:r>
      <w:r w:rsidRPr="002C0F97">
        <w:rPr>
          <w:color w:val="273239"/>
          <w:spacing w:val="2"/>
          <w:sz w:val="26"/>
          <w:szCs w:val="26"/>
        </w:rPr>
        <w:t>Used when frames consist of characters. If data contains ED then, a byte is stuffed into data to differentiate it from ED. </w:t>
      </w:r>
    </w:p>
    <w:p w14:paraId="592877B1" w14:textId="77777777" w:rsidR="002C0F97" w:rsidRPr="002C0F97" w:rsidRDefault="002C0F97" w:rsidP="002C0F97">
      <w:pPr>
        <w:pStyle w:val="NormalWeb"/>
        <w:shd w:val="clear" w:color="auto" w:fill="FFFFFF"/>
        <w:spacing w:before="0" w:beforeAutospacing="0" w:after="150" w:afterAutospacing="0"/>
        <w:ind w:left="360"/>
        <w:textAlignment w:val="baseline"/>
        <w:rPr>
          <w:color w:val="273239"/>
          <w:spacing w:val="2"/>
          <w:sz w:val="26"/>
          <w:szCs w:val="26"/>
        </w:rPr>
      </w:pPr>
      <w:r w:rsidRPr="002C0F97">
        <w:rPr>
          <w:color w:val="273239"/>
          <w:spacing w:val="2"/>
          <w:sz w:val="26"/>
          <w:szCs w:val="26"/>
        </w:rPr>
        <w:t>Let ED = “$” –&gt; if data contains ‘$’ anywhere, it can be escaped using ‘\O’ character. </w:t>
      </w:r>
      <w:r w:rsidRPr="002C0F97">
        <w:rPr>
          <w:color w:val="273239"/>
          <w:spacing w:val="2"/>
          <w:sz w:val="26"/>
          <w:szCs w:val="26"/>
        </w:rPr>
        <w:br/>
        <w:t>–&gt; if data contains ‘\O$’ then, use ‘\O\O\O$'($ is escaped using \O and \O is escaped using \O).</w:t>
      </w:r>
    </w:p>
    <w:p w14:paraId="00849B72" w14:textId="1F82B740" w:rsidR="002C0F97" w:rsidRPr="002C0F97" w:rsidRDefault="002C0F97" w:rsidP="002C0F97">
      <w:pPr>
        <w:pStyle w:val="NormalWeb"/>
        <w:shd w:val="clear" w:color="auto" w:fill="FFFFFF"/>
        <w:spacing w:before="0" w:beforeAutospacing="0" w:after="150" w:afterAutospacing="0"/>
        <w:jc w:val="center"/>
        <w:textAlignment w:val="baseline"/>
        <w:rPr>
          <w:color w:val="273239"/>
          <w:spacing w:val="2"/>
          <w:sz w:val="26"/>
          <w:szCs w:val="26"/>
        </w:rPr>
      </w:pPr>
      <w:r w:rsidRPr="002C0F97">
        <w:rPr>
          <w:noProof/>
          <w:color w:val="273239"/>
          <w:spacing w:val="2"/>
          <w:sz w:val="26"/>
          <w:szCs w:val="26"/>
        </w:rPr>
        <w:lastRenderedPageBreak/>
        <w:drawing>
          <wp:inline distT="0" distB="0" distL="0" distR="0" wp14:anchorId="52236431" wp14:editId="33716028">
            <wp:extent cx="6200775" cy="4019550"/>
            <wp:effectExtent l="0" t="0" r="0" b="0"/>
            <wp:docPr id="24" name="Picture 2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00775" cy="4019550"/>
                    </a:xfrm>
                    <a:prstGeom prst="rect">
                      <a:avLst/>
                    </a:prstGeom>
                    <a:noFill/>
                    <a:ln>
                      <a:noFill/>
                    </a:ln>
                  </pic:spPr>
                </pic:pic>
              </a:graphicData>
            </a:graphic>
          </wp:inline>
        </w:drawing>
      </w:r>
    </w:p>
    <w:p w14:paraId="7A4C053B"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Disadvantage –</w:t>
      </w:r>
      <w:r w:rsidRPr="002C0F97">
        <w:rPr>
          <w:color w:val="273239"/>
          <w:spacing w:val="2"/>
          <w:sz w:val="26"/>
          <w:szCs w:val="26"/>
        </w:rPr>
        <w:t> It is very costly and obsolete method. </w:t>
      </w:r>
    </w:p>
    <w:p w14:paraId="517197B4"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2. Bit Stuffing: </w:t>
      </w:r>
      <w:r w:rsidRPr="002C0F97">
        <w:rPr>
          <w:color w:val="273239"/>
          <w:spacing w:val="2"/>
          <w:sz w:val="26"/>
          <w:szCs w:val="26"/>
        </w:rPr>
        <w:t>Let ED = 01111 and if data = 01111 </w:t>
      </w:r>
      <w:r w:rsidRPr="002C0F97">
        <w:rPr>
          <w:color w:val="273239"/>
          <w:spacing w:val="2"/>
          <w:sz w:val="26"/>
          <w:szCs w:val="26"/>
        </w:rPr>
        <w:br/>
      </w:r>
      <w:r w:rsidRPr="002C0F97">
        <w:rPr>
          <w:rStyle w:val="Strong"/>
          <w:color w:val="273239"/>
          <w:spacing w:val="2"/>
          <w:sz w:val="26"/>
          <w:szCs w:val="26"/>
          <w:bdr w:val="none" w:sz="0" w:space="0" w:color="auto" w:frame="1"/>
        </w:rPr>
        <w:t>–&gt;</w:t>
      </w:r>
      <w:r w:rsidRPr="002C0F97">
        <w:rPr>
          <w:color w:val="273239"/>
          <w:spacing w:val="2"/>
          <w:sz w:val="26"/>
          <w:szCs w:val="26"/>
        </w:rPr>
        <w:t> Sender stuffs a bit to break the pattern i.e. here appends a 0 in data = 0111</w:t>
      </w:r>
      <w:r w:rsidRPr="002C0F97">
        <w:rPr>
          <w:rStyle w:val="Strong"/>
          <w:color w:val="273239"/>
          <w:spacing w:val="2"/>
          <w:sz w:val="26"/>
          <w:szCs w:val="26"/>
          <w:bdr w:val="none" w:sz="0" w:space="0" w:color="auto" w:frame="1"/>
        </w:rPr>
        <w:t>0</w:t>
      </w:r>
      <w:r w:rsidRPr="002C0F97">
        <w:rPr>
          <w:color w:val="273239"/>
          <w:spacing w:val="2"/>
          <w:sz w:val="26"/>
          <w:szCs w:val="26"/>
        </w:rPr>
        <w:t>1. </w:t>
      </w:r>
      <w:r w:rsidRPr="002C0F97">
        <w:rPr>
          <w:color w:val="273239"/>
          <w:spacing w:val="2"/>
          <w:sz w:val="26"/>
          <w:szCs w:val="26"/>
        </w:rPr>
        <w:br/>
      </w:r>
      <w:r w:rsidRPr="002C0F97">
        <w:rPr>
          <w:rStyle w:val="Strong"/>
          <w:color w:val="273239"/>
          <w:spacing w:val="2"/>
          <w:sz w:val="26"/>
          <w:szCs w:val="26"/>
          <w:bdr w:val="none" w:sz="0" w:space="0" w:color="auto" w:frame="1"/>
        </w:rPr>
        <w:t>–&gt;</w:t>
      </w:r>
      <w:r w:rsidRPr="002C0F97">
        <w:rPr>
          <w:color w:val="273239"/>
          <w:spacing w:val="2"/>
          <w:sz w:val="26"/>
          <w:szCs w:val="26"/>
        </w:rPr>
        <w:t> Receiver receives the frame. </w:t>
      </w:r>
      <w:r w:rsidRPr="002C0F97">
        <w:rPr>
          <w:color w:val="273239"/>
          <w:spacing w:val="2"/>
          <w:sz w:val="26"/>
          <w:szCs w:val="26"/>
        </w:rPr>
        <w:br/>
      </w:r>
      <w:r w:rsidRPr="002C0F97">
        <w:rPr>
          <w:rStyle w:val="Strong"/>
          <w:color w:val="273239"/>
          <w:spacing w:val="2"/>
          <w:sz w:val="26"/>
          <w:szCs w:val="26"/>
          <w:bdr w:val="none" w:sz="0" w:space="0" w:color="auto" w:frame="1"/>
        </w:rPr>
        <w:t>–&gt;</w:t>
      </w:r>
      <w:r w:rsidRPr="002C0F97">
        <w:rPr>
          <w:color w:val="273239"/>
          <w:spacing w:val="2"/>
          <w:sz w:val="26"/>
          <w:szCs w:val="26"/>
        </w:rPr>
        <w:t> If data contains </w:t>
      </w:r>
      <w:r w:rsidRPr="002C0F97">
        <w:rPr>
          <w:color w:val="273239"/>
          <w:spacing w:val="2"/>
          <w:sz w:val="26"/>
          <w:szCs w:val="26"/>
          <w:u w:val="single"/>
          <w:bdr w:val="none" w:sz="0" w:space="0" w:color="auto" w:frame="1"/>
        </w:rPr>
        <w:t>0111</w:t>
      </w:r>
      <w:r w:rsidRPr="002C0F97">
        <w:rPr>
          <w:color w:val="273239"/>
          <w:spacing w:val="2"/>
          <w:sz w:val="26"/>
          <w:szCs w:val="26"/>
        </w:rPr>
        <w:t>01, receiver removes the 0 and reads the data. </w:t>
      </w:r>
    </w:p>
    <w:p w14:paraId="0DD5AFBB" w14:textId="6EA1856A" w:rsidR="002C0F97" w:rsidRPr="002C0F97" w:rsidRDefault="002C0F97" w:rsidP="002C0F97">
      <w:pPr>
        <w:pStyle w:val="NormalWeb"/>
        <w:shd w:val="clear" w:color="auto" w:fill="FFFFFF"/>
        <w:spacing w:before="0" w:beforeAutospacing="0" w:after="150" w:afterAutospacing="0"/>
        <w:jc w:val="center"/>
        <w:textAlignment w:val="baseline"/>
        <w:rPr>
          <w:color w:val="273239"/>
          <w:spacing w:val="2"/>
          <w:sz w:val="26"/>
          <w:szCs w:val="26"/>
        </w:rPr>
      </w:pPr>
      <w:r w:rsidRPr="002C0F97">
        <w:rPr>
          <w:noProof/>
          <w:color w:val="273239"/>
          <w:spacing w:val="2"/>
          <w:sz w:val="26"/>
          <w:szCs w:val="26"/>
        </w:rPr>
        <w:drawing>
          <wp:inline distT="0" distB="0" distL="0" distR="0" wp14:anchorId="32C78DA9" wp14:editId="72BA42CC">
            <wp:extent cx="4438650" cy="3533775"/>
            <wp:effectExtent l="0" t="0" r="0" b="0"/>
            <wp:docPr id="22" name="Picture 2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8650" cy="3533775"/>
                    </a:xfrm>
                    <a:prstGeom prst="rect">
                      <a:avLst/>
                    </a:prstGeom>
                    <a:noFill/>
                    <a:ln>
                      <a:noFill/>
                    </a:ln>
                  </pic:spPr>
                </pic:pic>
              </a:graphicData>
            </a:graphic>
          </wp:inline>
        </w:drawing>
      </w:r>
    </w:p>
    <w:p w14:paraId="59C35C85"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Examples:</w:t>
      </w:r>
      <w:r w:rsidRPr="002C0F97">
        <w:rPr>
          <w:color w:val="273239"/>
          <w:spacing w:val="2"/>
          <w:sz w:val="26"/>
          <w:szCs w:val="26"/>
        </w:rPr>
        <w:t> </w:t>
      </w:r>
    </w:p>
    <w:p w14:paraId="36C12E03" w14:textId="77777777" w:rsidR="002C0F97" w:rsidRPr="002C0F97" w:rsidRDefault="002C0F97" w:rsidP="002C0F97">
      <w:pPr>
        <w:widowControl/>
        <w:numPr>
          <w:ilvl w:val="0"/>
          <w:numId w:val="59"/>
        </w:numPr>
        <w:shd w:val="clear" w:color="auto" w:fill="FFFFFF"/>
        <w:autoSpaceDE/>
        <w:autoSpaceDN/>
        <w:ind w:left="360"/>
        <w:textAlignment w:val="baseline"/>
        <w:rPr>
          <w:color w:val="273239"/>
          <w:spacing w:val="2"/>
          <w:sz w:val="26"/>
          <w:szCs w:val="26"/>
        </w:rPr>
      </w:pPr>
      <w:r w:rsidRPr="002C0F97">
        <w:rPr>
          <w:color w:val="273239"/>
          <w:spacing w:val="2"/>
          <w:sz w:val="26"/>
          <w:szCs w:val="26"/>
        </w:rPr>
        <w:t>If Data –&gt; 011100011110 and ED –&gt; 0111 then, find data after bit stuffing. </w:t>
      </w:r>
    </w:p>
    <w:p w14:paraId="2C0EFECF" w14:textId="77777777" w:rsidR="002C0F97" w:rsidRPr="002C0F97" w:rsidRDefault="002C0F97" w:rsidP="002C0F97">
      <w:pPr>
        <w:pStyle w:val="HTMLPreformatted"/>
        <w:shd w:val="clear" w:color="auto" w:fill="E0E0E0"/>
        <w:textAlignment w:val="baseline"/>
        <w:rPr>
          <w:rFonts w:ascii="Times New Roman" w:hAnsi="Times New Roman" w:cs="Times New Roman"/>
          <w:spacing w:val="2"/>
          <w:sz w:val="26"/>
          <w:szCs w:val="26"/>
        </w:rPr>
      </w:pPr>
      <w:r w:rsidRPr="002C0F97">
        <w:rPr>
          <w:rFonts w:ascii="Times New Roman" w:hAnsi="Times New Roman" w:cs="Times New Roman"/>
          <w:spacing w:val="2"/>
          <w:sz w:val="26"/>
          <w:szCs w:val="26"/>
        </w:rPr>
        <w:t>--&gt; 011</w:t>
      </w:r>
      <w:r w:rsidRPr="002C0F97">
        <w:rPr>
          <w:rStyle w:val="Strong"/>
          <w:rFonts w:ascii="Times New Roman" w:hAnsi="Times New Roman" w:cs="Times New Roman"/>
          <w:spacing w:val="2"/>
          <w:sz w:val="26"/>
          <w:szCs w:val="26"/>
          <w:bdr w:val="none" w:sz="0" w:space="0" w:color="auto" w:frame="1"/>
        </w:rPr>
        <w:t>0</w:t>
      </w:r>
      <w:r w:rsidRPr="002C0F97">
        <w:rPr>
          <w:rFonts w:ascii="Times New Roman" w:hAnsi="Times New Roman" w:cs="Times New Roman"/>
          <w:spacing w:val="2"/>
          <w:sz w:val="26"/>
          <w:szCs w:val="26"/>
        </w:rPr>
        <w:t>100011</w:t>
      </w:r>
      <w:r w:rsidRPr="002C0F97">
        <w:rPr>
          <w:rStyle w:val="Strong"/>
          <w:rFonts w:ascii="Times New Roman" w:hAnsi="Times New Roman" w:cs="Times New Roman"/>
          <w:spacing w:val="2"/>
          <w:sz w:val="26"/>
          <w:szCs w:val="26"/>
          <w:bdr w:val="none" w:sz="0" w:space="0" w:color="auto" w:frame="1"/>
        </w:rPr>
        <w:t>0</w:t>
      </w:r>
      <w:r w:rsidRPr="002C0F97">
        <w:rPr>
          <w:rFonts w:ascii="Times New Roman" w:hAnsi="Times New Roman" w:cs="Times New Roman"/>
          <w:spacing w:val="2"/>
          <w:sz w:val="26"/>
          <w:szCs w:val="26"/>
        </w:rPr>
        <w:t>11</w:t>
      </w:r>
      <w:r w:rsidRPr="002C0F97">
        <w:rPr>
          <w:rStyle w:val="Strong"/>
          <w:rFonts w:ascii="Times New Roman" w:hAnsi="Times New Roman" w:cs="Times New Roman"/>
          <w:spacing w:val="2"/>
          <w:sz w:val="26"/>
          <w:szCs w:val="26"/>
          <w:bdr w:val="none" w:sz="0" w:space="0" w:color="auto" w:frame="1"/>
        </w:rPr>
        <w:t>0</w:t>
      </w:r>
      <w:r w:rsidRPr="002C0F97">
        <w:rPr>
          <w:rFonts w:ascii="Times New Roman" w:hAnsi="Times New Roman" w:cs="Times New Roman"/>
          <w:spacing w:val="2"/>
          <w:sz w:val="26"/>
          <w:szCs w:val="26"/>
        </w:rPr>
        <w:t xml:space="preserve">0  </w:t>
      </w:r>
    </w:p>
    <w:p w14:paraId="56521D3F" w14:textId="77777777" w:rsidR="002C0F97" w:rsidRPr="002C0F97" w:rsidRDefault="002C0F97" w:rsidP="002C0F97">
      <w:pPr>
        <w:widowControl/>
        <w:numPr>
          <w:ilvl w:val="0"/>
          <w:numId w:val="60"/>
        </w:numPr>
        <w:shd w:val="clear" w:color="auto" w:fill="FFFFFF"/>
        <w:autoSpaceDE/>
        <w:autoSpaceDN/>
        <w:ind w:left="360"/>
        <w:textAlignment w:val="baseline"/>
        <w:rPr>
          <w:color w:val="273239"/>
          <w:spacing w:val="2"/>
          <w:sz w:val="26"/>
          <w:szCs w:val="26"/>
        </w:rPr>
      </w:pPr>
      <w:r w:rsidRPr="002C0F97">
        <w:rPr>
          <w:color w:val="273239"/>
          <w:spacing w:val="2"/>
          <w:sz w:val="26"/>
          <w:szCs w:val="26"/>
        </w:rPr>
        <w:lastRenderedPageBreak/>
        <w:t>If Data –&gt; 110001001 and ED –&gt; 1000 then, find data after bit stuffing? </w:t>
      </w:r>
    </w:p>
    <w:p w14:paraId="2738CFC2" w14:textId="77777777" w:rsidR="002C0F97" w:rsidRPr="002C0F97" w:rsidRDefault="002C0F97" w:rsidP="002C0F97">
      <w:pPr>
        <w:pStyle w:val="HTMLPreformatted"/>
        <w:shd w:val="clear" w:color="auto" w:fill="E0E0E0"/>
        <w:textAlignment w:val="baseline"/>
        <w:rPr>
          <w:rFonts w:ascii="Times New Roman" w:hAnsi="Times New Roman" w:cs="Times New Roman"/>
          <w:spacing w:val="2"/>
          <w:sz w:val="26"/>
          <w:szCs w:val="26"/>
        </w:rPr>
      </w:pPr>
      <w:r w:rsidRPr="002C0F97">
        <w:rPr>
          <w:rFonts w:ascii="Times New Roman" w:hAnsi="Times New Roman" w:cs="Times New Roman"/>
          <w:spacing w:val="2"/>
          <w:sz w:val="26"/>
          <w:szCs w:val="26"/>
        </w:rPr>
        <w:t>--&gt; 1100</w:t>
      </w:r>
      <w:r w:rsidRPr="002C0F97">
        <w:rPr>
          <w:rStyle w:val="Strong"/>
          <w:rFonts w:ascii="Times New Roman" w:hAnsi="Times New Roman" w:cs="Times New Roman"/>
          <w:spacing w:val="2"/>
          <w:sz w:val="26"/>
          <w:szCs w:val="26"/>
          <w:bdr w:val="none" w:sz="0" w:space="0" w:color="auto" w:frame="1"/>
        </w:rPr>
        <w:t>1</w:t>
      </w:r>
      <w:r w:rsidRPr="002C0F97">
        <w:rPr>
          <w:rFonts w:ascii="Times New Roman" w:hAnsi="Times New Roman" w:cs="Times New Roman"/>
          <w:spacing w:val="2"/>
          <w:sz w:val="26"/>
          <w:szCs w:val="26"/>
        </w:rPr>
        <w:t>0100</w:t>
      </w:r>
      <w:r w:rsidRPr="002C0F97">
        <w:rPr>
          <w:rStyle w:val="Strong"/>
          <w:rFonts w:ascii="Times New Roman" w:hAnsi="Times New Roman" w:cs="Times New Roman"/>
          <w:spacing w:val="2"/>
          <w:sz w:val="26"/>
          <w:szCs w:val="26"/>
          <w:bdr w:val="none" w:sz="0" w:space="0" w:color="auto" w:frame="1"/>
        </w:rPr>
        <w:t>1</w:t>
      </w:r>
      <w:r w:rsidRPr="002C0F97">
        <w:rPr>
          <w:rFonts w:ascii="Times New Roman" w:hAnsi="Times New Roman" w:cs="Times New Roman"/>
          <w:spacing w:val="2"/>
          <w:sz w:val="26"/>
          <w:szCs w:val="26"/>
        </w:rPr>
        <w:t xml:space="preserve">1  </w:t>
      </w:r>
    </w:p>
    <w:p w14:paraId="4986FF19" w14:textId="77777777" w:rsidR="002C0F97" w:rsidRPr="002C0F97" w:rsidRDefault="002C0F97" w:rsidP="002C0F97">
      <w:pPr>
        <w:pStyle w:val="Heading4"/>
        <w:shd w:val="clear" w:color="auto" w:fill="FFFFFF"/>
        <w:textAlignment w:val="baseline"/>
        <w:rPr>
          <w:color w:val="273239"/>
          <w:spacing w:val="2"/>
        </w:rPr>
      </w:pPr>
      <w:r w:rsidRPr="002C0F97">
        <w:rPr>
          <w:color w:val="273239"/>
          <w:spacing w:val="2"/>
        </w:rPr>
        <w:t>framing in the Data Link Layer also presents some challenges, which include:</w:t>
      </w:r>
    </w:p>
    <w:p w14:paraId="5AF52FB5"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Variable frame length: </w:t>
      </w:r>
      <w:r w:rsidRPr="002C0F97">
        <w:rPr>
          <w:color w:val="273239"/>
          <w:spacing w:val="2"/>
          <w:sz w:val="26"/>
          <w:szCs w:val="26"/>
        </w:rPr>
        <w:t>The length of frames can vary depending on the data being transmitted, which can lead to inefficiencies in transmission. To address this issue, protocols such as HDLC and PPP use a flag sequence to mark the start and end of each frame.</w:t>
      </w:r>
    </w:p>
    <w:p w14:paraId="0B34137D"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Bit stuffing: </w:t>
      </w:r>
      <w:r w:rsidRPr="002C0F97">
        <w:rPr>
          <w:color w:val="273239"/>
          <w:spacing w:val="2"/>
          <w:sz w:val="26"/>
          <w:szCs w:val="26"/>
        </w:rPr>
        <w:t>Bit stuffing is a technique used to prevent data from being interpreted as control characters by inserting extra bits into the data stream. However, bit stuffing can lead to issues with synchronization and increase the overhead of the transmission.</w:t>
      </w:r>
    </w:p>
    <w:p w14:paraId="67DC68FE"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Synchronization:</w:t>
      </w:r>
      <w:r w:rsidRPr="002C0F97">
        <w:rPr>
          <w:color w:val="273239"/>
          <w:spacing w:val="2"/>
          <w:sz w:val="26"/>
          <w:szCs w:val="26"/>
        </w:rPr>
        <w:t> Synchronization is critical for ensuring that data frames are transmitted and received correctly. However, synchronization can be challenging, particularly in high-speed networks where frames are transmitted rapidly.</w:t>
      </w:r>
    </w:p>
    <w:p w14:paraId="0DB4B629"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Error detection:</w:t>
      </w:r>
      <w:r w:rsidRPr="002C0F97">
        <w:rPr>
          <w:color w:val="273239"/>
          <w:spacing w:val="2"/>
          <w:sz w:val="26"/>
          <w:szCs w:val="26"/>
        </w:rPr>
        <w:t> Data Link Layer protocols use various techniques to detect errors in the transmitted data, such as checksums and CRCs. However, these techniques are not foolproof and can miss some types of errors.</w:t>
      </w:r>
    </w:p>
    <w:p w14:paraId="68BD0D39" w14:textId="77777777" w:rsidR="002C0F97" w:rsidRPr="002C0F97" w:rsidRDefault="002C0F97" w:rsidP="002C0F97">
      <w:pPr>
        <w:pStyle w:val="NormalWeb"/>
        <w:shd w:val="clear" w:color="auto" w:fill="FFFFFF"/>
        <w:spacing w:before="0" w:beforeAutospacing="0" w:after="0" w:afterAutospacing="0"/>
        <w:textAlignment w:val="baseline"/>
        <w:rPr>
          <w:color w:val="273239"/>
          <w:spacing w:val="2"/>
          <w:sz w:val="26"/>
          <w:szCs w:val="26"/>
        </w:rPr>
      </w:pPr>
      <w:r w:rsidRPr="002C0F97">
        <w:rPr>
          <w:rStyle w:val="Strong"/>
          <w:color w:val="273239"/>
          <w:spacing w:val="2"/>
          <w:sz w:val="26"/>
          <w:szCs w:val="26"/>
          <w:bdr w:val="none" w:sz="0" w:space="0" w:color="auto" w:frame="1"/>
        </w:rPr>
        <w:t>Efficiency: </w:t>
      </w:r>
      <w:r w:rsidRPr="002C0F97">
        <w:rPr>
          <w:color w:val="273239"/>
          <w:spacing w:val="2"/>
          <w:sz w:val="26"/>
          <w:szCs w:val="26"/>
        </w:rPr>
        <w:t>Efficient use of available bandwidth is critical for ensuring that data is transmitted quickly and reliably. However, the overhead associated with framing and error detection can reduce the overall efficiency of the transmission.</w:t>
      </w:r>
    </w:p>
    <w:p w14:paraId="1F72F646" w14:textId="77777777" w:rsidR="00CD7E1A" w:rsidRPr="00B33663" w:rsidRDefault="00CD7E1A">
      <w:pPr>
        <w:pStyle w:val="BodyText"/>
        <w:ind w:left="0"/>
        <w:rPr>
          <w:sz w:val="20"/>
        </w:rPr>
      </w:pPr>
    </w:p>
    <w:p w14:paraId="28042C62" w14:textId="77777777" w:rsidR="00CD7E1A" w:rsidRPr="00B33663" w:rsidRDefault="00A42A03" w:rsidP="00E700C1">
      <w:pPr>
        <w:pStyle w:val="Heading2"/>
        <w:numPr>
          <w:ilvl w:val="3"/>
          <w:numId w:val="35"/>
        </w:numPr>
        <w:tabs>
          <w:tab w:val="left" w:pos="3784"/>
        </w:tabs>
        <w:spacing w:before="241"/>
        <w:ind w:left="3783" w:right="158" w:hanging="3784"/>
        <w:jc w:val="left"/>
        <w:rPr>
          <w:u w:val="none"/>
        </w:rPr>
      </w:pPr>
      <w:r w:rsidRPr="00B33663">
        <w:rPr>
          <w:u w:val="none"/>
        </w:rPr>
        <w:t>FLOW</w:t>
      </w:r>
      <w:r w:rsidRPr="00B33663">
        <w:rPr>
          <w:spacing w:val="-2"/>
          <w:u w:val="none"/>
        </w:rPr>
        <w:t xml:space="preserve"> </w:t>
      </w:r>
      <w:r w:rsidRPr="00B33663">
        <w:rPr>
          <w:u w:val="none"/>
        </w:rPr>
        <w:t>CONTROL</w:t>
      </w:r>
    </w:p>
    <w:p w14:paraId="1FC19EE5" w14:textId="77777777" w:rsidR="00CD7E1A" w:rsidRPr="00B33663" w:rsidRDefault="00A42A03" w:rsidP="00E700C1">
      <w:pPr>
        <w:pStyle w:val="Heading4"/>
        <w:numPr>
          <w:ilvl w:val="0"/>
          <w:numId w:val="35"/>
        </w:numPr>
        <w:tabs>
          <w:tab w:val="left" w:pos="1201"/>
        </w:tabs>
        <w:spacing w:before="165" w:line="237" w:lineRule="auto"/>
        <w:ind w:right="644"/>
      </w:pPr>
      <w:r w:rsidRPr="00B33663">
        <w:t>Flow</w:t>
      </w:r>
      <w:r w:rsidRPr="00B33663">
        <w:rPr>
          <w:spacing w:val="20"/>
        </w:rPr>
        <w:t xml:space="preserve"> </w:t>
      </w:r>
      <w:r w:rsidRPr="00B33663">
        <w:t>control</w:t>
      </w:r>
      <w:r w:rsidRPr="00B33663">
        <w:rPr>
          <w:spacing w:val="19"/>
        </w:rPr>
        <w:t xml:space="preserve"> </w:t>
      </w:r>
      <w:r w:rsidRPr="00B33663">
        <w:t>refers</w:t>
      </w:r>
      <w:r w:rsidRPr="00B33663">
        <w:rPr>
          <w:spacing w:val="19"/>
        </w:rPr>
        <w:t xml:space="preserve"> </w:t>
      </w:r>
      <w:r w:rsidRPr="00B33663">
        <w:t>to</w:t>
      </w:r>
      <w:r w:rsidRPr="00B33663">
        <w:rPr>
          <w:spacing w:val="19"/>
        </w:rPr>
        <w:t xml:space="preserve"> </w:t>
      </w:r>
      <w:r w:rsidRPr="00B33663">
        <w:t>a</w:t>
      </w:r>
      <w:r w:rsidRPr="00B33663">
        <w:rPr>
          <w:spacing w:val="19"/>
        </w:rPr>
        <w:t xml:space="preserve"> </w:t>
      </w:r>
      <w:r w:rsidRPr="00B33663">
        <w:t>set</w:t>
      </w:r>
      <w:r w:rsidRPr="00B33663">
        <w:rPr>
          <w:spacing w:val="19"/>
        </w:rPr>
        <w:t xml:space="preserve"> </w:t>
      </w:r>
      <w:r w:rsidRPr="00B33663">
        <w:t>of</w:t>
      </w:r>
      <w:r w:rsidRPr="00B33663">
        <w:rPr>
          <w:spacing w:val="19"/>
        </w:rPr>
        <w:t xml:space="preserve"> </w:t>
      </w:r>
      <w:r w:rsidRPr="00B33663">
        <w:t>procedures</w:t>
      </w:r>
      <w:r w:rsidRPr="00B33663">
        <w:rPr>
          <w:spacing w:val="19"/>
        </w:rPr>
        <w:t xml:space="preserve"> </w:t>
      </w:r>
      <w:r w:rsidRPr="00B33663">
        <w:t>used</w:t>
      </w:r>
      <w:r w:rsidRPr="00B33663">
        <w:rPr>
          <w:spacing w:val="19"/>
        </w:rPr>
        <w:t xml:space="preserve"> </w:t>
      </w:r>
      <w:r w:rsidRPr="00B33663">
        <w:t>to</w:t>
      </w:r>
      <w:r w:rsidRPr="00B33663">
        <w:rPr>
          <w:spacing w:val="19"/>
        </w:rPr>
        <w:t xml:space="preserve"> </w:t>
      </w:r>
      <w:r w:rsidRPr="00B33663">
        <w:t>restrict</w:t>
      </w:r>
      <w:r w:rsidRPr="00B33663">
        <w:rPr>
          <w:spacing w:val="39"/>
        </w:rPr>
        <w:t xml:space="preserve"> </w:t>
      </w:r>
      <w:r w:rsidRPr="00B33663">
        <w:t>the</w:t>
      </w:r>
      <w:r w:rsidRPr="00B33663">
        <w:rPr>
          <w:spacing w:val="19"/>
        </w:rPr>
        <w:t xml:space="preserve"> </w:t>
      </w:r>
      <w:r w:rsidRPr="00B33663">
        <w:t>amount</w:t>
      </w:r>
      <w:r w:rsidRPr="00B33663">
        <w:rPr>
          <w:spacing w:val="-62"/>
        </w:rPr>
        <w:t xml:space="preserve"> </w:t>
      </w:r>
      <w:r w:rsidRPr="00B33663">
        <w:t>of</w:t>
      </w:r>
      <w:r w:rsidRPr="00B33663">
        <w:rPr>
          <w:spacing w:val="-2"/>
        </w:rPr>
        <w:t xml:space="preserve"> </w:t>
      </w:r>
      <w:r w:rsidRPr="00B33663">
        <w:t>data</w:t>
      </w:r>
      <w:r w:rsidRPr="00B33663">
        <w:rPr>
          <w:spacing w:val="-1"/>
        </w:rPr>
        <w:t xml:space="preserve"> </w:t>
      </w:r>
      <w:r w:rsidRPr="00B33663">
        <w:t>that</w:t>
      </w:r>
      <w:r w:rsidRPr="00B33663">
        <w:rPr>
          <w:spacing w:val="-2"/>
        </w:rPr>
        <w:t xml:space="preserve"> </w:t>
      </w:r>
      <w:r w:rsidRPr="00B33663">
        <w:t>the</w:t>
      </w:r>
      <w:r w:rsidRPr="00B33663">
        <w:rPr>
          <w:spacing w:val="-1"/>
        </w:rPr>
        <w:t xml:space="preserve"> </w:t>
      </w:r>
      <w:r w:rsidRPr="00B33663">
        <w:t>sender</w:t>
      </w:r>
      <w:r w:rsidRPr="00B33663">
        <w:rPr>
          <w:spacing w:val="-2"/>
        </w:rPr>
        <w:t xml:space="preserve"> </w:t>
      </w:r>
      <w:r w:rsidRPr="00B33663">
        <w:t>can</w:t>
      </w:r>
      <w:r w:rsidRPr="00B33663">
        <w:rPr>
          <w:spacing w:val="-1"/>
        </w:rPr>
        <w:t xml:space="preserve"> </w:t>
      </w:r>
      <w:r w:rsidRPr="00B33663">
        <w:t>send</w:t>
      </w:r>
      <w:r w:rsidRPr="00B33663">
        <w:rPr>
          <w:spacing w:val="63"/>
        </w:rPr>
        <w:t xml:space="preserve"> </w:t>
      </w:r>
      <w:r w:rsidRPr="00B33663">
        <w:t>before</w:t>
      </w:r>
      <w:r w:rsidRPr="00B33663">
        <w:rPr>
          <w:spacing w:val="1"/>
        </w:rPr>
        <w:t xml:space="preserve"> </w:t>
      </w:r>
      <w:r w:rsidRPr="00B33663">
        <w:t>waiting</w:t>
      </w:r>
      <w:r w:rsidRPr="00B33663">
        <w:rPr>
          <w:spacing w:val="-1"/>
        </w:rPr>
        <w:t xml:space="preserve"> </w:t>
      </w:r>
      <w:r w:rsidRPr="00B33663">
        <w:t>for</w:t>
      </w:r>
      <w:r w:rsidRPr="00B33663">
        <w:rPr>
          <w:spacing w:val="-1"/>
        </w:rPr>
        <w:t xml:space="preserve"> </w:t>
      </w:r>
      <w:r w:rsidRPr="00B33663">
        <w:t>acknowledgment.</w:t>
      </w:r>
    </w:p>
    <w:p w14:paraId="7E965A91" w14:textId="77777777" w:rsidR="00CD7E1A" w:rsidRPr="00B33663" w:rsidRDefault="00A42A03" w:rsidP="00E700C1">
      <w:pPr>
        <w:pStyle w:val="ListParagraph"/>
        <w:numPr>
          <w:ilvl w:val="0"/>
          <w:numId w:val="35"/>
        </w:numPr>
        <w:tabs>
          <w:tab w:val="left" w:pos="1201"/>
        </w:tabs>
        <w:spacing w:line="237" w:lineRule="auto"/>
        <w:ind w:right="640"/>
        <w:rPr>
          <w:sz w:val="26"/>
        </w:rPr>
      </w:pPr>
      <w:r w:rsidRPr="00B33663">
        <w:rPr>
          <w:sz w:val="26"/>
        </w:rPr>
        <w:t>The</w:t>
      </w:r>
      <w:r w:rsidRPr="00B33663">
        <w:rPr>
          <w:spacing w:val="43"/>
          <w:sz w:val="26"/>
        </w:rPr>
        <w:t xml:space="preserve"> </w:t>
      </w:r>
      <w:r w:rsidRPr="00B33663">
        <w:rPr>
          <w:sz w:val="26"/>
        </w:rPr>
        <w:t>receiving</w:t>
      </w:r>
      <w:r w:rsidRPr="00B33663">
        <w:rPr>
          <w:spacing w:val="44"/>
          <w:sz w:val="26"/>
        </w:rPr>
        <w:t xml:space="preserve"> </w:t>
      </w:r>
      <w:r w:rsidRPr="00B33663">
        <w:rPr>
          <w:sz w:val="26"/>
        </w:rPr>
        <w:t>device</w:t>
      </w:r>
      <w:r w:rsidRPr="00B33663">
        <w:rPr>
          <w:spacing w:val="48"/>
          <w:sz w:val="26"/>
        </w:rPr>
        <w:t xml:space="preserve"> </w:t>
      </w:r>
      <w:r w:rsidRPr="00B33663">
        <w:rPr>
          <w:sz w:val="26"/>
        </w:rPr>
        <w:t>has</w:t>
      </w:r>
      <w:r w:rsidRPr="00B33663">
        <w:rPr>
          <w:spacing w:val="46"/>
          <w:sz w:val="26"/>
        </w:rPr>
        <w:t xml:space="preserve"> </w:t>
      </w:r>
      <w:r w:rsidRPr="00B33663">
        <w:rPr>
          <w:sz w:val="26"/>
        </w:rPr>
        <w:t>limited</w:t>
      </w:r>
      <w:r w:rsidRPr="00B33663">
        <w:rPr>
          <w:spacing w:val="44"/>
          <w:sz w:val="26"/>
        </w:rPr>
        <w:t xml:space="preserve"> </w:t>
      </w:r>
      <w:r w:rsidRPr="00B33663">
        <w:rPr>
          <w:sz w:val="26"/>
        </w:rPr>
        <w:t>speed</w:t>
      </w:r>
      <w:r w:rsidRPr="00B33663">
        <w:rPr>
          <w:spacing w:val="46"/>
          <w:sz w:val="26"/>
        </w:rPr>
        <w:t xml:space="preserve"> </w:t>
      </w:r>
      <w:r w:rsidRPr="00B33663">
        <w:rPr>
          <w:sz w:val="26"/>
        </w:rPr>
        <w:t>and</w:t>
      </w:r>
      <w:r w:rsidRPr="00B33663">
        <w:rPr>
          <w:spacing w:val="46"/>
          <w:sz w:val="26"/>
        </w:rPr>
        <w:t xml:space="preserve"> </w:t>
      </w:r>
      <w:r w:rsidRPr="00B33663">
        <w:rPr>
          <w:sz w:val="26"/>
        </w:rPr>
        <w:t>limited</w:t>
      </w:r>
      <w:r w:rsidRPr="00B33663">
        <w:rPr>
          <w:spacing w:val="45"/>
          <w:sz w:val="26"/>
        </w:rPr>
        <w:t xml:space="preserve"> </w:t>
      </w:r>
      <w:r w:rsidRPr="00B33663">
        <w:rPr>
          <w:sz w:val="26"/>
        </w:rPr>
        <w:t>memory</w:t>
      </w:r>
      <w:r w:rsidRPr="00B33663">
        <w:rPr>
          <w:spacing w:val="41"/>
          <w:sz w:val="26"/>
        </w:rPr>
        <w:t xml:space="preserve"> </w:t>
      </w:r>
      <w:r w:rsidRPr="00B33663">
        <w:rPr>
          <w:sz w:val="26"/>
        </w:rPr>
        <w:t>to</w:t>
      </w:r>
      <w:r w:rsidRPr="00B33663">
        <w:rPr>
          <w:spacing w:val="44"/>
          <w:sz w:val="26"/>
        </w:rPr>
        <w:t xml:space="preserve"> </w:t>
      </w:r>
      <w:r w:rsidRPr="00B33663">
        <w:rPr>
          <w:sz w:val="26"/>
        </w:rPr>
        <w:t>store</w:t>
      </w:r>
      <w:r w:rsidRPr="00B33663">
        <w:rPr>
          <w:spacing w:val="44"/>
          <w:sz w:val="26"/>
        </w:rPr>
        <w:t xml:space="preserve"> </w:t>
      </w:r>
      <w:r w:rsidRPr="00B33663">
        <w:rPr>
          <w:sz w:val="26"/>
        </w:rPr>
        <w:t>the</w:t>
      </w:r>
      <w:r w:rsidRPr="00B33663">
        <w:rPr>
          <w:spacing w:val="-62"/>
          <w:sz w:val="26"/>
        </w:rPr>
        <w:t xml:space="preserve"> </w:t>
      </w:r>
      <w:r w:rsidRPr="00B33663">
        <w:rPr>
          <w:sz w:val="26"/>
        </w:rPr>
        <w:t>data.</w:t>
      </w:r>
    </w:p>
    <w:p w14:paraId="71943C10" w14:textId="77777777" w:rsidR="00CD7E1A" w:rsidRPr="00B33663" w:rsidRDefault="00A42A03" w:rsidP="00E700C1">
      <w:pPr>
        <w:pStyle w:val="ListParagraph"/>
        <w:numPr>
          <w:ilvl w:val="0"/>
          <w:numId w:val="35"/>
        </w:numPr>
        <w:tabs>
          <w:tab w:val="left" w:pos="1201"/>
        </w:tabs>
        <w:spacing w:before="1" w:line="235" w:lineRule="auto"/>
        <w:ind w:right="645"/>
        <w:rPr>
          <w:sz w:val="26"/>
        </w:rPr>
      </w:pPr>
      <w:r w:rsidRPr="00B33663">
        <w:rPr>
          <w:sz w:val="26"/>
        </w:rPr>
        <w:t>Therefore, the receiving device must be able to inform the sending device to</w:t>
      </w:r>
      <w:r w:rsidRPr="00B33663">
        <w:rPr>
          <w:spacing w:val="-62"/>
          <w:sz w:val="26"/>
        </w:rPr>
        <w:t xml:space="preserve"> </w:t>
      </w:r>
      <w:r w:rsidRPr="00B33663">
        <w:rPr>
          <w:sz w:val="26"/>
        </w:rPr>
        <w:t>stop</w:t>
      </w:r>
      <w:r w:rsidRPr="00B33663">
        <w:rPr>
          <w:spacing w:val="-2"/>
          <w:sz w:val="26"/>
        </w:rPr>
        <w:t xml:space="preserve"> </w:t>
      </w:r>
      <w:r w:rsidRPr="00B33663">
        <w:rPr>
          <w:sz w:val="26"/>
        </w:rPr>
        <w:t>the</w:t>
      </w:r>
      <w:r w:rsidRPr="00B33663">
        <w:rPr>
          <w:spacing w:val="-2"/>
          <w:sz w:val="26"/>
        </w:rPr>
        <w:t xml:space="preserve"> </w:t>
      </w:r>
      <w:r w:rsidRPr="00B33663">
        <w:rPr>
          <w:sz w:val="26"/>
        </w:rPr>
        <w:t>transmission</w:t>
      </w:r>
      <w:r w:rsidRPr="00B33663">
        <w:rPr>
          <w:spacing w:val="-2"/>
          <w:sz w:val="26"/>
        </w:rPr>
        <w:t xml:space="preserve"> </w:t>
      </w:r>
      <w:r w:rsidRPr="00B33663">
        <w:rPr>
          <w:sz w:val="26"/>
        </w:rPr>
        <w:t>temporarily</w:t>
      </w:r>
      <w:r w:rsidRPr="00B33663">
        <w:rPr>
          <w:spacing w:val="-5"/>
          <w:sz w:val="26"/>
        </w:rPr>
        <w:t xml:space="preserve"> </w:t>
      </w:r>
      <w:r w:rsidRPr="00B33663">
        <w:rPr>
          <w:sz w:val="26"/>
        </w:rPr>
        <w:t>before</w:t>
      </w:r>
      <w:r w:rsidRPr="00B33663">
        <w:rPr>
          <w:spacing w:val="-2"/>
          <w:sz w:val="26"/>
        </w:rPr>
        <w:t xml:space="preserve"> </w:t>
      </w:r>
      <w:r w:rsidRPr="00B33663">
        <w:rPr>
          <w:sz w:val="26"/>
        </w:rPr>
        <w:t>the</w:t>
      </w:r>
      <w:r w:rsidRPr="00B33663">
        <w:rPr>
          <w:spacing w:val="-2"/>
          <w:sz w:val="26"/>
        </w:rPr>
        <w:t xml:space="preserve"> </w:t>
      </w:r>
      <w:r w:rsidRPr="00B33663">
        <w:rPr>
          <w:sz w:val="26"/>
        </w:rPr>
        <w:t>limits</w:t>
      </w:r>
      <w:r w:rsidRPr="00B33663">
        <w:rPr>
          <w:spacing w:val="-1"/>
          <w:sz w:val="26"/>
        </w:rPr>
        <w:t xml:space="preserve"> </w:t>
      </w:r>
      <w:r w:rsidRPr="00B33663">
        <w:rPr>
          <w:sz w:val="26"/>
        </w:rPr>
        <w:t>are</w:t>
      </w:r>
      <w:r w:rsidRPr="00B33663">
        <w:rPr>
          <w:spacing w:val="-2"/>
          <w:sz w:val="26"/>
        </w:rPr>
        <w:t xml:space="preserve"> </w:t>
      </w:r>
      <w:r w:rsidRPr="00B33663">
        <w:rPr>
          <w:sz w:val="26"/>
        </w:rPr>
        <w:t>reached.</w:t>
      </w:r>
    </w:p>
    <w:p w14:paraId="25BEBD7A" w14:textId="77777777" w:rsidR="00CD7E1A" w:rsidRPr="00B33663" w:rsidRDefault="00A42A03" w:rsidP="00E700C1">
      <w:pPr>
        <w:pStyle w:val="ListParagraph"/>
        <w:numPr>
          <w:ilvl w:val="0"/>
          <w:numId w:val="35"/>
        </w:numPr>
        <w:tabs>
          <w:tab w:val="left" w:pos="1201"/>
        </w:tabs>
        <w:spacing w:before="8" w:line="235" w:lineRule="auto"/>
        <w:ind w:right="632"/>
        <w:rPr>
          <w:sz w:val="26"/>
        </w:rPr>
      </w:pPr>
      <w:r w:rsidRPr="00B33663">
        <w:rPr>
          <w:sz w:val="26"/>
        </w:rPr>
        <w:t>It requires</w:t>
      </w:r>
      <w:r w:rsidRPr="00B33663">
        <w:rPr>
          <w:spacing w:val="2"/>
          <w:sz w:val="26"/>
        </w:rPr>
        <w:t xml:space="preserve"> </w:t>
      </w:r>
      <w:r w:rsidRPr="00B33663">
        <w:rPr>
          <w:sz w:val="26"/>
        </w:rPr>
        <w:t>a</w:t>
      </w:r>
      <w:r w:rsidRPr="00B33663">
        <w:rPr>
          <w:spacing w:val="1"/>
          <w:sz w:val="26"/>
        </w:rPr>
        <w:t xml:space="preserve"> </w:t>
      </w:r>
      <w:r w:rsidRPr="00B33663">
        <w:rPr>
          <w:sz w:val="26"/>
        </w:rPr>
        <w:t>buffer,</w:t>
      </w:r>
      <w:r w:rsidRPr="00B33663">
        <w:rPr>
          <w:spacing w:val="2"/>
          <w:sz w:val="26"/>
        </w:rPr>
        <w:t xml:space="preserve"> </w:t>
      </w:r>
      <w:r w:rsidRPr="00B33663">
        <w:rPr>
          <w:sz w:val="26"/>
        </w:rPr>
        <w:t>a</w:t>
      </w:r>
      <w:r w:rsidRPr="00B33663">
        <w:rPr>
          <w:spacing w:val="1"/>
          <w:sz w:val="26"/>
        </w:rPr>
        <w:t xml:space="preserve"> </w:t>
      </w:r>
      <w:r w:rsidRPr="00B33663">
        <w:rPr>
          <w:sz w:val="26"/>
        </w:rPr>
        <w:t>block</w:t>
      </w:r>
      <w:r w:rsidRPr="00B33663">
        <w:rPr>
          <w:spacing w:val="1"/>
          <w:sz w:val="26"/>
        </w:rPr>
        <w:t xml:space="preserve"> </w:t>
      </w:r>
      <w:r w:rsidRPr="00B33663">
        <w:rPr>
          <w:sz w:val="26"/>
        </w:rPr>
        <w:t>of</w:t>
      </w:r>
      <w:r w:rsidRPr="00B33663">
        <w:rPr>
          <w:spacing w:val="3"/>
          <w:sz w:val="26"/>
        </w:rPr>
        <w:t xml:space="preserve"> </w:t>
      </w:r>
      <w:r w:rsidRPr="00B33663">
        <w:rPr>
          <w:sz w:val="26"/>
        </w:rPr>
        <w:t>memory</w:t>
      </w:r>
      <w:r w:rsidRPr="00B33663">
        <w:rPr>
          <w:spacing w:val="-4"/>
          <w:sz w:val="26"/>
        </w:rPr>
        <w:t xml:space="preserve"> </w:t>
      </w:r>
      <w:r w:rsidRPr="00B33663">
        <w:rPr>
          <w:sz w:val="26"/>
        </w:rPr>
        <w:t>for</w:t>
      </w:r>
      <w:r w:rsidRPr="00B33663">
        <w:rPr>
          <w:spacing w:val="2"/>
          <w:sz w:val="26"/>
        </w:rPr>
        <w:t xml:space="preserve"> </w:t>
      </w:r>
      <w:r w:rsidRPr="00B33663">
        <w:rPr>
          <w:sz w:val="26"/>
        </w:rPr>
        <w:t>storing the</w:t>
      </w:r>
      <w:r w:rsidRPr="00B33663">
        <w:rPr>
          <w:spacing w:val="1"/>
          <w:sz w:val="26"/>
        </w:rPr>
        <w:t xml:space="preserve"> </w:t>
      </w:r>
      <w:r w:rsidRPr="00B33663">
        <w:rPr>
          <w:sz w:val="26"/>
        </w:rPr>
        <w:t>information until</w:t>
      </w:r>
      <w:r w:rsidRPr="00B33663">
        <w:rPr>
          <w:spacing w:val="1"/>
          <w:sz w:val="26"/>
        </w:rPr>
        <w:t xml:space="preserve"> </w:t>
      </w:r>
      <w:r w:rsidRPr="00B33663">
        <w:rPr>
          <w:sz w:val="26"/>
        </w:rPr>
        <w:t>they</w:t>
      </w:r>
      <w:r w:rsidRPr="00B33663">
        <w:rPr>
          <w:spacing w:val="-62"/>
          <w:sz w:val="26"/>
        </w:rPr>
        <w:t xml:space="preserve"> </w:t>
      </w:r>
      <w:r w:rsidRPr="00B33663">
        <w:rPr>
          <w:sz w:val="26"/>
        </w:rPr>
        <w:t>are</w:t>
      </w:r>
      <w:r w:rsidRPr="00B33663">
        <w:rPr>
          <w:spacing w:val="-1"/>
          <w:sz w:val="26"/>
        </w:rPr>
        <w:t xml:space="preserve"> </w:t>
      </w:r>
      <w:r w:rsidRPr="00B33663">
        <w:rPr>
          <w:sz w:val="26"/>
        </w:rPr>
        <w:t>processed.</w:t>
      </w:r>
    </w:p>
    <w:p w14:paraId="1C95E9D5" w14:textId="77777777" w:rsidR="00CD7E1A" w:rsidRPr="00B33663" w:rsidRDefault="00A42A03">
      <w:pPr>
        <w:pStyle w:val="BodyText"/>
        <w:spacing w:before="6"/>
        <w:ind w:left="0"/>
        <w:rPr>
          <w:sz w:val="10"/>
        </w:rPr>
      </w:pPr>
      <w:r w:rsidRPr="00B33663">
        <w:rPr>
          <w:noProof/>
          <w:lang w:val="en-IN" w:eastAsia="en-IN"/>
        </w:rPr>
        <w:drawing>
          <wp:anchor distT="0" distB="0" distL="0" distR="0" simplePos="0" relativeHeight="251602432" behindDoc="0" locked="0" layoutInCell="1" allowOverlap="1" wp14:anchorId="6BC35811" wp14:editId="07777777">
            <wp:simplePos x="0" y="0"/>
            <wp:positionH relativeFrom="page">
              <wp:posOffset>1677478</wp:posOffset>
            </wp:positionH>
            <wp:positionV relativeFrom="paragraph">
              <wp:posOffset>102128</wp:posOffset>
            </wp:positionV>
            <wp:extent cx="4530717" cy="809625"/>
            <wp:effectExtent l="0" t="0" r="0" b="0"/>
            <wp:wrapTopAndBottom/>
            <wp:docPr id="2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png"/>
                    <pic:cNvPicPr/>
                  </pic:nvPicPr>
                  <pic:blipFill>
                    <a:blip r:embed="rId27" cstate="print"/>
                    <a:stretch>
                      <a:fillRect/>
                    </a:stretch>
                  </pic:blipFill>
                  <pic:spPr>
                    <a:xfrm>
                      <a:off x="0" y="0"/>
                      <a:ext cx="4530717" cy="809625"/>
                    </a:xfrm>
                    <a:prstGeom prst="rect">
                      <a:avLst/>
                    </a:prstGeom>
                  </pic:spPr>
                </pic:pic>
              </a:graphicData>
            </a:graphic>
          </wp:anchor>
        </w:drawing>
      </w:r>
    </w:p>
    <w:p w14:paraId="08CE6F91" w14:textId="77777777" w:rsidR="00CD7E1A" w:rsidRPr="00B33663" w:rsidRDefault="00CD7E1A">
      <w:pPr>
        <w:pStyle w:val="BodyText"/>
        <w:ind w:left="0"/>
        <w:rPr>
          <w:sz w:val="39"/>
        </w:rPr>
      </w:pPr>
    </w:p>
    <w:p w14:paraId="6D1EE6FC" w14:textId="77777777" w:rsidR="00CD7E1A" w:rsidRPr="00B33663" w:rsidRDefault="00A42A03">
      <w:pPr>
        <w:pStyle w:val="Heading4"/>
        <w:spacing w:line="296" w:lineRule="exact"/>
      </w:pPr>
      <w:r w:rsidRPr="00B33663">
        <w:t>Two</w:t>
      </w:r>
      <w:r w:rsidRPr="00B33663">
        <w:rPr>
          <w:spacing w:val="-2"/>
        </w:rPr>
        <w:t xml:space="preserve"> </w:t>
      </w:r>
      <w:r w:rsidRPr="00B33663">
        <w:t>methods</w:t>
      </w:r>
      <w:r w:rsidRPr="00B33663">
        <w:rPr>
          <w:spacing w:val="-2"/>
        </w:rPr>
        <w:t xml:space="preserve"> </w:t>
      </w:r>
      <w:r w:rsidRPr="00B33663">
        <w:t>have</w:t>
      </w:r>
      <w:r w:rsidRPr="00B33663">
        <w:rPr>
          <w:spacing w:val="-2"/>
        </w:rPr>
        <w:t xml:space="preserve"> </w:t>
      </w:r>
      <w:r w:rsidRPr="00B33663">
        <w:t>been</w:t>
      </w:r>
      <w:r w:rsidRPr="00B33663">
        <w:rPr>
          <w:spacing w:val="-2"/>
        </w:rPr>
        <w:t xml:space="preserve"> </w:t>
      </w:r>
      <w:r w:rsidRPr="00B33663">
        <w:t>developed</w:t>
      </w:r>
      <w:r w:rsidRPr="00B33663">
        <w:rPr>
          <w:spacing w:val="-1"/>
        </w:rPr>
        <w:t xml:space="preserve"> </w:t>
      </w:r>
      <w:r w:rsidRPr="00B33663">
        <w:t>to</w:t>
      </w:r>
      <w:r w:rsidRPr="00B33663">
        <w:rPr>
          <w:spacing w:val="-2"/>
        </w:rPr>
        <w:t xml:space="preserve"> </w:t>
      </w:r>
      <w:r w:rsidRPr="00B33663">
        <w:t>control</w:t>
      </w:r>
      <w:r w:rsidRPr="00B33663">
        <w:rPr>
          <w:spacing w:val="-2"/>
        </w:rPr>
        <w:t xml:space="preserve"> </w:t>
      </w:r>
      <w:r w:rsidRPr="00B33663">
        <w:t>the</w:t>
      </w:r>
      <w:r w:rsidRPr="00B33663">
        <w:rPr>
          <w:spacing w:val="-2"/>
        </w:rPr>
        <w:t xml:space="preserve"> </w:t>
      </w:r>
      <w:r w:rsidRPr="00B33663">
        <w:t>flow</w:t>
      </w:r>
      <w:r w:rsidRPr="00B33663">
        <w:rPr>
          <w:spacing w:val="4"/>
        </w:rPr>
        <w:t xml:space="preserve"> </w:t>
      </w:r>
      <w:r w:rsidRPr="00B33663">
        <w:t>of</w:t>
      </w:r>
      <w:r w:rsidRPr="00B33663">
        <w:rPr>
          <w:spacing w:val="-2"/>
        </w:rPr>
        <w:t xml:space="preserve"> </w:t>
      </w:r>
      <w:r w:rsidRPr="00B33663">
        <w:t>data:</w:t>
      </w:r>
    </w:p>
    <w:p w14:paraId="7E5A7C6A" w14:textId="77777777" w:rsidR="00CD7E1A" w:rsidRPr="00B33663" w:rsidRDefault="00A42A03" w:rsidP="00E700C1">
      <w:pPr>
        <w:pStyle w:val="ListParagraph"/>
        <w:numPr>
          <w:ilvl w:val="0"/>
          <w:numId w:val="35"/>
        </w:numPr>
        <w:tabs>
          <w:tab w:val="left" w:pos="1201"/>
        </w:tabs>
        <w:spacing w:line="297" w:lineRule="exact"/>
        <w:ind w:hanging="361"/>
        <w:rPr>
          <w:sz w:val="26"/>
        </w:rPr>
      </w:pPr>
      <w:r w:rsidRPr="00B33663">
        <w:rPr>
          <w:sz w:val="26"/>
        </w:rPr>
        <w:t>Stop-and-Wait</w:t>
      </w:r>
    </w:p>
    <w:p w14:paraId="1A2EBEE4" w14:textId="77777777" w:rsidR="00CD7E1A" w:rsidRPr="00B33663" w:rsidRDefault="00A42A03" w:rsidP="00E700C1">
      <w:pPr>
        <w:pStyle w:val="ListParagraph"/>
        <w:numPr>
          <w:ilvl w:val="0"/>
          <w:numId w:val="35"/>
        </w:numPr>
        <w:tabs>
          <w:tab w:val="left" w:pos="1201"/>
        </w:tabs>
        <w:spacing w:line="300" w:lineRule="exact"/>
        <w:ind w:hanging="361"/>
        <w:rPr>
          <w:sz w:val="26"/>
        </w:rPr>
      </w:pPr>
      <w:r w:rsidRPr="00B33663">
        <w:rPr>
          <w:sz w:val="26"/>
        </w:rPr>
        <w:t>Sliding</w:t>
      </w:r>
      <w:r w:rsidRPr="00B33663">
        <w:rPr>
          <w:spacing w:val="-5"/>
          <w:sz w:val="26"/>
        </w:rPr>
        <w:t xml:space="preserve"> </w:t>
      </w:r>
      <w:r w:rsidRPr="00B33663">
        <w:rPr>
          <w:sz w:val="26"/>
        </w:rPr>
        <w:t>Window</w:t>
      </w:r>
    </w:p>
    <w:p w14:paraId="50C773C6" w14:textId="77777777" w:rsidR="00CD7E1A" w:rsidRPr="00B33663" w:rsidRDefault="00A42A03">
      <w:pPr>
        <w:spacing w:before="81" w:line="224" w:lineRule="exact"/>
        <w:ind w:left="840"/>
        <w:rPr>
          <w:rFonts w:ascii="Courier New"/>
          <w:sz w:val="20"/>
        </w:rPr>
      </w:pPr>
      <w:r w:rsidRPr="00B33663">
        <w:rPr>
          <w:rFonts w:ascii="Courier New"/>
          <w:w w:val="99"/>
          <w:sz w:val="20"/>
        </w:rPr>
        <w:t>o</w:t>
      </w:r>
    </w:p>
    <w:p w14:paraId="2C2B969C" w14:textId="77777777" w:rsidR="00CD7E1A" w:rsidRPr="00B33663" w:rsidRDefault="00A42A03">
      <w:pPr>
        <w:pStyle w:val="Heading4"/>
        <w:spacing w:line="293" w:lineRule="exact"/>
      </w:pPr>
      <w:r w:rsidRPr="00B33663">
        <w:t>STOP-AND-WAIT</w:t>
      </w:r>
    </w:p>
    <w:p w14:paraId="501992E7" w14:textId="77777777" w:rsidR="00CD7E1A" w:rsidRPr="00B33663" w:rsidRDefault="00A42A03" w:rsidP="00E700C1">
      <w:pPr>
        <w:pStyle w:val="ListParagraph"/>
        <w:numPr>
          <w:ilvl w:val="0"/>
          <w:numId w:val="35"/>
        </w:numPr>
        <w:tabs>
          <w:tab w:val="left" w:pos="1201"/>
        </w:tabs>
        <w:spacing w:line="298" w:lineRule="exact"/>
        <w:ind w:hanging="361"/>
        <w:rPr>
          <w:sz w:val="26"/>
        </w:rPr>
      </w:pPr>
      <w:r w:rsidRPr="00B33663">
        <w:rPr>
          <w:sz w:val="26"/>
        </w:rPr>
        <w:t>The</w:t>
      </w:r>
      <w:r w:rsidRPr="00B33663">
        <w:rPr>
          <w:spacing w:val="-2"/>
          <w:sz w:val="26"/>
        </w:rPr>
        <w:t xml:space="preserve"> </w:t>
      </w:r>
      <w:r w:rsidRPr="00B33663">
        <w:rPr>
          <w:sz w:val="26"/>
        </w:rPr>
        <w:t>simplest</w:t>
      </w:r>
      <w:r w:rsidRPr="00B33663">
        <w:rPr>
          <w:spacing w:val="-2"/>
          <w:sz w:val="26"/>
        </w:rPr>
        <w:t xml:space="preserve"> </w:t>
      </w:r>
      <w:r w:rsidRPr="00B33663">
        <w:rPr>
          <w:sz w:val="26"/>
        </w:rPr>
        <w:t>scheme</w:t>
      </w:r>
      <w:r w:rsidRPr="00B33663">
        <w:rPr>
          <w:spacing w:val="-2"/>
          <w:sz w:val="26"/>
        </w:rPr>
        <w:t xml:space="preserve"> </w:t>
      </w:r>
      <w:r w:rsidRPr="00B33663">
        <w:rPr>
          <w:sz w:val="26"/>
        </w:rPr>
        <w:t>is the</w:t>
      </w:r>
      <w:r w:rsidRPr="00B33663">
        <w:rPr>
          <w:spacing w:val="-1"/>
          <w:sz w:val="26"/>
        </w:rPr>
        <w:t xml:space="preserve"> </w:t>
      </w:r>
      <w:r w:rsidRPr="00B33663">
        <w:rPr>
          <w:sz w:val="26"/>
        </w:rPr>
        <w:t>stop-and-wait</w:t>
      </w:r>
      <w:r w:rsidRPr="00B33663">
        <w:rPr>
          <w:spacing w:val="-2"/>
          <w:sz w:val="26"/>
        </w:rPr>
        <w:t xml:space="preserve"> </w:t>
      </w:r>
      <w:r w:rsidRPr="00B33663">
        <w:rPr>
          <w:sz w:val="26"/>
        </w:rPr>
        <w:t>algorithm.</w:t>
      </w:r>
    </w:p>
    <w:p w14:paraId="461A6789" w14:textId="77777777" w:rsidR="00CD7E1A" w:rsidRPr="00B33663" w:rsidRDefault="00A42A03" w:rsidP="00E700C1">
      <w:pPr>
        <w:pStyle w:val="ListParagraph"/>
        <w:numPr>
          <w:ilvl w:val="0"/>
          <w:numId w:val="35"/>
        </w:numPr>
        <w:tabs>
          <w:tab w:val="left" w:pos="1201"/>
        </w:tabs>
        <w:spacing w:before="3" w:line="235" w:lineRule="auto"/>
        <w:ind w:right="636"/>
        <w:rPr>
          <w:sz w:val="26"/>
        </w:rPr>
      </w:pPr>
      <w:r w:rsidRPr="00B33663">
        <w:rPr>
          <w:sz w:val="26"/>
        </w:rPr>
        <w:t>In</w:t>
      </w:r>
      <w:r w:rsidRPr="00B33663">
        <w:rPr>
          <w:spacing w:val="56"/>
          <w:sz w:val="26"/>
        </w:rPr>
        <w:t xml:space="preserve"> </w:t>
      </w:r>
      <w:r w:rsidRPr="00B33663">
        <w:rPr>
          <w:sz w:val="26"/>
        </w:rPr>
        <w:t>the</w:t>
      </w:r>
      <w:r w:rsidRPr="00B33663">
        <w:rPr>
          <w:spacing w:val="58"/>
          <w:sz w:val="26"/>
        </w:rPr>
        <w:t xml:space="preserve"> </w:t>
      </w:r>
      <w:r w:rsidRPr="00B33663">
        <w:rPr>
          <w:sz w:val="26"/>
        </w:rPr>
        <w:t>Stop-and-wait</w:t>
      </w:r>
      <w:r w:rsidRPr="00B33663">
        <w:rPr>
          <w:spacing w:val="60"/>
          <w:sz w:val="26"/>
        </w:rPr>
        <w:t xml:space="preserve"> </w:t>
      </w:r>
      <w:r w:rsidRPr="00B33663">
        <w:rPr>
          <w:sz w:val="26"/>
        </w:rPr>
        <w:t>method,</w:t>
      </w:r>
      <w:r w:rsidRPr="00B33663">
        <w:rPr>
          <w:spacing w:val="58"/>
          <w:sz w:val="26"/>
        </w:rPr>
        <w:t xml:space="preserve"> </w:t>
      </w:r>
      <w:r w:rsidRPr="00B33663">
        <w:rPr>
          <w:sz w:val="26"/>
        </w:rPr>
        <w:t>the</w:t>
      </w:r>
      <w:r w:rsidRPr="00B33663">
        <w:rPr>
          <w:spacing w:val="56"/>
          <w:sz w:val="26"/>
        </w:rPr>
        <w:t xml:space="preserve"> </w:t>
      </w:r>
      <w:r w:rsidRPr="00B33663">
        <w:rPr>
          <w:sz w:val="26"/>
        </w:rPr>
        <w:t>sender</w:t>
      </w:r>
      <w:r w:rsidRPr="00B33663">
        <w:rPr>
          <w:spacing w:val="59"/>
          <w:sz w:val="26"/>
        </w:rPr>
        <w:t xml:space="preserve"> </w:t>
      </w:r>
      <w:r w:rsidRPr="00B33663">
        <w:rPr>
          <w:sz w:val="26"/>
        </w:rPr>
        <w:t>waits</w:t>
      </w:r>
      <w:r w:rsidRPr="00B33663">
        <w:rPr>
          <w:spacing w:val="56"/>
          <w:sz w:val="26"/>
        </w:rPr>
        <w:t xml:space="preserve"> </w:t>
      </w:r>
      <w:r w:rsidRPr="00B33663">
        <w:rPr>
          <w:sz w:val="26"/>
        </w:rPr>
        <w:t>for</w:t>
      </w:r>
      <w:r w:rsidRPr="00B33663">
        <w:rPr>
          <w:spacing w:val="56"/>
          <w:sz w:val="26"/>
        </w:rPr>
        <w:t xml:space="preserve"> </w:t>
      </w:r>
      <w:r w:rsidRPr="00B33663">
        <w:rPr>
          <w:sz w:val="26"/>
        </w:rPr>
        <w:t>an</w:t>
      </w:r>
      <w:r w:rsidRPr="00B33663">
        <w:rPr>
          <w:spacing w:val="56"/>
          <w:sz w:val="26"/>
        </w:rPr>
        <w:t xml:space="preserve"> </w:t>
      </w:r>
      <w:r w:rsidRPr="00B33663">
        <w:rPr>
          <w:sz w:val="26"/>
        </w:rPr>
        <w:t>acknowledgement</w:t>
      </w:r>
      <w:r w:rsidRPr="00B33663">
        <w:rPr>
          <w:spacing w:val="-62"/>
          <w:sz w:val="26"/>
        </w:rPr>
        <w:t xml:space="preserve"> </w:t>
      </w:r>
      <w:r w:rsidRPr="00B33663">
        <w:rPr>
          <w:sz w:val="26"/>
        </w:rPr>
        <w:t>after</w:t>
      </w:r>
      <w:r w:rsidRPr="00B33663">
        <w:rPr>
          <w:spacing w:val="-1"/>
          <w:sz w:val="26"/>
        </w:rPr>
        <w:t xml:space="preserve"> </w:t>
      </w:r>
      <w:r w:rsidRPr="00B33663">
        <w:rPr>
          <w:sz w:val="26"/>
        </w:rPr>
        <w:t>every</w:t>
      </w:r>
      <w:r w:rsidRPr="00B33663">
        <w:rPr>
          <w:spacing w:val="-6"/>
          <w:sz w:val="26"/>
        </w:rPr>
        <w:t xml:space="preserve"> </w:t>
      </w:r>
      <w:r w:rsidRPr="00B33663">
        <w:rPr>
          <w:sz w:val="26"/>
        </w:rPr>
        <w:t>frame</w:t>
      </w:r>
      <w:r w:rsidRPr="00B33663">
        <w:rPr>
          <w:spacing w:val="-1"/>
          <w:sz w:val="26"/>
        </w:rPr>
        <w:t xml:space="preserve"> </w:t>
      </w:r>
      <w:r w:rsidRPr="00B33663">
        <w:rPr>
          <w:sz w:val="26"/>
        </w:rPr>
        <w:t>it</w:t>
      </w:r>
      <w:r w:rsidRPr="00B33663">
        <w:rPr>
          <w:spacing w:val="-1"/>
          <w:sz w:val="26"/>
        </w:rPr>
        <w:t xml:space="preserve"> </w:t>
      </w:r>
      <w:r w:rsidRPr="00B33663">
        <w:rPr>
          <w:sz w:val="26"/>
        </w:rPr>
        <w:t>sends.</w:t>
      </w:r>
    </w:p>
    <w:p w14:paraId="415F1FEE" w14:textId="77777777" w:rsidR="00CD7E1A" w:rsidRPr="00B33663" w:rsidRDefault="00A42A03" w:rsidP="00E700C1">
      <w:pPr>
        <w:pStyle w:val="ListParagraph"/>
        <w:numPr>
          <w:ilvl w:val="0"/>
          <w:numId w:val="35"/>
        </w:numPr>
        <w:tabs>
          <w:tab w:val="left" w:pos="1201"/>
        </w:tabs>
        <w:spacing w:before="4" w:line="300" w:lineRule="exact"/>
        <w:ind w:hanging="361"/>
        <w:rPr>
          <w:sz w:val="26"/>
        </w:rPr>
      </w:pPr>
      <w:r w:rsidRPr="00B33663">
        <w:rPr>
          <w:sz w:val="26"/>
        </w:rPr>
        <w:t>When</w:t>
      </w:r>
      <w:r w:rsidRPr="00B33663">
        <w:rPr>
          <w:spacing w:val="-2"/>
          <w:sz w:val="26"/>
        </w:rPr>
        <w:t xml:space="preserve"> </w:t>
      </w:r>
      <w:r w:rsidRPr="00B33663">
        <w:rPr>
          <w:sz w:val="26"/>
        </w:rPr>
        <w:t>acknowledgement</w:t>
      </w:r>
      <w:r w:rsidRPr="00B33663">
        <w:rPr>
          <w:spacing w:val="-2"/>
          <w:sz w:val="26"/>
        </w:rPr>
        <w:t xml:space="preserve"> </w:t>
      </w:r>
      <w:r w:rsidRPr="00B33663">
        <w:rPr>
          <w:sz w:val="26"/>
        </w:rPr>
        <w:t>is</w:t>
      </w:r>
      <w:r w:rsidRPr="00B33663">
        <w:rPr>
          <w:spacing w:val="-2"/>
          <w:sz w:val="26"/>
        </w:rPr>
        <w:t xml:space="preserve"> </w:t>
      </w:r>
      <w:r w:rsidRPr="00B33663">
        <w:rPr>
          <w:sz w:val="26"/>
        </w:rPr>
        <w:t>received,</w:t>
      </w:r>
      <w:r w:rsidRPr="00B33663">
        <w:rPr>
          <w:spacing w:val="-1"/>
          <w:sz w:val="26"/>
        </w:rPr>
        <w:t xml:space="preserve"> </w:t>
      </w:r>
      <w:r w:rsidRPr="00B33663">
        <w:rPr>
          <w:sz w:val="26"/>
        </w:rPr>
        <w:t>then only</w:t>
      </w:r>
      <w:r w:rsidRPr="00B33663">
        <w:rPr>
          <w:spacing w:val="-5"/>
          <w:sz w:val="26"/>
        </w:rPr>
        <w:t xml:space="preserve"> </w:t>
      </w:r>
      <w:r w:rsidRPr="00B33663">
        <w:rPr>
          <w:sz w:val="26"/>
        </w:rPr>
        <w:t>next</w:t>
      </w:r>
      <w:r w:rsidRPr="00B33663">
        <w:rPr>
          <w:spacing w:val="-1"/>
          <w:sz w:val="26"/>
        </w:rPr>
        <w:t xml:space="preserve"> </w:t>
      </w:r>
      <w:r w:rsidRPr="00B33663">
        <w:rPr>
          <w:sz w:val="26"/>
        </w:rPr>
        <w:t>frame</w:t>
      </w:r>
      <w:r w:rsidRPr="00B33663">
        <w:rPr>
          <w:spacing w:val="1"/>
          <w:sz w:val="26"/>
        </w:rPr>
        <w:t xml:space="preserve"> </w:t>
      </w:r>
      <w:r w:rsidRPr="00B33663">
        <w:rPr>
          <w:sz w:val="26"/>
        </w:rPr>
        <w:t>is</w:t>
      </w:r>
      <w:r w:rsidRPr="00B33663">
        <w:rPr>
          <w:spacing w:val="-2"/>
          <w:sz w:val="26"/>
        </w:rPr>
        <w:t xml:space="preserve"> </w:t>
      </w:r>
      <w:r w:rsidRPr="00B33663">
        <w:rPr>
          <w:sz w:val="26"/>
        </w:rPr>
        <w:t>sent.</w:t>
      </w:r>
    </w:p>
    <w:p w14:paraId="28826667" w14:textId="77777777" w:rsidR="00CD7E1A" w:rsidRPr="00B33663" w:rsidRDefault="00A42A03" w:rsidP="00E700C1">
      <w:pPr>
        <w:pStyle w:val="ListParagraph"/>
        <w:numPr>
          <w:ilvl w:val="0"/>
          <w:numId w:val="35"/>
        </w:numPr>
        <w:tabs>
          <w:tab w:val="left" w:pos="1201"/>
        </w:tabs>
        <w:spacing w:line="237" w:lineRule="auto"/>
        <w:ind w:right="642"/>
        <w:rPr>
          <w:sz w:val="26"/>
        </w:rPr>
      </w:pPr>
      <w:r w:rsidRPr="00B33663">
        <w:rPr>
          <w:sz w:val="26"/>
        </w:rPr>
        <w:t>The</w:t>
      </w:r>
      <w:r w:rsidRPr="00B33663">
        <w:rPr>
          <w:spacing w:val="31"/>
          <w:sz w:val="26"/>
        </w:rPr>
        <w:t xml:space="preserve"> </w:t>
      </w:r>
      <w:r w:rsidRPr="00B33663">
        <w:rPr>
          <w:sz w:val="26"/>
        </w:rPr>
        <w:t>process</w:t>
      </w:r>
      <w:r w:rsidRPr="00B33663">
        <w:rPr>
          <w:spacing w:val="32"/>
          <w:sz w:val="26"/>
        </w:rPr>
        <w:t xml:space="preserve"> </w:t>
      </w:r>
      <w:r w:rsidRPr="00B33663">
        <w:rPr>
          <w:sz w:val="26"/>
        </w:rPr>
        <w:t>of</w:t>
      </w:r>
      <w:r w:rsidRPr="00B33663">
        <w:rPr>
          <w:spacing w:val="34"/>
          <w:sz w:val="26"/>
        </w:rPr>
        <w:t xml:space="preserve"> </w:t>
      </w:r>
      <w:r w:rsidRPr="00B33663">
        <w:rPr>
          <w:sz w:val="26"/>
        </w:rPr>
        <w:t>alternately</w:t>
      </w:r>
      <w:r w:rsidRPr="00B33663">
        <w:rPr>
          <w:spacing w:val="27"/>
          <w:sz w:val="26"/>
        </w:rPr>
        <w:t xml:space="preserve"> </w:t>
      </w:r>
      <w:r w:rsidRPr="00B33663">
        <w:rPr>
          <w:sz w:val="26"/>
        </w:rPr>
        <w:t>sending</w:t>
      </w:r>
      <w:r w:rsidRPr="00B33663">
        <w:rPr>
          <w:spacing w:val="31"/>
          <w:sz w:val="26"/>
        </w:rPr>
        <w:t xml:space="preserve"> </w:t>
      </w:r>
      <w:r w:rsidRPr="00B33663">
        <w:rPr>
          <w:sz w:val="26"/>
        </w:rPr>
        <w:t>and</w:t>
      </w:r>
      <w:r w:rsidRPr="00B33663">
        <w:rPr>
          <w:spacing w:val="32"/>
          <w:sz w:val="26"/>
        </w:rPr>
        <w:t xml:space="preserve"> </w:t>
      </w:r>
      <w:r w:rsidRPr="00B33663">
        <w:rPr>
          <w:sz w:val="26"/>
        </w:rPr>
        <w:t>waiting</w:t>
      </w:r>
      <w:r w:rsidRPr="00B33663">
        <w:rPr>
          <w:spacing w:val="32"/>
          <w:sz w:val="26"/>
        </w:rPr>
        <w:t xml:space="preserve"> </w:t>
      </w:r>
      <w:r w:rsidRPr="00B33663">
        <w:rPr>
          <w:sz w:val="26"/>
        </w:rPr>
        <w:t>of</w:t>
      </w:r>
      <w:r w:rsidRPr="00B33663">
        <w:rPr>
          <w:spacing w:val="34"/>
          <w:sz w:val="26"/>
        </w:rPr>
        <w:t xml:space="preserve"> </w:t>
      </w:r>
      <w:r w:rsidRPr="00B33663">
        <w:rPr>
          <w:sz w:val="26"/>
        </w:rPr>
        <w:t>a</w:t>
      </w:r>
      <w:r w:rsidRPr="00B33663">
        <w:rPr>
          <w:spacing w:val="28"/>
          <w:sz w:val="26"/>
        </w:rPr>
        <w:t xml:space="preserve"> </w:t>
      </w:r>
      <w:r w:rsidRPr="00B33663">
        <w:rPr>
          <w:sz w:val="26"/>
        </w:rPr>
        <w:t>frame</w:t>
      </w:r>
      <w:r w:rsidRPr="00B33663">
        <w:rPr>
          <w:spacing w:val="32"/>
          <w:sz w:val="26"/>
        </w:rPr>
        <w:t xml:space="preserve"> </w:t>
      </w:r>
      <w:r w:rsidRPr="00B33663">
        <w:rPr>
          <w:sz w:val="26"/>
        </w:rPr>
        <w:t>continues</w:t>
      </w:r>
      <w:r w:rsidRPr="00B33663">
        <w:rPr>
          <w:spacing w:val="32"/>
          <w:sz w:val="26"/>
        </w:rPr>
        <w:t xml:space="preserve"> </w:t>
      </w:r>
      <w:r w:rsidRPr="00B33663">
        <w:rPr>
          <w:sz w:val="26"/>
        </w:rPr>
        <w:t>until</w:t>
      </w:r>
      <w:r w:rsidRPr="00B33663">
        <w:rPr>
          <w:spacing w:val="-62"/>
          <w:sz w:val="26"/>
        </w:rPr>
        <w:t xml:space="preserve"> </w:t>
      </w:r>
      <w:r w:rsidRPr="00B33663">
        <w:rPr>
          <w:sz w:val="26"/>
        </w:rPr>
        <w:t>the</w:t>
      </w:r>
      <w:r w:rsidRPr="00B33663">
        <w:rPr>
          <w:spacing w:val="-3"/>
          <w:sz w:val="26"/>
        </w:rPr>
        <w:t xml:space="preserve"> </w:t>
      </w:r>
      <w:r w:rsidRPr="00B33663">
        <w:rPr>
          <w:sz w:val="26"/>
        </w:rPr>
        <w:t>sender</w:t>
      </w:r>
      <w:r w:rsidRPr="00B33663">
        <w:rPr>
          <w:spacing w:val="-1"/>
          <w:sz w:val="26"/>
        </w:rPr>
        <w:t xml:space="preserve"> </w:t>
      </w:r>
      <w:r w:rsidRPr="00B33663">
        <w:rPr>
          <w:sz w:val="26"/>
        </w:rPr>
        <w:t>transmits</w:t>
      </w:r>
      <w:r w:rsidRPr="00B33663">
        <w:rPr>
          <w:spacing w:val="-2"/>
          <w:sz w:val="26"/>
        </w:rPr>
        <w:t xml:space="preserve"> </w:t>
      </w:r>
      <w:r w:rsidRPr="00B33663">
        <w:rPr>
          <w:sz w:val="26"/>
        </w:rPr>
        <w:t>the</w:t>
      </w:r>
      <w:r w:rsidRPr="00B33663">
        <w:rPr>
          <w:spacing w:val="-2"/>
          <w:sz w:val="26"/>
        </w:rPr>
        <w:t xml:space="preserve"> </w:t>
      </w:r>
      <w:r w:rsidRPr="00B33663">
        <w:rPr>
          <w:sz w:val="26"/>
        </w:rPr>
        <w:t>EOT</w:t>
      </w:r>
      <w:r w:rsidRPr="00B33663">
        <w:rPr>
          <w:spacing w:val="-2"/>
          <w:sz w:val="26"/>
        </w:rPr>
        <w:t xml:space="preserve"> </w:t>
      </w:r>
      <w:r w:rsidRPr="00B33663">
        <w:rPr>
          <w:sz w:val="26"/>
        </w:rPr>
        <w:t>(End</w:t>
      </w:r>
      <w:r w:rsidRPr="00B33663">
        <w:rPr>
          <w:spacing w:val="1"/>
          <w:sz w:val="26"/>
        </w:rPr>
        <w:t xml:space="preserve"> </w:t>
      </w:r>
      <w:r w:rsidRPr="00B33663">
        <w:rPr>
          <w:sz w:val="26"/>
        </w:rPr>
        <w:t>of</w:t>
      </w:r>
      <w:r w:rsidRPr="00B33663">
        <w:rPr>
          <w:spacing w:val="1"/>
          <w:sz w:val="26"/>
        </w:rPr>
        <w:t xml:space="preserve"> </w:t>
      </w:r>
      <w:r w:rsidRPr="00B33663">
        <w:rPr>
          <w:sz w:val="26"/>
        </w:rPr>
        <w:t>transmission)</w:t>
      </w:r>
      <w:r w:rsidRPr="00B33663">
        <w:rPr>
          <w:spacing w:val="-2"/>
          <w:sz w:val="26"/>
        </w:rPr>
        <w:t xml:space="preserve"> </w:t>
      </w:r>
      <w:r w:rsidRPr="00B33663">
        <w:rPr>
          <w:sz w:val="26"/>
        </w:rPr>
        <w:t>frame.</w:t>
      </w:r>
    </w:p>
    <w:p w14:paraId="61CDCEAD" w14:textId="77777777" w:rsidR="00CD7E1A" w:rsidRPr="00B33663" w:rsidRDefault="00CD7E1A">
      <w:pPr>
        <w:spacing w:line="237"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6BB9E253"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0A22A7C6">
          <v:group id="_x0000_s1138" style="width:436.3pt;height:4.45pt;mso-position-horizontal-relative:char;mso-position-vertical-relative:line" coordsize="8726,89">
            <v:shape id="_x0000_s1139" style="position:absolute;width:8726;height:89" coordsize="8726,89" o:spt="100" adj="0,,0" path="m8726,29l,29,,89r8726,l8726,29xm8726,l,,,14r8726,l8726,xe" fillcolor="#612322" stroked="f">
              <v:stroke joinstyle="round"/>
              <v:formulas/>
              <v:path arrowok="t" o:connecttype="segments"/>
            </v:shape>
            <w10:wrap type="none"/>
            <w10:anchorlock/>
          </v:group>
        </w:pict>
      </w:r>
    </w:p>
    <w:p w14:paraId="0C32111C" w14:textId="77777777" w:rsidR="00CD7E1A" w:rsidRPr="00B33663" w:rsidRDefault="00A42A03">
      <w:pPr>
        <w:pStyle w:val="BodyText"/>
        <w:spacing w:before="6"/>
        <w:ind w:left="0"/>
        <w:rPr>
          <w:sz w:val="21"/>
        </w:rPr>
      </w:pPr>
      <w:r w:rsidRPr="00B33663">
        <w:rPr>
          <w:noProof/>
          <w:lang w:val="en-IN" w:eastAsia="en-IN"/>
        </w:rPr>
        <w:drawing>
          <wp:anchor distT="0" distB="0" distL="0" distR="0" simplePos="0" relativeHeight="251605504" behindDoc="0" locked="0" layoutInCell="1" allowOverlap="1" wp14:anchorId="2B1F71F3" wp14:editId="07777777">
            <wp:simplePos x="0" y="0"/>
            <wp:positionH relativeFrom="page">
              <wp:posOffset>2772051</wp:posOffset>
            </wp:positionH>
            <wp:positionV relativeFrom="paragraph">
              <wp:posOffset>182245</wp:posOffset>
            </wp:positionV>
            <wp:extent cx="2660094" cy="2011679"/>
            <wp:effectExtent l="0" t="0" r="0" b="0"/>
            <wp:wrapTopAndBottom/>
            <wp:docPr id="29"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6.jpeg"/>
                    <pic:cNvPicPr/>
                  </pic:nvPicPr>
                  <pic:blipFill>
                    <a:blip r:embed="rId28" cstate="print"/>
                    <a:stretch>
                      <a:fillRect/>
                    </a:stretch>
                  </pic:blipFill>
                  <pic:spPr>
                    <a:xfrm>
                      <a:off x="0" y="0"/>
                      <a:ext cx="2660094" cy="2011679"/>
                    </a:xfrm>
                    <a:prstGeom prst="rect">
                      <a:avLst/>
                    </a:prstGeom>
                  </pic:spPr>
                </pic:pic>
              </a:graphicData>
            </a:graphic>
          </wp:anchor>
        </w:drawing>
      </w:r>
    </w:p>
    <w:p w14:paraId="23DE523C" w14:textId="77777777" w:rsidR="00CD7E1A" w:rsidRPr="00B33663" w:rsidRDefault="00CD7E1A">
      <w:pPr>
        <w:pStyle w:val="BodyText"/>
        <w:spacing w:before="11"/>
        <w:ind w:left="0"/>
        <w:rPr>
          <w:sz w:val="22"/>
        </w:rPr>
      </w:pPr>
    </w:p>
    <w:p w14:paraId="7A78F680" w14:textId="77777777" w:rsidR="00CD7E1A" w:rsidRPr="00B33663" w:rsidRDefault="00A42A03" w:rsidP="00E700C1">
      <w:pPr>
        <w:pStyle w:val="ListParagraph"/>
        <w:numPr>
          <w:ilvl w:val="0"/>
          <w:numId w:val="35"/>
        </w:numPr>
        <w:tabs>
          <w:tab w:val="left" w:pos="1201"/>
        </w:tabs>
        <w:spacing w:before="88" w:line="252" w:lineRule="auto"/>
        <w:ind w:right="637"/>
        <w:jc w:val="both"/>
        <w:rPr>
          <w:sz w:val="26"/>
        </w:rPr>
      </w:pPr>
      <w:r w:rsidRPr="00B33663">
        <w:rPr>
          <w:sz w:val="26"/>
        </w:rPr>
        <w:t>If the acknowledgement is not received within the allotted time, then the</w:t>
      </w:r>
      <w:r w:rsidRPr="00B33663">
        <w:rPr>
          <w:spacing w:val="1"/>
          <w:sz w:val="26"/>
        </w:rPr>
        <w:t xml:space="preserve"> </w:t>
      </w:r>
      <w:r w:rsidRPr="00B33663">
        <w:rPr>
          <w:sz w:val="26"/>
        </w:rPr>
        <w:t>sender assumes that the frame is lost during the transmission, so it will</w:t>
      </w:r>
      <w:r w:rsidRPr="00B33663">
        <w:rPr>
          <w:spacing w:val="1"/>
          <w:sz w:val="26"/>
        </w:rPr>
        <w:t xml:space="preserve"> </w:t>
      </w:r>
      <w:r w:rsidRPr="00B33663">
        <w:rPr>
          <w:sz w:val="26"/>
        </w:rPr>
        <w:t>retransmit</w:t>
      </w:r>
      <w:r w:rsidRPr="00B33663">
        <w:rPr>
          <w:spacing w:val="-2"/>
          <w:sz w:val="26"/>
        </w:rPr>
        <w:t xml:space="preserve"> </w:t>
      </w:r>
      <w:r w:rsidRPr="00B33663">
        <w:rPr>
          <w:sz w:val="26"/>
        </w:rPr>
        <w:t>the</w:t>
      </w:r>
      <w:r w:rsidRPr="00B33663">
        <w:rPr>
          <w:spacing w:val="-1"/>
          <w:sz w:val="26"/>
        </w:rPr>
        <w:t xml:space="preserve"> </w:t>
      </w:r>
      <w:r w:rsidRPr="00B33663">
        <w:rPr>
          <w:sz w:val="26"/>
        </w:rPr>
        <w:t>frame.</w:t>
      </w:r>
    </w:p>
    <w:p w14:paraId="2ECED0B3" w14:textId="77777777" w:rsidR="00CD7E1A" w:rsidRPr="00B33663" w:rsidRDefault="00A42A03" w:rsidP="00E700C1">
      <w:pPr>
        <w:pStyle w:val="ListParagraph"/>
        <w:numPr>
          <w:ilvl w:val="0"/>
          <w:numId w:val="35"/>
        </w:numPr>
        <w:tabs>
          <w:tab w:val="left" w:pos="1201"/>
        </w:tabs>
        <w:spacing w:line="235" w:lineRule="auto"/>
        <w:ind w:right="641"/>
        <w:jc w:val="both"/>
        <w:rPr>
          <w:sz w:val="26"/>
        </w:rPr>
      </w:pPr>
      <w:r w:rsidRPr="00B33663">
        <w:rPr>
          <w:sz w:val="26"/>
        </w:rPr>
        <w:t>The</w:t>
      </w:r>
      <w:r w:rsidRPr="00B33663">
        <w:rPr>
          <w:spacing w:val="1"/>
          <w:sz w:val="26"/>
        </w:rPr>
        <w:t xml:space="preserve"> </w:t>
      </w:r>
      <w:r w:rsidRPr="00B33663">
        <w:rPr>
          <w:sz w:val="26"/>
        </w:rPr>
        <w:t>acknowledgement</w:t>
      </w:r>
      <w:r w:rsidRPr="00B33663">
        <w:rPr>
          <w:spacing w:val="1"/>
          <w:sz w:val="26"/>
        </w:rPr>
        <w:t xml:space="preserve"> </w:t>
      </w:r>
      <w:r w:rsidRPr="00B33663">
        <w:rPr>
          <w:sz w:val="26"/>
        </w:rPr>
        <w:t>may</w:t>
      </w:r>
      <w:r w:rsidRPr="00B33663">
        <w:rPr>
          <w:spacing w:val="1"/>
          <w:sz w:val="26"/>
        </w:rPr>
        <w:t xml:space="preserve"> </w:t>
      </w:r>
      <w:r w:rsidRPr="00B33663">
        <w:rPr>
          <w:sz w:val="26"/>
        </w:rPr>
        <w:t>not</w:t>
      </w:r>
      <w:r w:rsidRPr="00B33663">
        <w:rPr>
          <w:spacing w:val="1"/>
          <w:sz w:val="26"/>
        </w:rPr>
        <w:t xml:space="preserve"> </w:t>
      </w:r>
      <w:r w:rsidRPr="00B33663">
        <w:rPr>
          <w:sz w:val="26"/>
        </w:rPr>
        <w:t>arrive</w:t>
      </w:r>
      <w:r w:rsidRPr="00B33663">
        <w:rPr>
          <w:spacing w:val="1"/>
          <w:sz w:val="26"/>
        </w:rPr>
        <w:t xml:space="preserve"> </w:t>
      </w:r>
      <w:r w:rsidRPr="00B33663">
        <w:rPr>
          <w:sz w:val="26"/>
        </w:rPr>
        <w:t>because</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following</w:t>
      </w:r>
      <w:r w:rsidRPr="00B33663">
        <w:rPr>
          <w:spacing w:val="1"/>
          <w:sz w:val="26"/>
        </w:rPr>
        <w:t xml:space="preserve"> </w:t>
      </w:r>
      <w:r w:rsidRPr="00B33663">
        <w:rPr>
          <w:sz w:val="26"/>
        </w:rPr>
        <w:t>three</w:t>
      </w:r>
      <w:r w:rsidRPr="00B33663">
        <w:rPr>
          <w:spacing w:val="1"/>
          <w:sz w:val="26"/>
        </w:rPr>
        <w:t xml:space="preserve"> </w:t>
      </w:r>
      <w:r w:rsidRPr="00B33663">
        <w:rPr>
          <w:sz w:val="26"/>
        </w:rPr>
        <w:t>scenarios</w:t>
      </w:r>
      <w:r w:rsidRPr="00B33663">
        <w:rPr>
          <w:spacing w:val="-2"/>
          <w:sz w:val="26"/>
        </w:rPr>
        <w:t xml:space="preserve"> </w:t>
      </w:r>
      <w:r w:rsidRPr="00B33663">
        <w:rPr>
          <w:sz w:val="26"/>
        </w:rPr>
        <w:t>:</w:t>
      </w:r>
    </w:p>
    <w:p w14:paraId="1B27296B" w14:textId="77777777" w:rsidR="00CD7E1A" w:rsidRPr="00B33663" w:rsidRDefault="00A42A03" w:rsidP="00E700C1">
      <w:pPr>
        <w:pStyle w:val="ListParagraph"/>
        <w:numPr>
          <w:ilvl w:val="0"/>
          <w:numId w:val="34"/>
        </w:numPr>
        <w:tabs>
          <w:tab w:val="left" w:pos="1921"/>
        </w:tabs>
        <w:rPr>
          <w:sz w:val="26"/>
        </w:rPr>
      </w:pPr>
      <w:r w:rsidRPr="00B33663">
        <w:rPr>
          <w:sz w:val="26"/>
        </w:rPr>
        <w:t>Original</w:t>
      </w:r>
      <w:r w:rsidRPr="00B33663">
        <w:rPr>
          <w:spacing w:val="-3"/>
          <w:sz w:val="26"/>
        </w:rPr>
        <w:t xml:space="preserve"> </w:t>
      </w:r>
      <w:r w:rsidRPr="00B33663">
        <w:rPr>
          <w:sz w:val="26"/>
        </w:rPr>
        <w:t>frame</w:t>
      </w:r>
      <w:r w:rsidRPr="00B33663">
        <w:rPr>
          <w:spacing w:val="-2"/>
          <w:sz w:val="26"/>
        </w:rPr>
        <w:t xml:space="preserve"> </w:t>
      </w:r>
      <w:r w:rsidRPr="00B33663">
        <w:rPr>
          <w:sz w:val="26"/>
        </w:rPr>
        <w:t>is</w:t>
      </w:r>
      <w:r w:rsidRPr="00B33663">
        <w:rPr>
          <w:spacing w:val="-2"/>
          <w:sz w:val="26"/>
        </w:rPr>
        <w:t xml:space="preserve"> </w:t>
      </w:r>
      <w:r w:rsidRPr="00B33663">
        <w:rPr>
          <w:sz w:val="26"/>
        </w:rPr>
        <w:t>lost</w:t>
      </w:r>
    </w:p>
    <w:p w14:paraId="4E6163E2" w14:textId="77777777" w:rsidR="00CD7E1A" w:rsidRPr="00B33663" w:rsidRDefault="00A42A03" w:rsidP="00E700C1">
      <w:pPr>
        <w:pStyle w:val="ListParagraph"/>
        <w:numPr>
          <w:ilvl w:val="0"/>
          <w:numId w:val="34"/>
        </w:numPr>
        <w:tabs>
          <w:tab w:val="left" w:pos="1921"/>
        </w:tabs>
        <w:spacing w:line="298" w:lineRule="exact"/>
        <w:rPr>
          <w:sz w:val="26"/>
        </w:rPr>
      </w:pPr>
      <w:r w:rsidRPr="00B33663">
        <w:rPr>
          <w:sz w:val="26"/>
        </w:rPr>
        <w:t>ACK</w:t>
      </w:r>
      <w:r w:rsidRPr="00B33663">
        <w:rPr>
          <w:spacing w:val="-2"/>
          <w:sz w:val="26"/>
        </w:rPr>
        <w:t xml:space="preserve"> </w:t>
      </w:r>
      <w:r w:rsidRPr="00B33663">
        <w:rPr>
          <w:sz w:val="26"/>
        </w:rPr>
        <w:t>is</w:t>
      </w:r>
      <w:r w:rsidRPr="00B33663">
        <w:rPr>
          <w:spacing w:val="-1"/>
          <w:sz w:val="26"/>
        </w:rPr>
        <w:t xml:space="preserve"> </w:t>
      </w:r>
      <w:r w:rsidRPr="00B33663">
        <w:rPr>
          <w:sz w:val="26"/>
        </w:rPr>
        <w:t>lost</w:t>
      </w:r>
    </w:p>
    <w:p w14:paraId="60AF7F3B" w14:textId="77777777" w:rsidR="00CD7E1A" w:rsidRPr="00B33663" w:rsidRDefault="00A42A03" w:rsidP="00E700C1">
      <w:pPr>
        <w:pStyle w:val="ListParagraph"/>
        <w:numPr>
          <w:ilvl w:val="0"/>
          <w:numId w:val="34"/>
        </w:numPr>
        <w:tabs>
          <w:tab w:val="left" w:pos="1921"/>
        </w:tabs>
        <w:spacing w:line="298" w:lineRule="exact"/>
        <w:rPr>
          <w:sz w:val="26"/>
        </w:rPr>
      </w:pPr>
      <w:r w:rsidRPr="00B33663">
        <w:rPr>
          <w:sz w:val="26"/>
        </w:rPr>
        <w:t>ACK</w:t>
      </w:r>
      <w:r w:rsidRPr="00B33663">
        <w:rPr>
          <w:spacing w:val="-3"/>
          <w:sz w:val="26"/>
        </w:rPr>
        <w:t xml:space="preserve"> </w:t>
      </w:r>
      <w:r w:rsidRPr="00B33663">
        <w:rPr>
          <w:sz w:val="26"/>
        </w:rPr>
        <w:t>arrives</w:t>
      </w:r>
      <w:r w:rsidRPr="00B33663">
        <w:rPr>
          <w:spacing w:val="-2"/>
          <w:sz w:val="26"/>
        </w:rPr>
        <w:t xml:space="preserve"> </w:t>
      </w:r>
      <w:r w:rsidRPr="00B33663">
        <w:rPr>
          <w:sz w:val="26"/>
        </w:rPr>
        <w:t>after</w:t>
      </w:r>
      <w:r w:rsidRPr="00B33663">
        <w:rPr>
          <w:spacing w:val="-2"/>
          <w:sz w:val="26"/>
        </w:rPr>
        <w:t xml:space="preserve"> </w:t>
      </w:r>
      <w:r w:rsidRPr="00B33663">
        <w:rPr>
          <w:sz w:val="26"/>
        </w:rPr>
        <w:t>the</w:t>
      </w:r>
      <w:r w:rsidRPr="00B33663">
        <w:rPr>
          <w:spacing w:val="-2"/>
          <w:sz w:val="26"/>
        </w:rPr>
        <w:t xml:space="preserve"> </w:t>
      </w:r>
      <w:r w:rsidRPr="00B33663">
        <w:rPr>
          <w:sz w:val="26"/>
        </w:rPr>
        <w:t>timeout</w:t>
      </w:r>
    </w:p>
    <w:p w14:paraId="1C78328B" w14:textId="77777777" w:rsidR="00CD7E1A" w:rsidRPr="00B33663" w:rsidRDefault="00A42A03">
      <w:pPr>
        <w:pStyle w:val="BodyText"/>
        <w:spacing w:before="6"/>
        <w:ind w:left="0"/>
        <w:rPr>
          <w:sz w:val="22"/>
        </w:rPr>
      </w:pPr>
      <w:r w:rsidRPr="00B33663">
        <w:rPr>
          <w:noProof/>
          <w:lang w:val="en-IN" w:eastAsia="en-IN"/>
        </w:rPr>
        <w:drawing>
          <wp:anchor distT="0" distB="0" distL="0" distR="0" simplePos="0" relativeHeight="251608576" behindDoc="0" locked="0" layoutInCell="1" allowOverlap="1" wp14:anchorId="7BFAAE34" wp14:editId="07777777">
            <wp:simplePos x="0" y="0"/>
            <wp:positionH relativeFrom="page">
              <wp:posOffset>1608568</wp:posOffset>
            </wp:positionH>
            <wp:positionV relativeFrom="paragraph">
              <wp:posOffset>189277</wp:posOffset>
            </wp:positionV>
            <wp:extent cx="4607566" cy="2285904"/>
            <wp:effectExtent l="0" t="0" r="0" b="0"/>
            <wp:wrapTopAndBottom/>
            <wp:docPr id="3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a:blip r:embed="rId29" cstate="print"/>
                    <a:stretch>
                      <a:fillRect/>
                    </a:stretch>
                  </pic:blipFill>
                  <pic:spPr>
                    <a:xfrm>
                      <a:off x="0" y="0"/>
                      <a:ext cx="4607566" cy="2285904"/>
                    </a:xfrm>
                    <a:prstGeom prst="rect">
                      <a:avLst/>
                    </a:prstGeom>
                  </pic:spPr>
                </pic:pic>
              </a:graphicData>
            </a:graphic>
          </wp:anchor>
        </w:drawing>
      </w:r>
    </w:p>
    <w:p w14:paraId="52E56223" w14:textId="77777777" w:rsidR="00CD7E1A" w:rsidRPr="00B33663" w:rsidRDefault="00CD7E1A">
      <w:pPr>
        <w:pStyle w:val="BodyText"/>
        <w:spacing w:before="5"/>
        <w:ind w:left="0"/>
        <w:rPr>
          <w:sz w:val="32"/>
        </w:rPr>
      </w:pPr>
    </w:p>
    <w:p w14:paraId="390A44F9" w14:textId="77777777" w:rsidR="00CD7E1A" w:rsidRPr="00B33663" w:rsidRDefault="00A42A03">
      <w:pPr>
        <w:pStyle w:val="Heading4"/>
        <w:spacing w:line="296" w:lineRule="exact"/>
      </w:pPr>
      <w:r w:rsidRPr="00B33663">
        <w:t>Advantage</w:t>
      </w:r>
      <w:r w:rsidRPr="00B33663">
        <w:rPr>
          <w:spacing w:val="-1"/>
        </w:rPr>
        <w:t xml:space="preserve"> </w:t>
      </w:r>
      <w:r w:rsidRPr="00B33663">
        <w:t>of</w:t>
      </w:r>
      <w:r w:rsidRPr="00B33663">
        <w:rPr>
          <w:spacing w:val="-1"/>
        </w:rPr>
        <w:t xml:space="preserve"> </w:t>
      </w:r>
      <w:r w:rsidRPr="00B33663">
        <w:t>Stop-and-wait</w:t>
      </w:r>
    </w:p>
    <w:p w14:paraId="36009C30" w14:textId="77777777" w:rsidR="00CD7E1A" w:rsidRPr="00B33663" w:rsidRDefault="00A42A03" w:rsidP="00E700C1">
      <w:pPr>
        <w:pStyle w:val="ListParagraph"/>
        <w:numPr>
          <w:ilvl w:val="0"/>
          <w:numId w:val="35"/>
        </w:numPr>
        <w:tabs>
          <w:tab w:val="left" w:pos="1201"/>
        </w:tabs>
        <w:spacing w:before="2" w:line="235" w:lineRule="auto"/>
        <w:ind w:right="1714"/>
        <w:rPr>
          <w:sz w:val="26"/>
        </w:rPr>
      </w:pPr>
      <w:r w:rsidRPr="00B33663">
        <w:rPr>
          <w:sz w:val="26"/>
        </w:rPr>
        <w:t>The Stop-and-wait method is simple as each frame is checked and</w:t>
      </w:r>
      <w:r w:rsidRPr="00B33663">
        <w:rPr>
          <w:spacing w:val="-63"/>
          <w:sz w:val="26"/>
        </w:rPr>
        <w:t xml:space="preserve"> </w:t>
      </w:r>
      <w:r w:rsidRPr="00B33663">
        <w:rPr>
          <w:sz w:val="26"/>
        </w:rPr>
        <w:t>acknowledged</w:t>
      </w:r>
      <w:r w:rsidRPr="00B33663">
        <w:rPr>
          <w:spacing w:val="-1"/>
          <w:sz w:val="26"/>
        </w:rPr>
        <w:t xml:space="preserve"> </w:t>
      </w:r>
      <w:r w:rsidRPr="00B33663">
        <w:rPr>
          <w:sz w:val="26"/>
        </w:rPr>
        <w:t>before the next frame is</w:t>
      </w:r>
      <w:r w:rsidRPr="00B33663">
        <w:rPr>
          <w:spacing w:val="-1"/>
          <w:sz w:val="26"/>
        </w:rPr>
        <w:t xml:space="preserve"> </w:t>
      </w:r>
      <w:r w:rsidRPr="00B33663">
        <w:rPr>
          <w:sz w:val="26"/>
        </w:rPr>
        <w:t>sent</w:t>
      </w:r>
    </w:p>
    <w:p w14:paraId="07547A01" w14:textId="77777777" w:rsidR="00CD7E1A" w:rsidRPr="00B33663" w:rsidRDefault="00CD7E1A">
      <w:pPr>
        <w:pStyle w:val="BodyText"/>
        <w:spacing w:before="9"/>
        <w:ind w:left="0"/>
      </w:pPr>
    </w:p>
    <w:p w14:paraId="31ACBDE6" w14:textId="77777777" w:rsidR="00CD7E1A" w:rsidRPr="00B33663" w:rsidRDefault="00A42A03">
      <w:pPr>
        <w:pStyle w:val="Heading4"/>
        <w:spacing w:line="296" w:lineRule="exact"/>
      </w:pPr>
      <w:r w:rsidRPr="00B33663">
        <w:t>Disadvantages</w:t>
      </w:r>
      <w:r w:rsidRPr="00B33663">
        <w:rPr>
          <w:spacing w:val="-3"/>
        </w:rPr>
        <w:t xml:space="preserve"> </w:t>
      </w:r>
      <w:r w:rsidRPr="00B33663">
        <w:t>of</w:t>
      </w:r>
      <w:r w:rsidRPr="00B33663">
        <w:rPr>
          <w:spacing w:val="-2"/>
        </w:rPr>
        <w:t xml:space="preserve"> </w:t>
      </w:r>
      <w:r w:rsidRPr="00B33663">
        <w:t>Stop-And-Wait</w:t>
      </w:r>
    </w:p>
    <w:p w14:paraId="12D666C5" w14:textId="77777777" w:rsidR="00CD7E1A" w:rsidRPr="00B33663" w:rsidRDefault="00A42A03" w:rsidP="00E700C1">
      <w:pPr>
        <w:pStyle w:val="ListParagraph"/>
        <w:numPr>
          <w:ilvl w:val="0"/>
          <w:numId w:val="35"/>
        </w:numPr>
        <w:tabs>
          <w:tab w:val="left" w:pos="1201"/>
        </w:tabs>
        <w:spacing w:before="2" w:line="235" w:lineRule="auto"/>
        <w:ind w:right="641"/>
        <w:rPr>
          <w:sz w:val="26"/>
        </w:rPr>
      </w:pPr>
      <w:r w:rsidRPr="00B33663">
        <w:rPr>
          <w:sz w:val="26"/>
        </w:rPr>
        <w:t>In</w:t>
      </w:r>
      <w:r w:rsidRPr="00B33663">
        <w:rPr>
          <w:spacing w:val="24"/>
          <w:sz w:val="26"/>
        </w:rPr>
        <w:t xml:space="preserve"> </w:t>
      </w:r>
      <w:r w:rsidRPr="00B33663">
        <w:rPr>
          <w:sz w:val="26"/>
        </w:rPr>
        <w:t>stop-and-wait,</w:t>
      </w:r>
      <w:r w:rsidRPr="00B33663">
        <w:rPr>
          <w:spacing w:val="28"/>
          <w:sz w:val="26"/>
        </w:rPr>
        <w:t xml:space="preserve"> </w:t>
      </w:r>
      <w:r w:rsidRPr="00B33663">
        <w:rPr>
          <w:sz w:val="26"/>
        </w:rPr>
        <w:t>at</w:t>
      </w:r>
      <w:r w:rsidRPr="00B33663">
        <w:rPr>
          <w:spacing w:val="27"/>
          <w:sz w:val="26"/>
        </w:rPr>
        <w:t xml:space="preserve"> </w:t>
      </w:r>
      <w:r w:rsidRPr="00B33663">
        <w:rPr>
          <w:sz w:val="26"/>
        </w:rPr>
        <w:t>any</w:t>
      </w:r>
      <w:r w:rsidRPr="00B33663">
        <w:rPr>
          <w:spacing w:val="25"/>
          <w:sz w:val="26"/>
        </w:rPr>
        <w:t xml:space="preserve"> </w:t>
      </w:r>
      <w:r w:rsidRPr="00B33663">
        <w:rPr>
          <w:sz w:val="26"/>
        </w:rPr>
        <w:t>point</w:t>
      </w:r>
      <w:r w:rsidRPr="00B33663">
        <w:rPr>
          <w:spacing w:val="28"/>
          <w:sz w:val="26"/>
        </w:rPr>
        <w:t xml:space="preserve"> </w:t>
      </w:r>
      <w:r w:rsidRPr="00B33663">
        <w:rPr>
          <w:sz w:val="26"/>
        </w:rPr>
        <w:t>in</w:t>
      </w:r>
      <w:r w:rsidRPr="00B33663">
        <w:rPr>
          <w:spacing w:val="25"/>
          <w:sz w:val="26"/>
        </w:rPr>
        <w:t xml:space="preserve"> </w:t>
      </w:r>
      <w:r w:rsidRPr="00B33663">
        <w:rPr>
          <w:sz w:val="26"/>
        </w:rPr>
        <w:t>time,</w:t>
      </w:r>
      <w:r w:rsidRPr="00B33663">
        <w:rPr>
          <w:spacing w:val="26"/>
          <w:sz w:val="26"/>
        </w:rPr>
        <w:t xml:space="preserve"> </w:t>
      </w:r>
      <w:r w:rsidRPr="00B33663">
        <w:rPr>
          <w:sz w:val="26"/>
        </w:rPr>
        <w:t>there</w:t>
      </w:r>
      <w:r w:rsidRPr="00B33663">
        <w:rPr>
          <w:spacing w:val="26"/>
          <w:sz w:val="26"/>
        </w:rPr>
        <w:t xml:space="preserve"> </w:t>
      </w:r>
      <w:r w:rsidRPr="00B33663">
        <w:rPr>
          <w:sz w:val="26"/>
        </w:rPr>
        <w:t>is</w:t>
      </w:r>
      <w:r w:rsidRPr="00B33663">
        <w:rPr>
          <w:spacing w:val="30"/>
          <w:sz w:val="26"/>
        </w:rPr>
        <w:t xml:space="preserve"> </w:t>
      </w:r>
      <w:r w:rsidRPr="00B33663">
        <w:rPr>
          <w:sz w:val="26"/>
        </w:rPr>
        <w:t>only</w:t>
      </w:r>
      <w:r w:rsidRPr="00B33663">
        <w:rPr>
          <w:spacing w:val="23"/>
          <w:sz w:val="26"/>
        </w:rPr>
        <w:t xml:space="preserve"> </w:t>
      </w:r>
      <w:r w:rsidRPr="00B33663">
        <w:rPr>
          <w:sz w:val="26"/>
        </w:rPr>
        <w:t>one</w:t>
      </w:r>
      <w:r w:rsidRPr="00B33663">
        <w:rPr>
          <w:spacing w:val="25"/>
          <w:sz w:val="26"/>
        </w:rPr>
        <w:t xml:space="preserve"> </w:t>
      </w:r>
      <w:r w:rsidRPr="00B33663">
        <w:rPr>
          <w:sz w:val="26"/>
        </w:rPr>
        <w:t>frame</w:t>
      </w:r>
      <w:r w:rsidRPr="00B33663">
        <w:rPr>
          <w:spacing w:val="25"/>
          <w:sz w:val="26"/>
        </w:rPr>
        <w:t xml:space="preserve"> </w:t>
      </w:r>
      <w:r w:rsidRPr="00B33663">
        <w:rPr>
          <w:sz w:val="26"/>
        </w:rPr>
        <w:t>that</w:t>
      </w:r>
      <w:r w:rsidRPr="00B33663">
        <w:rPr>
          <w:spacing w:val="28"/>
          <w:sz w:val="26"/>
        </w:rPr>
        <w:t xml:space="preserve"> </w:t>
      </w:r>
      <w:r w:rsidRPr="00B33663">
        <w:rPr>
          <w:sz w:val="26"/>
        </w:rPr>
        <w:t>is</w:t>
      </w:r>
      <w:r w:rsidRPr="00B33663">
        <w:rPr>
          <w:spacing w:val="26"/>
          <w:sz w:val="26"/>
        </w:rPr>
        <w:t xml:space="preserve"> </w:t>
      </w:r>
      <w:r w:rsidRPr="00B33663">
        <w:rPr>
          <w:sz w:val="26"/>
        </w:rPr>
        <w:t>sent</w:t>
      </w:r>
      <w:r w:rsidRPr="00B33663">
        <w:rPr>
          <w:spacing w:val="-62"/>
          <w:sz w:val="26"/>
        </w:rPr>
        <w:t xml:space="preserve"> </w:t>
      </w:r>
      <w:r w:rsidRPr="00B33663">
        <w:rPr>
          <w:sz w:val="26"/>
        </w:rPr>
        <w:t>and</w:t>
      </w:r>
      <w:r w:rsidRPr="00B33663">
        <w:rPr>
          <w:spacing w:val="-1"/>
          <w:sz w:val="26"/>
        </w:rPr>
        <w:t xml:space="preserve"> </w:t>
      </w:r>
      <w:r w:rsidRPr="00B33663">
        <w:rPr>
          <w:sz w:val="26"/>
        </w:rPr>
        <w:t>waiting</w:t>
      </w:r>
      <w:r w:rsidRPr="00B33663">
        <w:rPr>
          <w:spacing w:val="1"/>
          <w:sz w:val="26"/>
        </w:rPr>
        <w:t xml:space="preserve"> </w:t>
      </w:r>
      <w:r w:rsidRPr="00B33663">
        <w:rPr>
          <w:sz w:val="26"/>
        </w:rPr>
        <w:t>to be acknowledged.</w:t>
      </w:r>
    </w:p>
    <w:p w14:paraId="471401F9" w14:textId="77777777" w:rsidR="00CD7E1A" w:rsidRPr="00B33663" w:rsidRDefault="00A42A03" w:rsidP="00E700C1">
      <w:pPr>
        <w:pStyle w:val="ListParagraph"/>
        <w:numPr>
          <w:ilvl w:val="0"/>
          <w:numId w:val="35"/>
        </w:numPr>
        <w:tabs>
          <w:tab w:val="left" w:pos="1201"/>
        </w:tabs>
        <w:spacing w:before="3" w:line="301" w:lineRule="exact"/>
        <w:ind w:hanging="361"/>
        <w:rPr>
          <w:sz w:val="26"/>
        </w:rPr>
      </w:pPr>
      <w:r w:rsidRPr="00B33663">
        <w:rPr>
          <w:sz w:val="26"/>
        </w:rPr>
        <w:t>This</w:t>
      </w:r>
      <w:r w:rsidRPr="00B33663">
        <w:rPr>
          <w:spacing w:val="-3"/>
          <w:sz w:val="26"/>
        </w:rPr>
        <w:t xml:space="preserve"> </w:t>
      </w:r>
      <w:r w:rsidRPr="00B33663">
        <w:rPr>
          <w:sz w:val="26"/>
        </w:rPr>
        <w:t>is</w:t>
      </w:r>
      <w:r w:rsidRPr="00B33663">
        <w:rPr>
          <w:spacing w:val="-3"/>
          <w:sz w:val="26"/>
        </w:rPr>
        <w:t xml:space="preserve"> </w:t>
      </w:r>
      <w:r w:rsidRPr="00B33663">
        <w:rPr>
          <w:sz w:val="26"/>
        </w:rPr>
        <w:t>not</w:t>
      </w:r>
      <w:r w:rsidRPr="00B33663">
        <w:rPr>
          <w:spacing w:val="-1"/>
          <w:sz w:val="26"/>
        </w:rPr>
        <w:t xml:space="preserve"> </w:t>
      </w:r>
      <w:r w:rsidRPr="00B33663">
        <w:rPr>
          <w:sz w:val="26"/>
        </w:rPr>
        <w:t>a</w:t>
      </w:r>
      <w:r w:rsidRPr="00B33663">
        <w:rPr>
          <w:spacing w:val="-2"/>
          <w:sz w:val="26"/>
        </w:rPr>
        <w:t xml:space="preserve"> </w:t>
      </w:r>
      <w:r w:rsidRPr="00B33663">
        <w:rPr>
          <w:sz w:val="26"/>
        </w:rPr>
        <w:t>good</w:t>
      </w:r>
      <w:r w:rsidRPr="00B33663">
        <w:rPr>
          <w:spacing w:val="-1"/>
          <w:sz w:val="26"/>
        </w:rPr>
        <w:t xml:space="preserve"> </w:t>
      </w:r>
      <w:r w:rsidRPr="00B33663">
        <w:rPr>
          <w:sz w:val="26"/>
        </w:rPr>
        <w:t>use</w:t>
      </w:r>
      <w:r w:rsidRPr="00B33663">
        <w:rPr>
          <w:spacing w:val="-1"/>
          <w:sz w:val="26"/>
        </w:rPr>
        <w:t xml:space="preserve"> </w:t>
      </w:r>
      <w:r w:rsidRPr="00B33663">
        <w:rPr>
          <w:sz w:val="26"/>
        </w:rPr>
        <w:t>of transmission</w:t>
      </w:r>
      <w:r w:rsidRPr="00B33663">
        <w:rPr>
          <w:spacing w:val="-1"/>
          <w:sz w:val="26"/>
        </w:rPr>
        <w:t xml:space="preserve"> </w:t>
      </w:r>
      <w:r w:rsidRPr="00B33663">
        <w:rPr>
          <w:sz w:val="26"/>
        </w:rPr>
        <w:t>medium.</w:t>
      </w:r>
    </w:p>
    <w:p w14:paraId="6E708C13" w14:textId="77777777" w:rsidR="00CD7E1A" w:rsidRPr="00B33663" w:rsidRDefault="00A42A03" w:rsidP="00E700C1">
      <w:pPr>
        <w:pStyle w:val="ListParagraph"/>
        <w:numPr>
          <w:ilvl w:val="0"/>
          <w:numId w:val="35"/>
        </w:numPr>
        <w:tabs>
          <w:tab w:val="left" w:pos="1201"/>
        </w:tabs>
        <w:spacing w:before="3" w:line="235" w:lineRule="auto"/>
        <w:ind w:right="643"/>
        <w:rPr>
          <w:sz w:val="26"/>
        </w:rPr>
      </w:pPr>
      <w:r w:rsidRPr="00B33663">
        <w:rPr>
          <w:sz w:val="26"/>
        </w:rPr>
        <w:t>To</w:t>
      </w:r>
      <w:r w:rsidRPr="00B33663">
        <w:rPr>
          <w:spacing w:val="24"/>
          <w:sz w:val="26"/>
        </w:rPr>
        <w:t xml:space="preserve"> </w:t>
      </w:r>
      <w:r w:rsidRPr="00B33663">
        <w:rPr>
          <w:sz w:val="26"/>
        </w:rPr>
        <w:t>improve</w:t>
      </w:r>
      <w:r w:rsidRPr="00B33663">
        <w:rPr>
          <w:spacing w:val="24"/>
          <w:sz w:val="26"/>
        </w:rPr>
        <w:t xml:space="preserve"> </w:t>
      </w:r>
      <w:r w:rsidRPr="00B33663">
        <w:rPr>
          <w:sz w:val="26"/>
        </w:rPr>
        <w:t>efficiency,</w:t>
      </w:r>
      <w:r w:rsidRPr="00B33663">
        <w:rPr>
          <w:spacing w:val="29"/>
          <w:sz w:val="26"/>
        </w:rPr>
        <w:t xml:space="preserve"> </w:t>
      </w:r>
      <w:r w:rsidRPr="00B33663">
        <w:rPr>
          <w:sz w:val="26"/>
        </w:rPr>
        <w:t>multiple</w:t>
      </w:r>
      <w:r w:rsidRPr="00B33663">
        <w:rPr>
          <w:spacing w:val="24"/>
          <w:sz w:val="26"/>
        </w:rPr>
        <w:t xml:space="preserve"> </w:t>
      </w:r>
      <w:r w:rsidRPr="00B33663">
        <w:rPr>
          <w:sz w:val="26"/>
        </w:rPr>
        <w:t>frames</w:t>
      </w:r>
      <w:r w:rsidRPr="00B33663">
        <w:rPr>
          <w:spacing w:val="27"/>
          <w:sz w:val="26"/>
        </w:rPr>
        <w:t xml:space="preserve"> </w:t>
      </w:r>
      <w:r w:rsidRPr="00B33663">
        <w:rPr>
          <w:sz w:val="26"/>
        </w:rPr>
        <w:t>should</w:t>
      </w:r>
      <w:r w:rsidRPr="00B33663">
        <w:rPr>
          <w:spacing w:val="24"/>
          <w:sz w:val="26"/>
        </w:rPr>
        <w:t xml:space="preserve"> </w:t>
      </w:r>
      <w:r w:rsidRPr="00B33663">
        <w:rPr>
          <w:sz w:val="26"/>
        </w:rPr>
        <w:t>be</w:t>
      </w:r>
      <w:r w:rsidRPr="00B33663">
        <w:rPr>
          <w:spacing w:val="27"/>
          <w:sz w:val="26"/>
        </w:rPr>
        <w:t xml:space="preserve"> </w:t>
      </w:r>
      <w:r w:rsidRPr="00B33663">
        <w:rPr>
          <w:sz w:val="26"/>
        </w:rPr>
        <w:t>in</w:t>
      </w:r>
      <w:r w:rsidRPr="00B33663">
        <w:rPr>
          <w:spacing w:val="26"/>
          <w:sz w:val="26"/>
        </w:rPr>
        <w:t xml:space="preserve"> </w:t>
      </w:r>
      <w:r w:rsidRPr="00B33663">
        <w:rPr>
          <w:sz w:val="26"/>
        </w:rPr>
        <w:t>transition</w:t>
      </w:r>
      <w:r w:rsidRPr="00B33663">
        <w:rPr>
          <w:spacing w:val="24"/>
          <w:sz w:val="26"/>
        </w:rPr>
        <w:t xml:space="preserve"> </w:t>
      </w:r>
      <w:r w:rsidRPr="00B33663">
        <w:rPr>
          <w:sz w:val="26"/>
        </w:rPr>
        <w:t>while</w:t>
      </w:r>
      <w:r w:rsidRPr="00B33663">
        <w:rPr>
          <w:spacing w:val="-62"/>
          <w:sz w:val="26"/>
        </w:rPr>
        <w:t xml:space="preserve"> </w:t>
      </w:r>
      <w:r w:rsidRPr="00B33663">
        <w:rPr>
          <w:sz w:val="26"/>
        </w:rPr>
        <w:t>waiting</w:t>
      </w:r>
      <w:r w:rsidRPr="00B33663">
        <w:rPr>
          <w:spacing w:val="-2"/>
          <w:sz w:val="26"/>
        </w:rPr>
        <w:t xml:space="preserve"> </w:t>
      </w:r>
      <w:r w:rsidRPr="00B33663">
        <w:rPr>
          <w:sz w:val="26"/>
        </w:rPr>
        <w:t>for</w:t>
      </w:r>
      <w:r w:rsidRPr="00B33663">
        <w:rPr>
          <w:spacing w:val="-1"/>
          <w:sz w:val="26"/>
        </w:rPr>
        <w:t xml:space="preserve"> </w:t>
      </w:r>
      <w:r w:rsidRPr="00B33663">
        <w:rPr>
          <w:sz w:val="26"/>
        </w:rPr>
        <w:t>ACK.</w:t>
      </w:r>
    </w:p>
    <w:p w14:paraId="5043CB0F" w14:textId="77777777" w:rsidR="00CD7E1A" w:rsidRPr="00B33663" w:rsidRDefault="00CD7E1A">
      <w:pPr>
        <w:spacing w:line="235"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7459315"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7C1F100D">
          <v:group id="_x0000_s1136" style="width:436.3pt;height:4.45pt;mso-position-horizontal-relative:char;mso-position-vertical-relative:line" coordsize="8726,89">
            <v:shape id="_x0000_s1137" style="position:absolute;width:8726;height:89" coordsize="8726,89" o:spt="100" adj="0,,0" path="m8726,29l,29,,89r8726,l8726,29xm8726,l,,,14r8726,l8726,xe" fillcolor="#612322" stroked="f">
              <v:stroke joinstyle="round"/>
              <v:formulas/>
              <v:path arrowok="t" o:connecttype="segments"/>
            </v:shape>
            <w10:anchorlock/>
          </v:group>
        </w:pict>
      </w:r>
    </w:p>
    <w:p w14:paraId="6537F28F" w14:textId="77777777" w:rsidR="00CD7E1A" w:rsidRPr="00B33663" w:rsidRDefault="00CD7E1A">
      <w:pPr>
        <w:pStyle w:val="BodyText"/>
        <w:spacing w:before="2"/>
        <w:ind w:left="0"/>
        <w:rPr>
          <w:sz w:val="17"/>
        </w:rPr>
      </w:pPr>
    </w:p>
    <w:p w14:paraId="2B8A3A7E" w14:textId="77777777" w:rsidR="00CD7E1A" w:rsidRPr="00B33663" w:rsidRDefault="00A42A03">
      <w:pPr>
        <w:pStyle w:val="Heading4"/>
        <w:spacing w:before="89"/>
      </w:pPr>
      <w:r w:rsidRPr="00B33663">
        <w:rPr>
          <w:noProof/>
          <w:lang w:val="en-IN" w:eastAsia="en-IN"/>
        </w:rPr>
        <w:drawing>
          <wp:anchor distT="0" distB="0" distL="0" distR="0" simplePos="0" relativeHeight="251719168" behindDoc="1" locked="0" layoutInCell="1" allowOverlap="1" wp14:anchorId="440E6127" wp14:editId="07777777">
            <wp:simplePos x="0" y="0"/>
            <wp:positionH relativeFrom="page">
              <wp:posOffset>4133850</wp:posOffset>
            </wp:positionH>
            <wp:positionV relativeFrom="paragraph">
              <wp:posOffset>489937</wp:posOffset>
            </wp:positionV>
            <wp:extent cx="2152059" cy="2124075"/>
            <wp:effectExtent l="0" t="0" r="0" b="0"/>
            <wp:wrapNone/>
            <wp:docPr id="3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8.jpeg"/>
                    <pic:cNvPicPr/>
                  </pic:nvPicPr>
                  <pic:blipFill>
                    <a:blip r:embed="rId30" cstate="print"/>
                    <a:stretch>
                      <a:fillRect/>
                    </a:stretch>
                  </pic:blipFill>
                  <pic:spPr>
                    <a:xfrm>
                      <a:off x="0" y="0"/>
                      <a:ext cx="2152059" cy="2124075"/>
                    </a:xfrm>
                    <a:prstGeom prst="rect">
                      <a:avLst/>
                    </a:prstGeom>
                  </pic:spPr>
                </pic:pic>
              </a:graphicData>
            </a:graphic>
          </wp:anchor>
        </w:drawing>
      </w:r>
      <w:r w:rsidRPr="00B33663">
        <w:t>PIGGYBACKING</w:t>
      </w:r>
    </w:p>
    <w:p w14:paraId="66F1F110" w14:textId="77777777" w:rsidR="00CD7E1A" w:rsidRPr="00B33663" w:rsidRDefault="00EB3154">
      <w:pPr>
        <w:pStyle w:val="BodyText"/>
        <w:spacing w:before="7"/>
        <w:ind w:left="0"/>
        <w:rPr>
          <w:b/>
          <w:sz w:val="22"/>
        </w:rPr>
      </w:pPr>
      <w:r w:rsidRPr="00B33663">
        <w:pict w14:anchorId="09D14A2A">
          <v:group id="_x0000_s1133" style="position:absolute;margin-left:84.4pt;margin-top:14.95pt;width:444.7pt;height:183.3pt;z-index:-15710208;mso-wrap-distance-left:0;mso-wrap-distance-right:0;mso-position-horizontal-relative:page" coordorigin="1688,299" coordsize="8894,3666">
            <v:shape id="_x0000_s1135" style="position:absolute;left:1697;top:299;width:8885;height:3666" coordorigin="1697,299" coordsize="8885,3666" o:spt="100" adj="0,,0" path="m10582,309r-10,l10572,3955r-4434,l6138,309r-9,l6129,3955r-4432,l1697,3965r4432,l6129,3965r9,l10572,3965r10,l10582,3955r,-3646xm10582,299r-10,l6138,299r-9,l6129,299r-4432,l1697,309r4432,l6129,309r9,l10572,309r10,l10582,299xe" fillcolor="black" stroked="f">
              <v:stroke joinstyle="round"/>
              <v:formulas/>
              <v:path arrowok="t" o:connecttype="segments"/>
            </v:shape>
            <v:shape id="_x0000_s1134" type="#_x0000_t202" style="position:absolute;left:1692;top:304;width:4441;height:3656" filled="f" strokeweight=".48pt">
              <v:textbox inset="0,0,0,0">
                <w:txbxContent>
                  <w:p w14:paraId="67B7E42C" w14:textId="77777777" w:rsidR="00EB3154" w:rsidRDefault="00EB3154" w:rsidP="00E700C1">
                    <w:pPr>
                      <w:numPr>
                        <w:ilvl w:val="0"/>
                        <w:numId w:val="33"/>
                      </w:numPr>
                      <w:tabs>
                        <w:tab w:val="left" w:pos="564"/>
                      </w:tabs>
                      <w:spacing w:line="237" w:lineRule="auto"/>
                      <w:ind w:right="104"/>
                      <w:jc w:val="both"/>
                      <w:rPr>
                        <w:sz w:val="26"/>
                      </w:rPr>
                    </w:pPr>
                    <w:r>
                      <w:rPr>
                        <w:sz w:val="26"/>
                      </w:rPr>
                      <w:t>A method to combine a data frame</w:t>
                    </w:r>
                    <w:r>
                      <w:rPr>
                        <w:spacing w:val="1"/>
                        <w:sz w:val="26"/>
                      </w:rPr>
                      <w:t xml:space="preserve"> </w:t>
                    </w:r>
                    <w:r>
                      <w:rPr>
                        <w:sz w:val="26"/>
                      </w:rPr>
                      <w:t>with</w:t>
                    </w:r>
                    <w:r>
                      <w:rPr>
                        <w:spacing w:val="-2"/>
                        <w:sz w:val="26"/>
                      </w:rPr>
                      <w:t xml:space="preserve"> </w:t>
                    </w:r>
                    <w:r>
                      <w:rPr>
                        <w:sz w:val="26"/>
                      </w:rPr>
                      <w:t>ACK.</w:t>
                    </w:r>
                  </w:p>
                  <w:p w14:paraId="7C100A39" w14:textId="77777777" w:rsidR="00EB3154" w:rsidRDefault="00EB3154" w:rsidP="00E700C1">
                    <w:pPr>
                      <w:numPr>
                        <w:ilvl w:val="0"/>
                        <w:numId w:val="33"/>
                      </w:numPr>
                      <w:tabs>
                        <w:tab w:val="left" w:pos="564"/>
                      </w:tabs>
                      <w:spacing w:line="300" w:lineRule="exact"/>
                      <w:jc w:val="both"/>
                      <w:rPr>
                        <w:sz w:val="26"/>
                      </w:rPr>
                    </w:pPr>
                    <w:r>
                      <w:rPr>
                        <w:sz w:val="26"/>
                      </w:rPr>
                      <w:t>Piggybacking</w:t>
                    </w:r>
                    <w:r>
                      <w:rPr>
                        <w:spacing w:val="-3"/>
                        <w:sz w:val="26"/>
                      </w:rPr>
                      <w:t xml:space="preserve"> </w:t>
                    </w:r>
                    <w:r>
                      <w:rPr>
                        <w:sz w:val="26"/>
                      </w:rPr>
                      <w:t>saves</w:t>
                    </w:r>
                    <w:r>
                      <w:rPr>
                        <w:spacing w:val="-3"/>
                        <w:sz w:val="26"/>
                      </w:rPr>
                      <w:t xml:space="preserve"> </w:t>
                    </w:r>
                    <w:r>
                      <w:rPr>
                        <w:sz w:val="26"/>
                      </w:rPr>
                      <w:t>bandwidth</w:t>
                    </w:r>
                  </w:p>
                  <w:p w14:paraId="455C98C9" w14:textId="77777777" w:rsidR="00EB3154" w:rsidRDefault="00EB3154" w:rsidP="00E700C1">
                    <w:pPr>
                      <w:numPr>
                        <w:ilvl w:val="0"/>
                        <w:numId w:val="33"/>
                      </w:numPr>
                      <w:tabs>
                        <w:tab w:val="left" w:pos="564"/>
                      </w:tabs>
                      <w:spacing w:line="237" w:lineRule="auto"/>
                      <w:ind w:right="104"/>
                      <w:jc w:val="both"/>
                      <w:rPr>
                        <w:sz w:val="26"/>
                      </w:rPr>
                    </w:pPr>
                    <w:r>
                      <w:rPr>
                        <w:sz w:val="26"/>
                      </w:rPr>
                      <w:t>Station A and B both have data to</w:t>
                    </w:r>
                    <w:r>
                      <w:rPr>
                        <w:spacing w:val="1"/>
                        <w:sz w:val="26"/>
                      </w:rPr>
                      <w:t xml:space="preserve"> </w:t>
                    </w:r>
                    <w:r>
                      <w:rPr>
                        <w:sz w:val="26"/>
                      </w:rPr>
                      <w:t>send.</w:t>
                    </w:r>
                  </w:p>
                  <w:p w14:paraId="254995F9" w14:textId="77777777" w:rsidR="00EB3154" w:rsidRDefault="00EB3154" w:rsidP="00E700C1">
                    <w:pPr>
                      <w:numPr>
                        <w:ilvl w:val="0"/>
                        <w:numId w:val="33"/>
                      </w:numPr>
                      <w:tabs>
                        <w:tab w:val="left" w:pos="564"/>
                      </w:tabs>
                      <w:spacing w:line="237" w:lineRule="auto"/>
                      <w:ind w:right="104"/>
                      <w:jc w:val="both"/>
                      <w:rPr>
                        <w:sz w:val="26"/>
                      </w:rPr>
                    </w:pPr>
                    <w:r>
                      <w:rPr>
                        <w:sz w:val="26"/>
                      </w:rPr>
                      <w:t>Instead</w:t>
                    </w:r>
                    <w:r>
                      <w:rPr>
                        <w:spacing w:val="1"/>
                        <w:sz w:val="26"/>
                      </w:rPr>
                      <w:t xml:space="preserve"> </w:t>
                    </w:r>
                    <w:r>
                      <w:rPr>
                        <w:sz w:val="26"/>
                      </w:rPr>
                      <w:t>of</w:t>
                    </w:r>
                    <w:r>
                      <w:rPr>
                        <w:spacing w:val="1"/>
                        <w:sz w:val="26"/>
                      </w:rPr>
                      <w:t xml:space="preserve"> </w:t>
                    </w:r>
                    <w:r>
                      <w:rPr>
                        <w:sz w:val="26"/>
                      </w:rPr>
                      <w:t>sending</w:t>
                    </w:r>
                    <w:r>
                      <w:rPr>
                        <w:spacing w:val="1"/>
                        <w:sz w:val="26"/>
                      </w:rPr>
                      <w:t xml:space="preserve"> </w:t>
                    </w:r>
                    <w:r>
                      <w:rPr>
                        <w:sz w:val="26"/>
                      </w:rPr>
                      <w:t>separately,</w:t>
                    </w:r>
                    <w:r>
                      <w:rPr>
                        <w:spacing w:val="1"/>
                        <w:sz w:val="26"/>
                      </w:rPr>
                      <w:t xml:space="preserve"> </w:t>
                    </w:r>
                    <w:r>
                      <w:rPr>
                        <w:sz w:val="26"/>
                      </w:rPr>
                      <w:t>station A sends a data frame that</w:t>
                    </w:r>
                    <w:r>
                      <w:rPr>
                        <w:spacing w:val="1"/>
                        <w:sz w:val="26"/>
                      </w:rPr>
                      <w:t xml:space="preserve"> </w:t>
                    </w:r>
                    <w:r>
                      <w:rPr>
                        <w:sz w:val="26"/>
                      </w:rPr>
                      <w:t>includes</w:t>
                    </w:r>
                    <w:r>
                      <w:rPr>
                        <w:spacing w:val="-2"/>
                        <w:sz w:val="26"/>
                      </w:rPr>
                      <w:t xml:space="preserve"> </w:t>
                    </w:r>
                    <w:r>
                      <w:rPr>
                        <w:sz w:val="26"/>
                      </w:rPr>
                      <w:t>an</w:t>
                    </w:r>
                    <w:r>
                      <w:rPr>
                        <w:spacing w:val="1"/>
                        <w:sz w:val="26"/>
                      </w:rPr>
                      <w:t xml:space="preserve"> </w:t>
                    </w:r>
                    <w:r>
                      <w:rPr>
                        <w:sz w:val="26"/>
                      </w:rPr>
                      <w:t>ACK.</w:t>
                    </w:r>
                  </w:p>
                  <w:p w14:paraId="63ACE6CF" w14:textId="77777777" w:rsidR="00EB3154" w:rsidRDefault="00EB3154" w:rsidP="00E700C1">
                    <w:pPr>
                      <w:numPr>
                        <w:ilvl w:val="0"/>
                        <w:numId w:val="33"/>
                      </w:numPr>
                      <w:tabs>
                        <w:tab w:val="left" w:pos="564"/>
                      </w:tabs>
                      <w:spacing w:before="1"/>
                      <w:jc w:val="both"/>
                      <w:rPr>
                        <w:sz w:val="26"/>
                      </w:rPr>
                    </w:pPr>
                    <w:r>
                      <w:rPr>
                        <w:sz w:val="26"/>
                      </w:rPr>
                      <w:t>Station</w:t>
                    </w:r>
                    <w:r>
                      <w:rPr>
                        <w:spacing w:val="-3"/>
                        <w:sz w:val="26"/>
                      </w:rPr>
                      <w:t xml:space="preserve"> </w:t>
                    </w:r>
                    <w:r>
                      <w:rPr>
                        <w:sz w:val="26"/>
                      </w:rPr>
                      <w:t>B does</w:t>
                    </w:r>
                    <w:r>
                      <w:rPr>
                        <w:spacing w:val="-2"/>
                        <w:sz w:val="26"/>
                      </w:rPr>
                      <w:t xml:space="preserve"> </w:t>
                    </w:r>
                    <w:r>
                      <w:rPr>
                        <w:sz w:val="26"/>
                      </w:rPr>
                      <w:t>the</w:t>
                    </w:r>
                    <w:r>
                      <w:rPr>
                        <w:spacing w:val="1"/>
                        <w:sz w:val="26"/>
                      </w:rPr>
                      <w:t xml:space="preserve"> </w:t>
                    </w:r>
                    <w:r>
                      <w:rPr>
                        <w:sz w:val="26"/>
                      </w:rPr>
                      <w:t>same</w:t>
                    </w:r>
                    <w:r>
                      <w:rPr>
                        <w:spacing w:val="-2"/>
                        <w:sz w:val="26"/>
                      </w:rPr>
                      <w:t xml:space="preserve"> </w:t>
                    </w:r>
                    <w:r>
                      <w:rPr>
                        <w:sz w:val="26"/>
                      </w:rPr>
                      <w:t>thing.</w:t>
                    </w:r>
                  </w:p>
                </w:txbxContent>
              </v:textbox>
            </v:shape>
            <w10:wrap type="topAndBottom" anchorx="page"/>
          </v:group>
        </w:pict>
      </w:r>
    </w:p>
    <w:p w14:paraId="6DFB9E20" w14:textId="77777777" w:rsidR="00CD7E1A" w:rsidRPr="00B33663" w:rsidRDefault="00CD7E1A">
      <w:pPr>
        <w:pStyle w:val="BodyText"/>
        <w:ind w:left="0"/>
        <w:rPr>
          <w:b/>
          <w:sz w:val="28"/>
        </w:rPr>
      </w:pPr>
    </w:p>
    <w:p w14:paraId="58658817" w14:textId="77777777" w:rsidR="00CD7E1A" w:rsidRPr="00B33663" w:rsidRDefault="00A42A03">
      <w:pPr>
        <w:spacing w:before="248"/>
        <w:ind w:left="480"/>
        <w:rPr>
          <w:b/>
          <w:sz w:val="26"/>
        </w:rPr>
      </w:pPr>
      <w:r w:rsidRPr="00B33663">
        <w:rPr>
          <w:b/>
          <w:sz w:val="26"/>
        </w:rPr>
        <w:t>SLIDING</w:t>
      </w:r>
      <w:r w:rsidRPr="00B33663">
        <w:rPr>
          <w:b/>
          <w:spacing w:val="-3"/>
          <w:sz w:val="26"/>
        </w:rPr>
        <w:t xml:space="preserve"> </w:t>
      </w:r>
      <w:r w:rsidRPr="00B33663">
        <w:rPr>
          <w:b/>
          <w:sz w:val="26"/>
        </w:rPr>
        <w:t>WINDOW</w:t>
      </w:r>
    </w:p>
    <w:p w14:paraId="14E47725" w14:textId="77777777" w:rsidR="00CD7E1A" w:rsidRPr="00B33663" w:rsidRDefault="00A42A03" w:rsidP="00E700C1">
      <w:pPr>
        <w:pStyle w:val="ListParagraph"/>
        <w:numPr>
          <w:ilvl w:val="0"/>
          <w:numId w:val="35"/>
        </w:numPr>
        <w:tabs>
          <w:tab w:val="left" w:pos="1201"/>
        </w:tabs>
        <w:spacing w:before="143" w:line="237" w:lineRule="auto"/>
        <w:ind w:right="637"/>
        <w:jc w:val="both"/>
        <w:rPr>
          <w:sz w:val="26"/>
        </w:rPr>
      </w:pPr>
      <w:r w:rsidRPr="00B33663">
        <w:rPr>
          <w:sz w:val="26"/>
        </w:rPr>
        <w:t>The Sliding Window is a method of flow control in which a sender can</w:t>
      </w:r>
      <w:r w:rsidRPr="00B33663">
        <w:rPr>
          <w:spacing w:val="1"/>
          <w:sz w:val="26"/>
        </w:rPr>
        <w:t xml:space="preserve"> </w:t>
      </w:r>
      <w:r w:rsidRPr="00B33663">
        <w:rPr>
          <w:sz w:val="26"/>
        </w:rPr>
        <w:t>transmit</w:t>
      </w:r>
      <w:r w:rsidRPr="00B33663">
        <w:rPr>
          <w:spacing w:val="-2"/>
          <w:sz w:val="26"/>
        </w:rPr>
        <w:t xml:space="preserve"> </w:t>
      </w:r>
      <w:r w:rsidRPr="00B33663">
        <w:rPr>
          <w:sz w:val="26"/>
        </w:rPr>
        <w:t>the</w:t>
      </w:r>
      <w:r w:rsidRPr="00B33663">
        <w:rPr>
          <w:spacing w:val="-1"/>
          <w:sz w:val="26"/>
        </w:rPr>
        <w:t xml:space="preserve"> </w:t>
      </w:r>
      <w:r w:rsidRPr="00B33663">
        <w:rPr>
          <w:sz w:val="26"/>
        </w:rPr>
        <w:t>several</w:t>
      </w:r>
      <w:r w:rsidRPr="00B33663">
        <w:rPr>
          <w:spacing w:val="-1"/>
          <w:sz w:val="26"/>
        </w:rPr>
        <w:t xml:space="preserve"> </w:t>
      </w:r>
      <w:r w:rsidRPr="00B33663">
        <w:rPr>
          <w:sz w:val="26"/>
        </w:rPr>
        <w:t>frames</w:t>
      </w:r>
      <w:r w:rsidRPr="00B33663">
        <w:rPr>
          <w:spacing w:val="-2"/>
          <w:sz w:val="26"/>
        </w:rPr>
        <w:t xml:space="preserve"> </w:t>
      </w:r>
      <w:r w:rsidRPr="00B33663">
        <w:rPr>
          <w:sz w:val="26"/>
        </w:rPr>
        <w:t>before</w:t>
      </w:r>
      <w:r w:rsidRPr="00B33663">
        <w:rPr>
          <w:spacing w:val="-1"/>
          <w:sz w:val="26"/>
        </w:rPr>
        <w:t xml:space="preserve"> </w:t>
      </w:r>
      <w:r w:rsidRPr="00B33663">
        <w:rPr>
          <w:sz w:val="26"/>
        </w:rPr>
        <w:t>getting</w:t>
      </w:r>
      <w:r w:rsidRPr="00B33663">
        <w:rPr>
          <w:spacing w:val="-1"/>
          <w:sz w:val="26"/>
        </w:rPr>
        <w:t xml:space="preserve"> </w:t>
      </w:r>
      <w:r w:rsidRPr="00B33663">
        <w:rPr>
          <w:sz w:val="26"/>
        </w:rPr>
        <w:t>an</w:t>
      </w:r>
      <w:r w:rsidRPr="00B33663">
        <w:rPr>
          <w:spacing w:val="-1"/>
          <w:sz w:val="26"/>
        </w:rPr>
        <w:t xml:space="preserve"> </w:t>
      </w:r>
      <w:r w:rsidRPr="00B33663">
        <w:rPr>
          <w:sz w:val="26"/>
        </w:rPr>
        <w:t>acknowledgement.</w:t>
      </w:r>
    </w:p>
    <w:p w14:paraId="428159C5" w14:textId="77777777" w:rsidR="00CD7E1A" w:rsidRPr="00B33663" w:rsidRDefault="00A42A03" w:rsidP="00E700C1">
      <w:pPr>
        <w:pStyle w:val="ListParagraph"/>
        <w:numPr>
          <w:ilvl w:val="0"/>
          <w:numId w:val="35"/>
        </w:numPr>
        <w:tabs>
          <w:tab w:val="left" w:pos="1201"/>
        </w:tabs>
        <w:spacing w:before="4" w:line="237" w:lineRule="auto"/>
        <w:ind w:right="641"/>
        <w:jc w:val="both"/>
        <w:rPr>
          <w:sz w:val="26"/>
        </w:rPr>
      </w:pPr>
      <w:r w:rsidRPr="00B33663">
        <w:rPr>
          <w:sz w:val="26"/>
        </w:rPr>
        <w:t>In</w:t>
      </w:r>
      <w:r w:rsidRPr="00B33663">
        <w:rPr>
          <w:spacing w:val="1"/>
          <w:sz w:val="26"/>
        </w:rPr>
        <w:t xml:space="preserve"> </w:t>
      </w:r>
      <w:r w:rsidRPr="00B33663">
        <w:rPr>
          <w:sz w:val="26"/>
        </w:rPr>
        <w:t>Sliding</w:t>
      </w:r>
      <w:r w:rsidRPr="00B33663">
        <w:rPr>
          <w:spacing w:val="1"/>
          <w:sz w:val="26"/>
        </w:rPr>
        <w:t xml:space="preserve"> </w:t>
      </w:r>
      <w:r w:rsidRPr="00B33663">
        <w:rPr>
          <w:sz w:val="26"/>
        </w:rPr>
        <w:t>Window</w:t>
      </w:r>
      <w:r w:rsidRPr="00B33663">
        <w:rPr>
          <w:spacing w:val="1"/>
          <w:sz w:val="26"/>
        </w:rPr>
        <w:t xml:space="preserve"> </w:t>
      </w:r>
      <w:r w:rsidRPr="00B33663">
        <w:rPr>
          <w:sz w:val="26"/>
        </w:rPr>
        <w:t>Control,</w:t>
      </w:r>
      <w:r w:rsidRPr="00B33663">
        <w:rPr>
          <w:spacing w:val="1"/>
          <w:sz w:val="26"/>
        </w:rPr>
        <w:t xml:space="preserve"> </w:t>
      </w:r>
      <w:r w:rsidRPr="00B33663">
        <w:rPr>
          <w:sz w:val="26"/>
        </w:rPr>
        <w:t>multiple</w:t>
      </w:r>
      <w:r w:rsidRPr="00B33663">
        <w:rPr>
          <w:spacing w:val="1"/>
          <w:sz w:val="26"/>
        </w:rPr>
        <w:t xml:space="preserve"> </w:t>
      </w:r>
      <w:r w:rsidRPr="00B33663">
        <w:rPr>
          <w:sz w:val="26"/>
        </w:rPr>
        <w:t>frames</w:t>
      </w:r>
      <w:r w:rsidRPr="00B33663">
        <w:rPr>
          <w:spacing w:val="1"/>
          <w:sz w:val="26"/>
        </w:rPr>
        <w:t xml:space="preserve"> </w:t>
      </w:r>
      <w:r w:rsidRPr="00B33663">
        <w:rPr>
          <w:sz w:val="26"/>
        </w:rPr>
        <w:t>can</w:t>
      </w:r>
      <w:r w:rsidRPr="00B33663">
        <w:rPr>
          <w:spacing w:val="1"/>
          <w:sz w:val="26"/>
        </w:rPr>
        <w:t xml:space="preserve"> </w:t>
      </w:r>
      <w:r w:rsidRPr="00B33663">
        <w:rPr>
          <w:sz w:val="26"/>
        </w:rPr>
        <w:t>be</w:t>
      </w:r>
      <w:r w:rsidRPr="00B33663">
        <w:rPr>
          <w:spacing w:val="1"/>
          <w:sz w:val="26"/>
        </w:rPr>
        <w:t xml:space="preserve"> </w:t>
      </w:r>
      <w:r w:rsidRPr="00B33663">
        <w:rPr>
          <w:sz w:val="26"/>
        </w:rPr>
        <w:t>sent</w:t>
      </w:r>
      <w:r w:rsidRPr="00B33663">
        <w:rPr>
          <w:spacing w:val="1"/>
          <w:sz w:val="26"/>
        </w:rPr>
        <w:t xml:space="preserve"> </w:t>
      </w:r>
      <w:r w:rsidRPr="00B33663">
        <w:rPr>
          <w:sz w:val="26"/>
        </w:rPr>
        <w:t>one</w:t>
      </w:r>
      <w:r w:rsidRPr="00B33663">
        <w:rPr>
          <w:spacing w:val="1"/>
          <w:sz w:val="26"/>
        </w:rPr>
        <w:t xml:space="preserve"> </w:t>
      </w:r>
      <w:r w:rsidRPr="00B33663">
        <w:rPr>
          <w:sz w:val="26"/>
        </w:rPr>
        <w:t>after</w:t>
      </w:r>
      <w:r w:rsidRPr="00B33663">
        <w:rPr>
          <w:spacing w:val="1"/>
          <w:sz w:val="26"/>
        </w:rPr>
        <w:t xml:space="preserve"> </w:t>
      </w:r>
      <w:r w:rsidRPr="00B33663">
        <w:rPr>
          <w:sz w:val="26"/>
        </w:rPr>
        <w:t>the</w:t>
      </w:r>
      <w:r w:rsidRPr="00B33663">
        <w:rPr>
          <w:spacing w:val="-62"/>
          <w:sz w:val="26"/>
        </w:rPr>
        <w:t xml:space="preserve"> </w:t>
      </w:r>
      <w:r w:rsidRPr="00B33663">
        <w:rPr>
          <w:sz w:val="26"/>
        </w:rPr>
        <w:t>another due to which capacity of the communication channel can be utilized</w:t>
      </w:r>
      <w:r w:rsidRPr="00B33663">
        <w:rPr>
          <w:spacing w:val="-62"/>
          <w:sz w:val="26"/>
        </w:rPr>
        <w:t xml:space="preserve"> </w:t>
      </w:r>
      <w:r w:rsidRPr="00B33663">
        <w:rPr>
          <w:sz w:val="26"/>
        </w:rPr>
        <w:t>efficiently.</w:t>
      </w:r>
    </w:p>
    <w:p w14:paraId="12190403" w14:textId="77777777" w:rsidR="00CD7E1A" w:rsidRPr="00B33663" w:rsidRDefault="00A42A03" w:rsidP="00E700C1">
      <w:pPr>
        <w:pStyle w:val="ListParagraph"/>
        <w:numPr>
          <w:ilvl w:val="0"/>
          <w:numId w:val="35"/>
        </w:numPr>
        <w:tabs>
          <w:tab w:val="left" w:pos="1201"/>
        </w:tabs>
        <w:spacing w:before="1" w:line="301" w:lineRule="exact"/>
        <w:ind w:hanging="361"/>
        <w:jc w:val="both"/>
        <w:rPr>
          <w:sz w:val="26"/>
        </w:rPr>
      </w:pPr>
      <w:r w:rsidRPr="00B33663">
        <w:rPr>
          <w:sz w:val="26"/>
        </w:rPr>
        <w:t>A</w:t>
      </w:r>
      <w:r w:rsidRPr="00B33663">
        <w:rPr>
          <w:spacing w:val="-3"/>
          <w:sz w:val="26"/>
        </w:rPr>
        <w:t xml:space="preserve"> </w:t>
      </w:r>
      <w:r w:rsidRPr="00B33663">
        <w:rPr>
          <w:sz w:val="26"/>
        </w:rPr>
        <w:t>single</w:t>
      </w:r>
      <w:r w:rsidRPr="00B33663">
        <w:rPr>
          <w:spacing w:val="-2"/>
          <w:sz w:val="26"/>
        </w:rPr>
        <w:t xml:space="preserve"> </w:t>
      </w:r>
      <w:r w:rsidRPr="00B33663">
        <w:rPr>
          <w:sz w:val="26"/>
        </w:rPr>
        <w:t>ACK</w:t>
      </w:r>
      <w:r w:rsidRPr="00B33663">
        <w:rPr>
          <w:spacing w:val="-3"/>
          <w:sz w:val="26"/>
        </w:rPr>
        <w:t xml:space="preserve"> </w:t>
      </w:r>
      <w:r w:rsidRPr="00B33663">
        <w:rPr>
          <w:sz w:val="26"/>
        </w:rPr>
        <w:t>acknowledge</w:t>
      </w:r>
      <w:r w:rsidRPr="00B33663">
        <w:rPr>
          <w:spacing w:val="2"/>
          <w:sz w:val="26"/>
        </w:rPr>
        <w:t xml:space="preserve"> </w:t>
      </w:r>
      <w:r w:rsidRPr="00B33663">
        <w:rPr>
          <w:sz w:val="26"/>
        </w:rPr>
        <w:t>multiple</w:t>
      </w:r>
      <w:r w:rsidRPr="00B33663">
        <w:rPr>
          <w:spacing w:val="-2"/>
          <w:sz w:val="26"/>
        </w:rPr>
        <w:t xml:space="preserve"> </w:t>
      </w:r>
      <w:r w:rsidRPr="00B33663">
        <w:rPr>
          <w:sz w:val="26"/>
        </w:rPr>
        <w:t>frames.</w:t>
      </w:r>
    </w:p>
    <w:p w14:paraId="5A93E08D" w14:textId="77777777" w:rsidR="00CD7E1A" w:rsidRPr="00B33663" w:rsidRDefault="00A42A03" w:rsidP="00E700C1">
      <w:pPr>
        <w:pStyle w:val="ListParagraph"/>
        <w:numPr>
          <w:ilvl w:val="0"/>
          <w:numId w:val="35"/>
        </w:numPr>
        <w:tabs>
          <w:tab w:val="left" w:pos="1201"/>
        </w:tabs>
        <w:spacing w:before="3" w:line="235" w:lineRule="auto"/>
        <w:ind w:right="644"/>
        <w:jc w:val="both"/>
        <w:rPr>
          <w:sz w:val="26"/>
        </w:rPr>
      </w:pPr>
      <w:r w:rsidRPr="00B33663">
        <w:rPr>
          <w:sz w:val="26"/>
        </w:rPr>
        <w:t>Sliding Window refers to imaginary boxes at both the sender and receiver</w:t>
      </w:r>
      <w:r w:rsidRPr="00B33663">
        <w:rPr>
          <w:spacing w:val="1"/>
          <w:sz w:val="26"/>
        </w:rPr>
        <w:t xml:space="preserve"> </w:t>
      </w:r>
      <w:r w:rsidRPr="00B33663">
        <w:rPr>
          <w:sz w:val="26"/>
        </w:rPr>
        <w:t>end.</w:t>
      </w:r>
    </w:p>
    <w:p w14:paraId="6B85D297" w14:textId="77777777" w:rsidR="00CD7E1A" w:rsidRPr="00B33663" w:rsidRDefault="00A42A03" w:rsidP="00E700C1">
      <w:pPr>
        <w:pStyle w:val="ListParagraph"/>
        <w:numPr>
          <w:ilvl w:val="0"/>
          <w:numId w:val="35"/>
        </w:numPr>
        <w:tabs>
          <w:tab w:val="left" w:pos="1201"/>
        </w:tabs>
        <w:spacing w:before="6" w:line="237" w:lineRule="auto"/>
        <w:ind w:right="641"/>
        <w:jc w:val="both"/>
        <w:rPr>
          <w:sz w:val="26"/>
        </w:rPr>
      </w:pPr>
      <w:r w:rsidRPr="00B33663">
        <w:rPr>
          <w:sz w:val="26"/>
        </w:rPr>
        <w:t>The window can hold the frames at either end, and it provides the upper</w:t>
      </w:r>
      <w:r w:rsidRPr="00B33663">
        <w:rPr>
          <w:spacing w:val="1"/>
          <w:sz w:val="26"/>
        </w:rPr>
        <w:t xml:space="preserve"> </w:t>
      </w:r>
      <w:r w:rsidRPr="00B33663">
        <w:rPr>
          <w:sz w:val="26"/>
        </w:rPr>
        <w:t>limit</w:t>
      </w:r>
      <w:r w:rsidRPr="00B33663">
        <w:rPr>
          <w:spacing w:val="1"/>
          <w:sz w:val="26"/>
        </w:rPr>
        <w:t xml:space="preserve"> </w:t>
      </w:r>
      <w:r w:rsidRPr="00B33663">
        <w:rPr>
          <w:sz w:val="26"/>
        </w:rPr>
        <w:t>on</w:t>
      </w:r>
      <w:r w:rsidRPr="00B33663">
        <w:rPr>
          <w:spacing w:val="1"/>
          <w:sz w:val="26"/>
        </w:rPr>
        <w:t xml:space="preserve"> </w:t>
      </w:r>
      <w:r w:rsidRPr="00B33663">
        <w:rPr>
          <w:sz w:val="26"/>
        </w:rPr>
        <w:t>the</w:t>
      </w:r>
      <w:r w:rsidRPr="00B33663">
        <w:rPr>
          <w:spacing w:val="1"/>
          <w:sz w:val="26"/>
        </w:rPr>
        <w:t xml:space="preserve"> </w:t>
      </w:r>
      <w:r w:rsidRPr="00B33663">
        <w:rPr>
          <w:sz w:val="26"/>
        </w:rPr>
        <w:t>number</w:t>
      </w:r>
      <w:r w:rsidRPr="00B33663">
        <w:rPr>
          <w:spacing w:val="1"/>
          <w:sz w:val="26"/>
        </w:rPr>
        <w:t xml:space="preserve"> </w:t>
      </w:r>
      <w:r w:rsidRPr="00B33663">
        <w:rPr>
          <w:sz w:val="26"/>
        </w:rPr>
        <w:t>of</w:t>
      </w:r>
      <w:r w:rsidRPr="00B33663">
        <w:rPr>
          <w:spacing w:val="1"/>
          <w:sz w:val="26"/>
        </w:rPr>
        <w:t xml:space="preserve"> </w:t>
      </w:r>
      <w:r w:rsidRPr="00B33663">
        <w:rPr>
          <w:sz w:val="26"/>
        </w:rPr>
        <w:t>frames</w:t>
      </w:r>
      <w:r w:rsidRPr="00B33663">
        <w:rPr>
          <w:spacing w:val="1"/>
          <w:sz w:val="26"/>
        </w:rPr>
        <w:t xml:space="preserve"> </w:t>
      </w:r>
      <w:r w:rsidRPr="00B33663">
        <w:rPr>
          <w:sz w:val="26"/>
        </w:rPr>
        <w:t>that</w:t>
      </w:r>
      <w:r w:rsidRPr="00B33663">
        <w:rPr>
          <w:spacing w:val="1"/>
          <w:sz w:val="26"/>
        </w:rPr>
        <w:t xml:space="preserve"> </w:t>
      </w:r>
      <w:r w:rsidRPr="00B33663">
        <w:rPr>
          <w:sz w:val="26"/>
        </w:rPr>
        <w:t>can</w:t>
      </w:r>
      <w:r w:rsidRPr="00B33663">
        <w:rPr>
          <w:spacing w:val="1"/>
          <w:sz w:val="26"/>
        </w:rPr>
        <w:t xml:space="preserve"> </w:t>
      </w:r>
      <w:r w:rsidRPr="00B33663">
        <w:rPr>
          <w:sz w:val="26"/>
        </w:rPr>
        <w:t>be</w:t>
      </w:r>
      <w:r w:rsidRPr="00B33663">
        <w:rPr>
          <w:spacing w:val="1"/>
          <w:sz w:val="26"/>
        </w:rPr>
        <w:t xml:space="preserve"> </w:t>
      </w:r>
      <w:r w:rsidRPr="00B33663">
        <w:rPr>
          <w:sz w:val="26"/>
        </w:rPr>
        <w:t>transmitted</w:t>
      </w:r>
      <w:r w:rsidRPr="00B33663">
        <w:rPr>
          <w:spacing w:val="1"/>
          <w:sz w:val="26"/>
        </w:rPr>
        <w:t xml:space="preserve"> </w:t>
      </w:r>
      <w:r w:rsidRPr="00B33663">
        <w:rPr>
          <w:sz w:val="26"/>
        </w:rPr>
        <w:t>before</w:t>
      </w:r>
      <w:r w:rsidRPr="00B33663">
        <w:rPr>
          <w:spacing w:val="1"/>
          <w:sz w:val="26"/>
        </w:rPr>
        <w:t xml:space="preserve"> </w:t>
      </w:r>
      <w:r w:rsidRPr="00B33663">
        <w:rPr>
          <w:sz w:val="26"/>
        </w:rPr>
        <w:t>the</w:t>
      </w:r>
      <w:r w:rsidRPr="00B33663">
        <w:rPr>
          <w:spacing w:val="1"/>
          <w:sz w:val="26"/>
        </w:rPr>
        <w:t xml:space="preserve"> </w:t>
      </w:r>
      <w:r w:rsidRPr="00B33663">
        <w:rPr>
          <w:sz w:val="26"/>
        </w:rPr>
        <w:t>acknowledgement.</w:t>
      </w:r>
    </w:p>
    <w:p w14:paraId="5E36A15C" w14:textId="77777777" w:rsidR="00CD7E1A" w:rsidRPr="00B33663" w:rsidRDefault="00A42A03" w:rsidP="00E700C1">
      <w:pPr>
        <w:pStyle w:val="ListParagraph"/>
        <w:numPr>
          <w:ilvl w:val="0"/>
          <w:numId w:val="35"/>
        </w:numPr>
        <w:tabs>
          <w:tab w:val="left" w:pos="1201"/>
        </w:tabs>
        <w:spacing w:before="8" w:line="235" w:lineRule="auto"/>
        <w:ind w:right="637"/>
        <w:jc w:val="both"/>
        <w:rPr>
          <w:sz w:val="26"/>
        </w:rPr>
      </w:pPr>
      <w:r w:rsidRPr="00B33663">
        <w:rPr>
          <w:sz w:val="26"/>
        </w:rPr>
        <w:t>Frames can be acknowledged even when the window is not completely</w:t>
      </w:r>
      <w:r w:rsidRPr="00B33663">
        <w:rPr>
          <w:spacing w:val="1"/>
          <w:sz w:val="26"/>
        </w:rPr>
        <w:t xml:space="preserve"> </w:t>
      </w:r>
      <w:r w:rsidRPr="00B33663">
        <w:rPr>
          <w:sz w:val="26"/>
        </w:rPr>
        <w:t>filled.</w:t>
      </w:r>
    </w:p>
    <w:p w14:paraId="3CB736AB" w14:textId="77777777" w:rsidR="00CD7E1A" w:rsidRPr="00B33663" w:rsidRDefault="00A42A03" w:rsidP="00E700C1">
      <w:pPr>
        <w:pStyle w:val="ListParagraph"/>
        <w:numPr>
          <w:ilvl w:val="0"/>
          <w:numId w:val="35"/>
        </w:numPr>
        <w:tabs>
          <w:tab w:val="left" w:pos="1201"/>
        </w:tabs>
        <w:spacing w:before="8" w:line="235" w:lineRule="auto"/>
        <w:ind w:right="635"/>
        <w:jc w:val="both"/>
        <w:rPr>
          <w:sz w:val="26"/>
        </w:rPr>
      </w:pPr>
      <w:r w:rsidRPr="00B33663">
        <w:rPr>
          <w:sz w:val="26"/>
        </w:rPr>
        <w:t>The window has a specific size in which they are numbered as modulo-n</w:t>
      </w:r>
      <w:r w:rsidRPr="00B33663">
        <w:rPr>
          <w:spacing w:val="1"/>
          <w:sz w:val="26"/>
        </w:rPr>
        <w:t xml:space="preserve"> </w:t>
      </w:r>
      <w:r w:rsidRPr="00B33663">
        <w:rPr>
          <w:sz w:val="26"/>
        </w:rPr>
        <w:t>means</w:t>
      </w:r>
      <w:r w:rsidRPr="00B33663">
        <w:rPr>
          <w:spacing w:val="-1"/>
          <w:sz w:val="26"/>
        </w:rPr>
        <w:t xml:space="preserve"> </w:t>
      </w:r>
      <w:r w:rsidRPr="00B33663">
        <w:rPr>
          <w:sz w:val="26"/>
        </w:rPr>
        <w:t>that</w:t>
      </w:r>
      <w:r w:rsidRPr="00B33663">
        <w:rPr>
          <w:spacing w:val="1"/>
          <w:sz w:val="26"/>
        </w:rPr>
        <w:t xml:space="preserve"> </w:t>
      </w:r>
      <w:r w:rsidRPr="00B33663">
        <w:rPr>
          <w:sz w:val="26"/>
        </w:rPr>
        <w:t>they</w:t>
      </w:r>
      <w:r w:rsidRPr="00B33663">
        <w:rPr>
          <w:spacing w:val="-6"/>
          <w:sz w:val="26"/>
        </w:rPr>
        <w:t xml:space="preserve"> </w:t>
      </w:r>
      <w:r w:rsidRPr="00B33663">
        <w:rPr>
          <w:sz w:val="26"/>
        </w:rPr>
        <w:t>are</w:t>
      </w:r>
      <w:r w:rsidRPr="00B33663">
        <w:rPr>
          <w:spacing w:val="2"/>
          <w:sz w:val="26"/>
        </w:rPr>
        <w:t xml:space="preserve"> </w:t>
      </w:r>
      <w:r w:rsidRPr="00B33663">
        <w:rPr>
          <w:sz w:val="26"/>
        </w:rPr>
        <w:t>numbered</w:t>
      </w:r>
      <w:r w:rsidRPr="00B33663">
        <w:rPr>
          <w:spacing w:val="-1"/>
          <w:sz w:val="26"/>
        </w:rPr>
        <w:t xml:space="preserve"> </w:t>
      </w:r>
      <w:r w:rsidRPr="00B33663">
        <w:rPr>
          <w:sz w:val="26"/>
        </w:rPr>
        <w:t>from</w:t>
      </w:r>
      <w:r w:rsidRPr="00B33663">
        <w:rPr>
          <w:spacing w:val="-3"/>
          <w:sz w:val="26"/>
        </w:rPr>
        <w:t xml:space="preserve"> </w:t>
      </w:r>
      <w:r w:rsidRPr="00B33663">
        <w:rPr>
          <w:sz w:val="26"/>
        </w:rPr>
        <w:t>0</w:t>
      </w:r>
      <w:r w:rsidRPr="00B33663">
        <w:rPr>
          <w:spacing w:val="-1"/>
          <w:sz w:val="26"/>
        </w:rPr>
        <w:t xml:space="preserve"> </w:t>
      </w:r>
      <w:r w:rsidRPr="00B33663">
        <w:rPr>
          <w:sz w:val="26"/>
        </w:rPr>
        <w:t>to</w:t>
      </w:r>
      <w:r w:rsidRPr="00B33663">
        <w:rPr>
          <w:spacing w:val="-1"/>
          <w:sz w:val="26"/>
        </w:rPr>
        <w:t xml:space="preserve"> </w:t>
      </w:r>
      <w:r w:rsidRPr="00B33663">
        <w:rPr>
          <w:sz w:val="26"/>
        </w:rPr>
        <w:t>n-1.</w:t>
      </w:r>
    </w:p>
    <w:p w14:paraId="740D2D19" w14:textId="77777777" w:rsidR="00CD7E1A" w:rsidRPr="00B33663" w:rsidRDefault="00A42A03" w:rsidP="00E700C1">
      <w:pPr>
        <w:pStyle w:val="ListParagraph"/>
        <w:numPr>
          <w:ilvl w:val="0"/>
          <w:numId w:val="35"/>
        </w:numPr>
        <w:tabs>
          <w:tab w:val="left" w:pos="1201"/>
        </w:tabs>
        <w:spacing w:before="3" w:line="301" w:lineRule="exact"/>
        <w:ind w:hanging="361"/>
        <w:jc w:val="both"/>
        <w:rPr>
          <w:sz w:val="26"/>
        </w:rPr>
      </w:pPr>
      <w:r w:rsidRPr="00B33663">
        <w:rPr>
          <w:sz w:val="26"/>
        </w:rPr>
        <w:t>For</w:t>
      </w:r>
      <w:r w:rsidRPr="00B33663">
        <w:rPr>
          <w:spacing w:val="-2"/>
          <w:sz w:val="26"/>
        </w:rPr>
        <w:t xml:space="preserve"> </w:t>
      </w:r>
      <w:r w:rsidRPr="00B33663">
        <w:rPr>
          <w:sz w:val="26"/>
        </w:rPr>
        <w:t>example,</w:t>
      </w:r>
      <w:r w:rsidRPr="00B33663">
        <w:rPr>
          <w:spacing w:val="-2"/>
          <w:sz w:val="26"/>
        </w:rPr>
        <w:t xml:space="preserve"> </w:t>
      </w:r>
      <w:r w:rsidRPr="00B33663">
        <w:rPr>
          <w:sz w:val="26"/>
        </w:rPr>
        <w:t>if</w:t>
      </w:r>
      <w:r w:rsidRPr="00B33663">
        <w:rPr>
          <w:spacing w:val="1"/>
          <w:sz w:val="26"/>
        </w:rPr>
        <w:t xml:space="preserve"> </w:t>
      </w:r>
      <w:r w:rsidRPr="00B33663">
        <w:rPr>
          <w:sz w:val="26"/>
        </w:rPr>
        <w:t>n</w:t>
      </w:r>
      <w:r w:rsidRPr="00B33663">
        <w:rPr>
          <w:spacing w:val="-1"/>
          <w:sz w:val="26"/>
        </w:rPr>
        <w:t xml:space="preserve"> </w:t>
      </w:r>
      <w:r w:rsidRPr="00B33663">
        <w:rPr>
          <w:sz w:val="26"/>
        </w:rPr>
        <w:t>=</w:t>
      </w:r>
      <w:r w:rsidRPr="00B33663">
        <w:rPr>
          <w:spacing w:val="-2"/>
          <w:sz w:val="26"/>
        </w:rPr>
        <w:t xml:space="preserve"> </w:t>
      </w:r>
      <w:r w:rsidRPr="00B33663">
        <w:rPr>
          <w:sz w:val="26"/>
        </w:rPr>
        <w:t>8,</w:t>
      </w:r>
      <w:r w:rsidRPr="00B33663">
        <w:rPr>
          <w:spacing w:val="-2"/>
          <w:sz w:val="26"/>
        </w:rPr>
        <w:t xml:space="preserve"> </w:t>
      </w:r>
      <w:r w:rsidRPr="00B33663">
        <w:rPr>
          <w:sz w:val="26"/>
        </w:rPr>
        <w:t>the</w:t>
      </w:r>
      <w:r w:rsidRPr="00B33663">
        <w:rPr>
          <w:spacing w:val="-1"/>
          <w:sz w:val="26"/>
        </w:rPr>
        <w:t xml:space="preserve"> </w:t>
      </w:r>
      <w:r w:rsidRPr="00B33663">
        <w:rPr>
          <w:sz w:val="26"/>
        </w:rPr>
        <w:t>frames</w:t>
      </w:r>
      <w:r w:rsidRPr="00B33663">
        <w:rPr>
          <w:spacing w:val="-2"/>
          <w:sz w:val="26"/>
        </w:rPr>
        <w:t xml:space="preserve"> </w:t>
      </w:r>
      <w:r w:rsidRPr="00B33663">
        <w:rPr>
          <w:sz w:val="26"/>
        </w:rPr>
        <w:t>are</w:t>
      </w:r>
      <w:r w:rsidRPr="00B33663">
        <w:rPr>
          <w:spacing w:val="1"/>
          <w:sz w:val="26"/>
        </w:rPr>
        <w:t xml:space="preserve"> </w:t>
      </w:r>
      <w:r w:rsidRPr="00B33663">
        <w:rPr>
          <w:sz w:val="26"/>
        </w:rPr>
        <w:t>numbered</w:t>
      </w:r>
      <w:r w:rsidRPr="00B33663">
        <w:rPr>
          <w:spacing w:val="-2"/>
          <w:sz w:val="26"/>
        </w:rPr>
        <w:t xml:space="preserve"> </w:t>
      </w:r>
      <w:r w:rsidRPr="00B33663">
        <w:rPr>
          <w:sz w:val="26"/>
        </w:rPr>
        <w:t>from</w:t>
      </w:r>
    </w:p>
    <w:p w14:paraId="0536F2E3" w14:textId="77777777" w:rsidR="00CD7E1A" w:rsidRPr="00B33663" w:rsidRDefault="00A42A03">
      <w:pPr>
        <w:pStyle w:val="BodyText"/>
        <w:spacing w:line="297" w:lineRule="exact"/>
        <w:ind w:left="2953"/>
      </w:pPr>
      <w:r w:rsidRPr="00B33663">
        <w:t>0,1,2,3,4,5,6,7,0,1,2,3,4,5,6,7,0,1........</w:t>
      </w:r>
    </w:p>
    <w:p w14:paraId="15710BB4" w14:textId="77777777" w:rsidR="00CD7E1A" w:rsidRPr="00B33663" w:rsidRDefault="00A42A03" w:rsidP="00E700C1">
      <w:pPr>
        <w:pStyle w:val="ListParagraph"/>
        <w:numPr>
          <w:ilvl w:val="0"/>
          <w:numId w:val="35"/>
        </w:numPr>
        <w:tabs>
          <w:tab w:val="left" w:pos="1201"/>
        </w:tabs>
        <w:spacing w:before="2" w:line="237" w:lineRule="auto"/>
        <w:ind w:right="635"/>
        <w:rPr>
          <w:sz w:val="26"/>
        </w:rPr>
      </w:pPr>
      <w:r w:rsidRPr="00B33663">
        <w:rPr>
          <w:sz w:val="26"/>
        </w:rPr>
        <w:t>The</w:t>
      </w:r>
      <w:r w:rsidRPr="00B33663">
        <w:rPr>
          <w:spacing w:val="49"/>
          <w:sz w:val="26"/>
        </w:rPr>
        <w:t xml:space="preserve"> </w:t>
      </w:r>
      <w:r w:rsidRPr="00B33663">
        <w:rPr>
          <w:sz w:val="26"/>
        </w:rPr>
        <w:t>size</w:t>
      </w:r>
      <w:r w:rsidRPr="00B33663">
        <w:rPr>
          <w:spacing w:val="52"/>
          <w:sz w:val="26"/>
        </w:rPr>
        <w:t xml:space="preserve"> </w:t>
      </w:r>
      <w:r w:rsidRPr="00B33663">
        <w:rPr>
          <w:sz w:val="26"/>
        </w:rPr>
        <w:t>of</w:t>
      </w:r>
      <w:r w:rsidRPr="00B33663">
        <w:rPr>
          <w:spacing w:val="52"/>
          <w:sz w:val="26"/>
        </w:rPr>
        <w:t xml:space="preserve"> </w:t>
      </w:r>
      <w:r w:rsidRPr="00B33663">
        <w:rPr>
          <w:sz w:val="26"/>
        </w:rPr>
        <w:t>the</w:t>
      </w:r>
      <w:r w:rsidRPr="00B33663">
        <w:rPr>
          <w:spacing w:val="50"/>
          <w:sz w:val="26"/>
        </w:rPr>
        <w:t xml:space="preserve"> </w:t>
      </w:r>
      <w:r w:rsidRPr="00B33663">
        <w:rPr>
          <w:sz w:val="26"/>
        </w:rPr>
        <w:t>window</w:t>
      </w:r>
      <w:r w:rsidRPr="00B33663">
        <w:rPr>
          <w:spacing w:val="49"/>
          <w:sz w:val="26"/>
        </w:rPr>
        <w:t xml:space="preserve"> </w:t>
      </w:r>
      <w:r w:rsidRPr="00B33663">
        <w:rPr>
          <w:sz w:val="26"/>
        </w:rPr>
        <w:t>is</w:t>
      </w:r>
      <w:r w:rsidRPr="00B33663">
        <w:rPr>
          <w:spacing w:val="49"/>
          <w:sz w:val="26"/>
        </w:rPr>
        <w:t xml:space="preserve"> </w:t>
      </w:r>
      <w:r w:rsidRPr="00B33663">
        <w:rPr>
          <w:sz w:val="26"/>
        </w:rPr>
        <w:t>represented</w:t>
      </w:r>
      <w:r w:rsidRPr="00B33663">
        <w:rPr>
          <w:spacing w:val="49"/>
          <w:sz w:val="26"/>
        </w:rPr>
        <w:t xml:space="preserve"> </w:t>
      </w:r>
      <w:r w:rsidRPr="00B33663">
        <w:rPr>
          <w:sz w:val="26"/>
        </w:rPr>
        <w:t>as</w:t>
      </w:r>
      <w:r w:rsidRPr="00B33663">
        <w:rPr>
          <w:spacing w:val="54"/>
          <w:sz w:val="26"/>
        </w:rPr>
        <w:t xml:space="preserve"> </w:t>
      </w:r>
      <w:r w:rsidRPr="00B33663">
        <w:rPr>
          <w:sz w:val="26"/>
        </w:rPr>
        <w:t>n-1.</w:t>
      </w:r>
      <w:r w:rsidRPr="00B33663">
        <w:rPr>
          <w:spacing w:val="48"/>
          <w:sz w:val="26"/>
        </w:rPr>
        <w:t xml:space="preserve"> </w:t>
      </w:r>
      <w:r w:rsidRPr="00B33663">
        <w:rPr>
          <w:sz w:val="26"/>
        </w:rPr>
        <w:t>Therefore,</w:t>
      </w:r>
      <w:r w:rsidRPr="00B33663">
        <w:rPr>
          <w:spacing w:val="52"/>
          <w:sz w:val="26"/>
        </w:rPr>
        <w:t xml:space="preserve"> </w:t>
      </w:r>
      <w:r w:rsidRPr="00B33663">
        <w:rPr>
          <w:sz w:val="26"/>
        </w:rPr>
        <w:t>maximum</w:t>
      </w:r>
      <w:r w:rsidRPr="00B33663">
        <w:rPr>
          <w:spacing w:val="49"/>
          <w:sz w:val="26"/>
        </w:rPr>
        <w:t xml:space="preserve"> </w:t>
      </w:r>
      <w:r w:rsidRPr="00B33663">
        <w:rPr>
          <w:sz w:val="26"/>
        </w:rPr>
        <w:t>n-1</w:t>
      </w:r>
      <w:r w:rsidRPr="00B33663">
        <w:rPr>
          <w:spacing w:val="-62"/>
          <w:sz w:val="26"/>
        </w:rPr>
        <w:t xml:space="preserve"> </w:t>
      </w:r>
      <w:r w:rsidRPr="00B33663">
        <w:rPr>
          <w:sz w:val="26"/>
        </w:rPr>
        <w:t>frames</w:t>
      </w:r>
      <w:r w:rsidRPr="00B33663">
        <w:rPr>
          <w:spacing w:val="-2"/>
          <w:sz w:val="26"/>
        </w:rPr>
        <w:t xml:space="preserve"> </w:t>
      </w:r>
      <w:r w:rsidRPr="00B33663">
        <w:rPr>
          <w:sz w:val="26"/>
        </w:rPr>
        <w:t>can</w:t>
      </w:r>
      <w:r w:rsidRPr="00B33663">
        <w:rPr>
          <w:spacing w:val="-1"/>
          <w:sz w:val="26"/>
        </w:rPr>
        <w:t xml:space="preserve"> </w:t>
      </w:r>
      <w:r w:rsidRPr="00B33663">
        <w:rPr>
          <w:sz w:val="26"/>
        </w:rPr>
        <w:t>be</w:t>
      </w:r>
      <w:r w:rsidRPr="00B33663">
        <w:rPr>
          <w:spacing w:val="-1"/>
          <w:sz w:val="26"/>
        </w:rPr>
        <w:t xml:space="preserve"> </w:t>
      </w:r>
      <w:r w:rsidRPr="00B33663">
        <w:rPr>
          <w:sz w:val="26"/>
        </w:rPr>
        <w:t>sent</w:t>
      </w:r>
      <w:r w:rsidRPr="00B33663">
        <w:rPr>
          <w:spacing w:val="-1"/>
          <w:sz w:val="26"/>
        </w:rPr>
        <w:t xml:space="preserve"> </w:t>
      </w:r>
      <w:r w:rsidRPr="00B33663">
        <w:rPr>
          <w:sz w:val="26"/>
        </w:rPr>
        <w:t>before</w:t>
      </w:r>
      <w:r w:rsidRPr="00B33663">
        <w:rPr>
          <w:spacing w:val="-1"/>
          <w:sz w:val="26"/>
        </w:rPr>
        <w:t xml:space="preserve"> </w:t>
      </w:r>
      <w:r w:rsidRPr="00B33663">
        <w:rPr>
          <w:sz w:val="26"/>
        </w:rPr>
        <w:t>acknowledgement.</w:t>
      </w:r>
    </w:p>
    <w:p w14:paraId="5016DD3C" w14:textId="77777777" w:rsidR="00CD7E1A" w:rsidRPr="00B33663" w:rsidRDefault="00A42A03" w:rsidP="00E700C1">
      <w:pPr>
        <w:pStyle w:val="ListParagraph"/>
        <w:numPr>
          <w:ilvl w:val="0"/>
          <w:numId w:val="35"/>
        </w:numPr>
        <w:tabs>
          <w:tab w:val="left" w:pos="1201"/>
        </w:tabs>
        <w:spacing w:before="2" w:line="237" w:lineRule="auto"/>
        <w:ind w:right="645"/>
        <w:rPr>
          <w:sz w:val="26"/>
        </w:rPr>
      </w:pPr>
      <w:r w:rsidRPr="00B33663">
        <w:rPr>
          <w:sz w:val="26"/>
        </w:rPr>
        <w:t>When</w:t>
      </w:r>
      <w:r w:rsidRPr="00B33663">
        <w:rPr>
          <w:spacing w:val="5"/>
          <w:sz w:val="26"/>
        </w:rPr>
        <w:t xml:space="preserve"> </w:t>
      </w:r>
      <w:r w:rsidRPr="00B33663">
        <w:rPr>
          <w:sz w:val="26"/>
        </w:rPr>
        <w:t>the</w:t>
      </w:r>
      <w:r w:rsidRPr="00B33663">
        <w:rPr>
          <w:spacing w:val="5"/>
          <w:sz w:val="26"/>
        </w:rPr>
        <w:t xml:space="preserve"> </w:t>
      </w:r>
      <w:r w:rsidRPr="00B33663">
        <w:rPr>
          <w:sz w:val="26"/>
        </w:rPr>
        <w:t>receiver</w:t>
      </w:r>
      <w:r w:rsidRPr="00B33663">
        <w:rPr>
          <w:spacing w:val="7"/>
          <w:sz w:val="26"/>
        </w:rPr>
        <w:t xml:space="preserve"> </w:t>
      </w:r>
      <w:r w:rsidRPr="00B33663">
        <w:rPr>
          <w:sz w:val="26"/>
        </w:rPr>
        <w:t>sends</w:t>
      </w:r>
      <w:r w:rsidRPr="00B33663">
        <w:rPr>
          <w:spacing w:val="5"/>
          <w:sz w:val="26"/>
        </w:rPr>
        <w:t xml:space="preserve"> </w:t>
      </w:r>
      <w:r w:rsidRPr="00B33663">
        <w:rPr>
          <w:sz w:val="26"/>
        </w:rPr>
        <w:t>the</w:t>
      </w:r>
      <w:r w:rsidRPr="00B33663">
        <w:rPr>
          <w:spacing w:val="7"/>
          <w:sz w:val="26"/>
        </w:rPr>
        <w:t xml:space="preserve"> </w:t>
      </w:r>
      <w:r w:rsidRPr="00B33663">
        <w:rPr>
          <w:sz w:val="26"/>
        </w:rPr>
        <w:t>ACK,</w:t>
      </w:r>
      <w:r w:rsidRPr="00B33663">
        <w:rPr>
          <w:spacing w:val="6"/>
          <w:sz w:val="26"/>
        </w:rPr>
        <w:t xml:space="preserve"> </w:t>
      </w:r>
      <w:r w:rsidRPr="00B33663">
        <w:rPr>
          <w:sz w:val="26"/>
        </w:rPr>
        <w:t>it</w:t>
      </w:r>
      <w:r w:rsidRPr="00B33663">
        <w:rPr>
          <w:spacing w:val="7"/>
          <w:sz w:val="26"/>
        </w:rPr>
        <w:t xml:space="preserve"> </w:t>
      </w:r>
      <w:r w:rsidRPr="00B33663">
        <w:rPr>
          <w:sz w:val="26"/>
        </w:rPr>
        <w:t>includes</w:t>
      </w:r>
      <w:r w:rsidRPr="00B33663">
        <w:rPr>
          <w:spacing w:val="5"/>
          <w:sz w:val="26"/>
        </w:rPr>
        <w:t xml:space="preserve"> </w:t>
      </w:r>
      <w:r w:rsidRPr="00B33663">
        <w:rPr>
          <w:sz w:val="26"/>
        </w:rPr>
        <w:t>the</w:t>
      </w:r>
      <w:r w:rsidRPr="00B33663">
        <w:rPr>
          <w:spacing w:val="8"/>
          <w:sz w:val="26"/>
        </w:rPr>
        <w:t xml:space="preserve"> </w:t>
      </w:r>
      <w:r w:rsidRPr="00B33663">
        <w:rPr>
          <w:sz w:val="26"/>
        </w:rPr>
        <w:t>number</w:t>
      </w:r>
      <w:r w:rsidRPr="00B33663">
        <w:rPr>
          <w:spacing w:val="8"/>
          <w:sz w:val="26"/>
        </w:rPr>
        <w:t xml:space="preserve"> </w:t>
      </w:r>
      <w:r w:rsidRPr="00B33663">
        <w:rPr>
          <w:sz w:val="26"/>
        </w:rPr>
        <w:t>of</w:t>
      </w:r>
      <w:r w:rsidRPr="00B33663">
        <w:rPr>
          <w:spacing w:val="8"/>
          <w:sz w:val="26"/>
        </w:rPr>
        <w:t xml:space="preserve"> </w:t>
      </w:r>
      <w:r w:rsidRPr="00B33663">
        <w:rPr>
          <w:sz w:val="26"/>
        </w:rPr>
        <w:t>the</w:t>
      </w:r>
      <w:r w:rsidRPr="00B33663">
        <w:rPr>
          <w:spacing w:val="8"/>
          <w:sz w:val="26"/>
        </w:rPr>
        <w:t xml:space="preserve"> </w:t>
      </w:r>
      <w:r w:rsidRPr="00B33663">
        <w:rPr>
          <w:sz w:val="26"/>
        </w:rPr>
        <w:t>next</w:t>
      </w:r>
      <w:r w:rsidRPr="00B33663">
        <w:rPr>
          <w:spacing w:val="5"/>
          <w:sz w:val="26"/>
        </w:rPr>
        <w:t xml:space="preserve"> </w:t>
      </w:r>
      <w:r w:rsidRPr="00B33663">
        <w:rPr>
          <w:sz w:val="26"/>
        </w:rPr>
        <w:t>frame</w:t>
      </w:r>
      <w:r w:rsidRPr="00B33663">
        <w:rPr>
          <w:spacing w:val="-62"/>
          <w:sz w:val="26"/>
        </w:rPr>
        <w:t xml:space="preserve"> </w:t>
      </w:r>
      <w:r w:rsidRPr="00B33663">
        <w:rPr>
          <w:sz w:val="26"/>
        </w:rPr>
        <w:t>that</w:t>
      </w:r>
      <w:r w:rsidRPr="00B33663">
        <w:rPr>
          <w:spacing w:val="-2"/>
          <w:sz w:val="26"/>
        </w:rPr>
        <w:t xml:space="preserve"> </w:t>
      </w:r>
      <w:r w:rsidRPr="00B33663">
        <w:rPr>
          <w:sz w:val="26"/>
        </w:rPr>
        <w:t>it</w:t>
      </w:r>
      <w:r w:rsidRPr="00B33663">
        <w:rPr>
          <w:spacing w:val="-1"/>
          <w:sz w:val="26"/>
        </w:rPr>
        <w:t xml:space="preserve"> </w:t>
      </w:r>
      <w:r w:rsidRPr="00B33663">
        <w:rPr>
          <w:sz w:val="26"/>
        </w:rPr>
        <w:t>wants to</w:t>
      </w:r>
      <w:r w:rsidRPr="00B33663">
        <w:rPr>
          <w:spacing w:val="-1"/>
          <w:sz w:val="26"/>
        </w:rPr>
        <w:t xml:space="preserve"> </w:t>
      </w:r>
      <w:r w:rsidRPr="00B33663">
        <w:rPr>
          <w:sz w:val="26"/>
        </w:rPr>
        <w:t>receive.</w:t>
      </w:r>
    </w:p>
    <w:p w14:paraId="39634CFA" w14:textId="77777777" w:rsidR="00CD7E1A" w:rsidRPr="00B33663" w:rsidRDefault="00A42A03" w:rsidP="00E700C1">
      <w:pPr>
        <w:pStyle w:val="ListParagraph"/>
        <w:numPr>
          <w:ilvl w:val="0"/>
          <w:numId w:val="35"/>
        </w:numPr>
        <w:tabs>
          <w:tab w:val="left" w:pos="1201"/>
        </w:tabs>
        <w:spacing w:before="2" w:line="237" w:lineRule="auto"/>
        <w:ind w:right="644"/>
        <w:rPr>
          <w:sz w:val="26"/>
        </w:rPr>
      </w:pPr>
      <w:r w:rsidRPr="00B33663">
        <w:rPr>
          <w:sz w:val="26"/>
        </w:rPr>
        <w:t>For</w:t>
      </w:r>
      <w:r w:rsidRPr="00B33663">
        <w:rPr>
          <w:spacing w:val="14"/>
          <w:sz w:val="26"/>
        </w:rPr>
        <w:t xml:space="preserve"> </w:t>
      </w:r>
      <w:r w:rsidRPr="00B33663">
        <w:rPr>
          <w:sz w:val="26"/>
        </w:rPr>
        <w:t>example,</w:t>
      </w:r>
      <w:r w:rsidRPr="00B33663">
        <w:rPr>
          <w:spacing w:val="14"/>
          <w:sz w:val="26"/>
        </w:rPr>
        <w:t xml:space="preserve"> </w:t>
      </w:r>
      <w:r w:rsidRPr="00B33663">
        <w:rPr>
          <w:sz w:val="26"/>
        </w:rPr>
        <w:t>to</w:t>
      </w:r>
      <w:r w:rsidRPr="00B33663">
        <w:rPr>
          <w:spacing w:val="14"/>
          <w:sz w:val="26"/>
        </w:rPr>
        <w:t xml:space="preserve"> </w:t>
      </w:r>
      <w:r w:rsidRPr="00B33663">
        <w:rPr>
          <w:sz w:val="26"/>
        </w:rPr>
        <w:t>acknowledge</w:t>
      </w:r>
      <w:r w:rsidRPr="00B33663">
        <w:rPr>
          <w:spacing w:val="14"/>
          <w:sz w:val="26"/>
        </w:rPr>
        <w:t xml:space="preserve"> </w:t>
      </w:r>
      <w:r w:rsidRPr="00B33663">
        <w:rPr>
          <w:sz w:val="26"/>
        </w:rPr>
        <w:t>the</w:t>
      </w:r>
      <w:r w:rsidRPr="00B33663">
        <w:rPr>
          <w:spacing w:val="14"/>
          <w:sz w:val="26"/>
        </w:rPr>
        <w:t xml:space="preserve"> </w:t>
      </w:r>
      <w:r w:rsidRPr="00B33663">
        <w:rPr>
          <w:sz w:val="26"/>
        </w:rPr>
        <w:t>string</w:t>
      </w:r>
      <w:r w:rsidRPr="00B33663">
        <w:rPr>
          <w:spacing w:val="14"/>
          <w:sz w:val="26"/>
        </w:rPr>
        <w:t xml:space="preserve"> </w:t>
      </w:r>
      <w:r w:rsidRPr="00B33663">
        <w:rPr>
          <w:sz w:val="26"/>
        </w:rPr>
        <w:t>of</w:t>
      </w:r>
      <w:r w:rsidRPr="00B33663">
        <w:rPr>
          <w:spacing w:val="14"/>
          <w:sz w:val="26"/>
        </w:rPr>
        <w:t xml:space="preserve"> </w:t>
      </w:r>
      <w:r w:rsidRPr="00B33663">
        <w:rPr>
          <w:sz w:val="26"/>
        </w:rPr>
        <w:t>frames</w:t>
      </w:r>
      <w:r w:rsidRPr="00B33663">
        <w:rPr>
          <w:spacing w:val="14"/>
          <w:sz w:val="26"/>
        </w:rPr>
        <w:t xml:space="preserve"> </w:t>
      </w:r>
      <w:r w:rsidRPr="00B33663">
        <w:rPr>
          <w:sz w:val="26"/>
        </w:rPr>
        <w:t>ending</w:t>
      </w:r>
      <w:r w:rsidRPr="00B33663">
        <w:rPr>
          <w:spacing w:val="14"/>
          <w:sz w:val="26"/>
        </w:rPr>
        <w:t xml:space="preserve"> </w:t>
      </w:r>
      <w:r w:rsidRPr="00B33663">
        <w:rPr>
          <w:sz w:val="26"/>
        </w:rPr>
        <w:t>with</w:t>
      </w:r>
      <w:r w:rsidRPr="00B33663">
        <w:rPr>
          <w:spacing w:val="16"/>
          <w:sz w:val="26"/>
        </w:rPr>
        <w:t xml:space="preserve"> </w:t>
      </w:r>
      <w:r w:rsidRPr="00B33663">
        <w:rPr>
          <w:sz w:val="26"/>
        </w:rPr>
        <w:t>frame</w:t>
      </w:r>
      <w:r w:rsidRPr="00B33663">
        <w:rPr>
          <w:spacing w:val="-62"/>
          <w:sz w:val="26"/>
        </w:rPr>
        <w:t xml:space="preserve"> </w:t>
      </w:r>
      <w:r w:rsidRPr="00B33663">
        <w:rPr>
          <w:sz w:val="26"/>
        </w:rPr>
        <w:t>number</w:t>
      </w:r>
      <w:r w:rsidRPr="00B33663">
        <w:rPr>
          <w:spacing w:val="-2"/>
          <w:sz w:val="26"/>
        </w:rPr>
        <w:t xml:space="preserve"> </w:t>
      </w:r>
      <w:r w:rsidRPr="00B33663">
        <w:rPr>
          <w:sz w:val="26"/>
        </w:rPr>
        <w:t>4,</w:t>
      </w:r>
      <w:r w:rsidRPr="00B33663">
        <w:rPr>
          <w:spacing w:val="-2"/>
          <w:sz w:val="26"/>
        </w:rPr>
        <w:t xml:space="preserve"> </w:t>
      </w:r>
      <w:r w:rsidRPr="00B33663">
        <w:rPr>
          <w:sz w:val="26"/>
        </w:rPr>
        <w:t>the</w:t>
      </w:r>
      <w:r w:rsidRPr="00B33663">
        <w:rPr>
          <w:spacing w:val="-1"/>
          <w:sz w:val="26"/>
        </w:rPr>
        <w:t xml:space="preserve"> </w:t>
      </w:r>
      <w:r w:rsidRPr="00B33663">
        <w:rPr>
          <w:sz w:val="26"/>
        </w:rPr>
        <w:t>receiver</w:t>
      </w:r>
      <w:r w:rsidRPr="00B33663">
        <w:rPr>
          <w:spacing w:val="1"/>
          <w:sz w:val="26"/>
        </w:rPr>
        <w:t xml:space="preserve"> </w:t>
      </w:r>
      <w:r w:rsidRPr="00B33663">
        <w:rPr>
          <w:sz w:val="26"/>
        </w:rPr>
        <w:t>will</w:t>
      </w:r>
      <w:r w:rsidRPr="00B33663">
        <w:rPr>
          <w:spacing w:val="-1"/>
          <w:sz w:val="26"/>
        </w:rPr>
        <w:t xml:space="preserve"> </w:t>
      </w:r>
      <w:r w:rsidRPr="00B33663">
        <w:rPr>
          <w:sz w:val="26"/>
        </w:rPr>
        <w:t>send</w:t>
      </w:r>
      <w:r w:rsidRPr="00B33663">
        <w:rPr>
          <w:spacing w:val="-2"/>
          <w:sz w:val="26"/>
        </w:rPr>
        <w:t xml:space="preserve"> </w:t>
      </w:r>
      <w:r w:rsidRPr="00B33663">
        <w:rPr>
          <w:sz w:val="26"/>
        </w:rPr>
        <w:t>the</w:t>
      </w:r>
      <w:r w:rsidRPr="00B33663">
        <w:rPr>
          <w:spacing w:val="-1"/>
          <w:sz w:val="26"/>
        </w:rPr>
        <w:t xml:space="preserve"> </w:t>
      </w:r>
      <w:r w:rsidRPr="00B33663">
        <w:rPr>
          <w:sz w:val="26"/>
        </w:rPr>
        <w:t>ACK</w:t>
      </w:r>
      <w:r w:rsidRPr="00B33663">
        <w:rPr>
          <w:spacing w:val="1"/>
          <w:sz w:val="26"/>
        </w:rPr>
        <w:t xml:space="preserve"> </w:t>
      </w:r>
      <w:r w:rsidRPr="00B33663">
        <w:rPr>
          <w:sz w:val="26"/>
        </w:rPr>
        <w:t>containing</w:t>
      </w:r>
      <w:r w:rsidRPr="00B33663">
        <w:rPr>
          <w:spacing w:val="-1"/>
          <w:sz w:val="26"/>
        </w:rPr>
        <w:t xml:space="preserve"> </w:t>
      </w:r>
      <w:r w:rsidRPr="00B33663">
        <w:rPr>
          <w:sz w:val="26"/>
        </w:rPr>
        <w:t>the number</w:t>
      </w:r>
      <w:r w:rsidRPr="00B33663">
        <w:rPr>
          <w:spacing w:val="2"/>
          <w:sz w:val="26"/>
        </w:rPr>
        <w:t xml:space="preserve"> </w:t>
      </w:r>
      <w:r w:rsidRPr="00B33663">
        <w:rPr>
          <w:sz w:val="26"/>
        </w:rPr>
        <w:t>5.</w:t>
      </w:r>
    </w:p>
    <w:p w14:paraId="46C77986" w14:textId="77777777" w:rsidR="00CD7E1A" w:rsidRPr="00B33663" w:rsidRDefault="00A42A03" w:rsidP="00E700C1">
      <w:pPr>
        <w:pStyle w:val="ListParagraph"/>
        <w:numPr>
          <w:ilvl w:val="0"/>
          <w:numId w:val="35"/>
        </w:numPr>
        <w:tabs>
          <w:tab w:val="left" w:pos="1201"/>
        </w:tabs>
        <w:spacing w:before="7" w:line="235" w:lineRule="auto"/>
        <w:ind w:right="643"/>
        <w:rPr>
          <w:sz w:val="26"/>
        </w:rPr>
      </w:pPr>
      <w:r w:rsidRPr="00B33663">
        <w:rPr>
          <w:sz w:val="26"/>
        </w:rPr>
        <w:t>When</w:t>
      </w:r>
      <w:r w:rsidRPr="00B33663">
        <w:rPr>
          <w:spacing w:val="19"/>
          <w:sz w:val="26"/>
        </w:rPr>
        <w:t xml:space="preserve"> </w:t>
      </w:r>
      <w:r w:rsidRPr="00B33663">
        <w:rPr>
          <w:sz w:val="26"/>
        </w:rPr>
        <w:t>the</w:t>
      </w:r>
      <w:r w:rsidRPr="00B33663">
        <w:rPr>
          <w:spacing w:val="20"/>
          <w:sz w:val="26"/>
        </w:rPr>
        <w:t xml:space="preserve"> </w:t>
      </w:r>
      <w:r w:rsidRPr="00B33663">
        <w:rPr>
          <w:sz w:val="26"/>
        </w:rPr>
        <w:t>sender</w:t>
      </w:r>
      <w:r w:rsidRPr="00B33663">
        <w:rPr>
          <w:spacing w:val="20"/>
          <w:sz w:val="26"/>
        </w:rPr>
        <w:t xml:space="preserve"> </w:t>
      </w:r>
      <w:r w:rsidRPr="00B33663">
        <w:rPr>
          <w:sz w:val="26"/>
        </w:rPr>
        <w:t>sees</w:t>
      </w:r>
      <w:r w:rsidRPr="00B33663">
        <w:rPr>
          <w:spacing w:val="21"/>
          <w:sz w:val="26"/>
        </w:rPr>
        <w:t xml:space="preserve"> </w:t>
      </w:r>
      <w:r w:rsidRPr="00B33663">
        <w:rPr>
          <w:sz w:val="26"/>
        </w:rPr>
        <w:t>the</w:t>
      </w:r>
      <w:r w:rsidRPr="00B33663">
        <w:rPr>
          <w:spacing w:val="20"/>
          <w:sz w:val="26"/>
        </w:rPr>
        <w:t xml:space="preserve"> </w:t>
      </w:r>
      <w:r w:rsidRPr="00B33663">
        <w:rPr>
          <w:sz w:val="26"/>
        </w:rPr>
        <w:t>ACK</w:t>
      </w:r>
      <w:r w:rsidRPr="00B33663">
        <w:rPr>
          <w:spacing w:val="20"/>
          <w:sz w:val="26"/>
        </w:rPr>
        <w:t xml:space="preserve"> </w:t>
      </w:r>
      <w:r w:rsidRPr="00B33663">
        <w:rPr>
          <w:sz w:val="26"/>
        </w:rPr>
        <w:t>with</w:t>
      </w:r>
      <w:r w:rsidRPr="00B33663">
        <w:rPr>
          <w:spacing w:val="19"/>
          <w:sz w:val="26"/>
        </w:rPr>
        <w:t xml:space="preserve"> </w:t>
      </w:r>
      <w:r w:rsidRPr="00B33663">
        <w:rPr>
          <w:sz w:val="26"/>
        </w:rPr>
        <w:t>the</w:t>
      </w:r>
      <w:r w:rsidRPr="00B33663">
        <w:rPr>
          <w:spacing w:val="20"/>
          <w:sz w:val="26"/>
        </w:rPr>
        <w:t xml:space="preserve"> </w:t>
      </w:r>
      <w:r w:rsidRPr="00B33663">
        <w:rPr>
          <w:sz w:val="26"/>
        </w:rPr>
        <w:t>number</w:t>
      </w:r>
      <w:r w:rsidRPr="00B33663">
        <w:rPr>
          <w:spacing w:val="20"/>
          <w:sz w:val="26"/>
        </w:rPr>
        <w:t xml:space="preserve"> </w:t>
      </w:r>
      <w:r w:rsidRPr="00B33663">
        <w:rPr>
          <w:sz w:val="26"/>
        </w:rPr>
        <w:t>5,</w:t>
      </w:r>
      <w:r w:rsidRPr="00B33663">
        <w:rPr>
          <w:spacing w:val="19"/>
          <w:sz w:val="26"/>
        </w:rPr>
        <w:t xml:space="preserve"> </w:t>
      </w:r>
      <w:r w:rsidRPr="00B33663">
        <w:rPr>
          <w:sz w:val="26"/>
        </w:rPr>
        <w:t>it</w:t>
      </w:r>
      <w:r w:rsidRPr="00B33663">
        <w:rPr>
          <w:spacing w:val="20"/>
          <w:sz w:val="26"/>
        </w:rPr>
        <w:t xml:space="preserve"> </w:t>
      </w:r>
      <w:r w:rsidRPr="00B33663">
        <w:rPr>
          <w:sz w:val="26"/>
        </w:rPr>
        <w:t>got</w:t>
      </w:r>
      <w:r w:rsidRPr="00B33663">
        <w:rPr>
          <w:spacing w:val="20"/>
          <w:sz w:val="26"/>
        </w:rPr>
        <w:t xml:space="preserve"> </w:t>
      </w:r>
      <w:r w:rsidRPr="00B33663">
        <w:rPr>
          <w:sz w:val="26"/>
        </w:rPr>
        <w:t>to</w:t>
      </w:r>
      <w:r w:rsidRPr="00B33663">
        <w:rPr>
          <w:spacing w:val="19"/>
          <w:sz w:val="26"/>
        </w:rPr>
        <w:t xml:space="preserve"> </w:t>
      </w:r>
      <w:r w:rsidRPr="00B33663">
        <w:rPr>
          <w:sz w:val="26"/>
        </w:rPr>
        <w:t>know</w:t>
      </w:r>
      <w:r w:rsidRPr="00B33663">
        <w:rPr>
          <w:spacing w:val="22"/>
          <w:sz w:val="26"/>
        </w:rPr>
        <w:t xml:space="preserve"> </w:t>
      </w:r>
      <w:r w:rsidRPr="00B33663">
        <w:rPr>
          <w:sz w:val="26"/>
        </w:rPr>
        <w:t>that</w:t>
      </w:r>
      <w:r w:rsidRPr="00B33663">
        <w:rPr>
          <w:spacing w:val="20"/>
          <w:sz w:val="26"/>
        </w:rPr>
        <w:t xml:space="preserve"> </w:t>
      </w:r>
      <w:r w:rsidRPr="00B33663">
        <w:rPr>
          <w:sz w:val="26"/>
        </w:rPr>
        <w:t>the</w:t>
      </w:r>
      <w:r w:rsidRPr="00B33663">
        <w:rPr>
          <w:spacing w:val="-62"/>
          <w:sz w:val="26"/>
        </w:rPr>
        <w:t xml:space="preserve"> </w:t>
      </w:r>
      <w:r w:rsidRPr="00B33663">
        <w:rPr>
          <w:sz w:val="26"/>
        </w:rPr>
        <w:t>frames</w:t>
      </w:r>
      <w:r w:rsidRPr="00B33663">
        <w:rPr>
          <w:spacing w:val="-2"/>
          <w:sz w:val="26"/>
        </w:rPr>
        <w:t xml:space="preserve"> </w:t>
      </w:r>
      <w:r w:rsidRPr="00B33663">
        <w:rPr>
          <w:sz w:val="26"/>
        </w:rPr>
        <w:t>from</w:t>
      </w:r>
      <w:r w:rsidRPr="00B33663">
        <w:rPr>
          <w:spacing w:val="-1"/>
          <w:sz w:val="26"/>
        </w:rPr>
        <w:t xml:space="preserve"> </w:t>
      </w:r>
      <w:r w:rsidRPr="00B33663">
        <w:rPr>
          <w:sz w:val="26"/>
        </w:rPr>
        <w:t>0</w:t>
      </w:r>
      <w:r w:rsidRPr="00B33663">
        <w:rPr>
          <w:spacing w:val="-1"/>
          <w:sz w:val="26"/>
        </w:rPr>
        <w:t xml:space="preserve"> </w:t>
      </w:r>
      <w:r w:rsidRPr="00B33663">
        <w:rPr>
          <w:sz w:val="26"/>
        </w:rPr>
        <w:t>through</w:t>
      </w:r>
      <w:r w:rsidRPr="00B33663">
        <w:rPr>
          <w:spacing w:val="1"/>
          <w:sz w:val="26"/>
        </w:rPr>
        <w:t xml:space="preserve"> </w:t>
      </w:r>
      <w:r w:rsidRPr="00B33663">
        <w:rPr>
          <w:sz w:val="26"/>
        </w:rPr>
        <w:t>4</w:t>
      </w:r>
      <w:r w:rsidRPr="00B33663">
        <w:rPr>
          <w:spacing w:val="-1"/>
          <w:sz w:val="26"/>
        </w:rPr>
        <w:t xml:space="preserve"> </w:t>
      </w:r>
      <w:r w:rsidRPr="00B33663">
        <w:rPr>
          <w:sz w:val="26"/>
        </w:rPr>
        <w:t>have</w:t>
      </w:r>
      <w:r w:rsidRPr="00B33663">
        <w:rPr>
          <w:spacing w:val="-1"/>
          <w:sz w:val="26"/>
        </w:rPr>
        <w:t xml:space="preserve"> </w:t>
      </w:r>
      <w:r w:rsidRPr="00B33663">
        <w:rPr>
          <w:sz w:val="26"/>
        </w:rPr>
        <w:t>been</w:t>
      </w:r>
      <w:r w:rsidRPr="00B33663">
        <w:rPr>
          <w:spacing w:val="2"/>
          <w:sz w:val="26"/>
        </w:rPr>
        <w:t xml:space="preserve"> </w:t>
      </w:r>
      <w:r w:rsidRPr="00B33663">
        <w:rPr>
          <w:sz w:val="26"/>
        </w:rPr>
        <w:t>received.</w:t>
      </w:r>
    </w:p>
    <w:p w14:paraId="70DF9E56" w14:textId="77777777" w:rsidR="00CD7E1A" w:rsidRPr="00B33663" w:rsidRDefault="00CD7E1A">
      <w:pPr>
        <w:spacing w:line="235"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44E871BC"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2B52AA7">
          <v:group id="_x0000_s1131" style="width:436.3pt;height:4.45pt;mso-position-horizontal-relative:char;mso-position-vertical-relative:line" coordsize="8726,89">
            <v:shape id="_x0000_s1132" style="position:absolute;width:8726;height:89" coordsize="8726,89" o:spt="100" adj="0,,0" path="m8726,29l,29,,89r8726,l8726,29xm8726,l,,,14r8726,l8726,xe" fillcolor="#612322" stroked="f">
              <v:stroke joinstyle="round"/>
              <v:formulas/>
              <v:path arrowok="t" o:connecttype="segments"/>
            </v:shape>
            <w10:anchorlock/>
          </v:group>
        </w:pict>
      </w:r>
    </w:p>
    <w:p w14:paraId="144A5D23" w14:textId="77777777" w:rsidR="00CD7E1A" w:rsidRPr="00B33663" w:rsidRDefault="00CD7E1A">
      <w:pPr>
        <w:pStyle w:val="BodyText"/>
        <w:ind w:left="0"/>
        <w:rPr>
          <w:sz w:val="20"/>
        </w:rPr>
      </w:pPr>
    </w:p>
    <w:p w14:paraId="738610EB" w14:textId="77777777" w:rsidR="00CD7E1A" w:rsidRPr="00B33663" w:rsidRDefault="00CD7E1A">
      <w:pPr>
        <w:pStyle w:val="BodyText"/>
        <w:ind w:left="0"/>
        <w:rPr>
          <w:sz w:val="20"/>
        </w:rPr>
      </w:pPr>
    </w:p>
    <w:p w14:paraId="637805D2" w14:textId="77777777" w:rsidR="00CD7E1A" w:rsidRPr="00B33663" w:rsidRDefault="00CD7E1A">
      <w:pPr>
        <w:pStyle w:val="BodyText"/>
        <w:ind w:left="0"/>
        <w:rPr>
          <w:sz w:val="11"/>
        </w:rPr>
      </w:pPr>
    </w:p>
    <w:tbl>
      <w:tblPr>
        <w:tblW w:w="0" w:type="auto"/>
        <w:tblInd w:w="1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623"/>
        <w:gridCol w:w="4918"/>
      </w:tblGrid>
      <w:tr w:rsidR="00CD7E1A" w:rsidRPr="00B33663" w14:paraId="6BD1862A" w14:textId="77777777">
        <w:trPr>
          <w:trHeight w:val="508"/>
        </w:trPr>
        <w:tc>
          <w:tcPr>
            <w:tcW w:w="4623" w:type="dxa"/>
            <w:tcBorders>
              <w:left w:val="single" w:sz="4" w:space="0" w:color="000000"/>
              <w:bottom w:val="single" w:sz="4" w:space="0" w:color="000000"/>
              <w:right w:val="single" w:sz="4" w:space="0" w:color="000000"/>
            </w:tcBorders>
          </w:tcPr>
          <w:p w14:paraId="17E2811A" w14:textId="77777777" w:rsidR="00CD7E1A" w:rsidRPr="00B33663" w:rsidRDefault="00A42A03">
            <w:pPr>
              <w:pStyle w:val="TableParagraph"/>
              <w:spacing w:line="317" w:lineRule="exact"/>
              <w:ind w:left="1341"/>
              <w:rPr>
                <w:b/>
                <w:sz w:val="28"/>
              </w:rPr>
            </w:pPr>
            <w:r w:rsidRPr="00B33663">
              <w:rPr>
                <w:b/>
                <w:sz w:val="28"/>
              </w:rPr>
              <w:t>Sender</w:t>
            </w:r>
            <w:r w:rsidRPr="00B33663">
              <w:rPr>
                <w:b/>
                <w:spacing w:val="-2"/>
                <w:sz w:val="28"/>
              </w:rPr>
              <w:t xml:space="preserve"> </w:t>
            </w:r>
            <w:r w:rsidRPr="00B33663">
              <w:rPr>
                <w:b/>
                <w:sz w:val="28"/>
              </w:rPr>
              <w:t>Window</w:t>
            </w:r>
          </w:p>
        </w:tc>
        <w:tc>
          <w:tcPr>
            <w:tcW w:w="4918" w:type="dxa"/>
            <w:tcBorders>
              <w:left w:val="single" w:sz="4" w:space="0" w:color="000000"/>
              <w:bottom w:val="single" w:sz="4" w:space="0" w:color="000000"/>
              <w:right w:val="single" w:sz="4" w:space="0" w:color="000000"/>
            </w:tcBorders>
          </w:tcPr>
          <w:p w14:paraId="3BEDD657" w14:textId="77777777" w:rsidR="00CD7E1A" w:rsidRPr="00B33663" w:rsidRDefault="00A42A03">
            <w:pPr>
              <w:pStyle w:val="TableParagraph"/>
              <w:spacing w:line="317" w:lineRule="exact"/>
              <w:ind w:left="1387"/>
              <w:rPr>
                <w:b/>
                <w:sz w:val="28"/>
              </w:rPr>
            </w:pPr>
            <w:r w:rsidRPr="00B33663">
              <w:rPr>
                <w:b/>
                <w:sz w:val="28"/>
              </w:rPr>
              <w:t>Receiver</w:t>
            </w:r>
            <w:r w:rsidRPr="00B33663">
              <w:rPr>
                <w:b/>
                <w:spacing w:val="-3"/>
                <w:sz w:val="28"/>
              </w:rPr>
              <w:t xml:space="preserve"> </w:t>
            </w:r>
            <w:r w:rsidRPr="00B33663">
              <w:rPr>
                <w:b/>
                <w:sz w:val="28"/>
              </w:rPr>
              <w:t>Window</w:t>
            </w:r>
          </w:p>
        </w:tc>
      </w:tr>
      <w:tr w:rsidR="00CD7E1A" w:rsidRPr="00B33663" w14:paraId="463F29E8" w14:textId="77777777">
        <w:trPr>
          <w:trHeight w:val="2985"/>
        </w:trPr>
        <w:tc>
          <w:tcPr>
            <w:tcW w:w="4623" w:type="dxa"/>
            <w:tcBorders>
              <w:top w:val="single" w:sz="4" w:space="0" w:color="000000"/>
              <w:left w:val="single" w:sz="4" w:space="0" w:color="000000"/>
              <w:bottom w:val="single" w:sz="4" w:space="0" w:color="000000"/>
              <w:right w:val="single" w:sz="4" w:space="0" w:color="000000"/>
            </w:tcBorders>
          </w:tcPr>
          <w:p w14:paraId="3B7B4B86" w14:textId="77777777" w:rsidR="00CD7E1A" w:rsidRPr="00B33663" w:rsidRDefault="00CD7E1A">
            <w:pPr>
              <w:pStyle w:val="TableParagraph"/>
              <w:spacing w:before="10"/>
              <w:ind w:left="0"/>
              <w:rPr>
                <w:sz w:val="28"/>
              </w:rPr>
            </w:pPr>
          </w:p>
          <w:p w14:paraId="3A0FF5F2" w14:textId="77777777" w:rsidR="00CD7E1A" w:rsidRPr="00B33663" w:rsidRDefault="00A42A03">
            <w:pPr>
              <w:pStyle w:val="TableParagraph"/>
              <w:ind w:left="90"/>
              <w:rPr>
                <w:sz w:val="20"/>
              </w:rPr>
            </w:pPr>
            <w:r w:rsidRPr="00B33663">
              <w:rPr>
                <w:noProof/>
                <w:sz w:val="20"/>
                <w:lang w:val="en-IN" w:eastAsia="en-IN"/>
              </w:rPr>
              <w:drawing>
                <wp:inline distT="0" distB="0" distL="0" distR="0" wp14:anchorId="1A4B50FA" wp14:editId="07777777">
                  <wp:extent cx="2709888" cy="1371600"/>
                  <wp:effectExtent l="0" t="0" r="0" b="0"/>
                  <wp:docPr id="3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9.jpeg"/>
                          <pic:cNvPicPr/>
                        </pic:nvPicPr>
                        <pic:blipFill>
                          <a:blip r:embed="rId31" cstate="print"/>
                          <a:stretch>
                            <a:fillRect/>
                          </a:stretch>
                        </pic:blipFill>
                        <pic:spPr>
                          <a:xfrm>
                            <a:off x="0" y="0"/>
                            <a:ext cx="2709888" cy="1371600"/>
                          </a:xfrm>
                          <a:prstGeom prst="rect">
                            <a:avLst/>
                          </a:prstGeom>
                        </pic:spPr>
                      </pic:pic>
                    </a:graphicData>
                  </a:graphic>
                </wp:inline>
              </w:drawing>
            </w:r>
          </w:p>
        </w:tc>
        <w:tc>
          <w:tcPr>
            <w:tcW w:w="4918" w:type="dxa"/>
            <w:tcBorders>
              <w:top w:val="single" w:sz="4" w:space="0" w:color="000000"/>
              <w:left w:val="single" w:sz="4" w:space="0" w:color="000000"/>
              <w:bottom w:val="single" w:sz="4" w:space="0" w:color="000000"/>
              <w:right w:val="single" w:sz="4" w:space="0" w:color="000000"/>
            </w:tcBorders>
          </w:tcPr>
          <w:p w14:paraId="5630AD66" w14:textId="77777777" w:rsidR="00CD7E1A" w:rsidRPr="00B33663" w:rsidRDefault="00CD7E1A">
            <w:pPr>
              <w:pStyle w:val="TableParagraph"/>
              <w:spacing w:before="6"/>
              <w:ind w:left="0"/>
              <w:rPr>
                <w:sz w:val="15"/>
              </w:rPr>
            </w:pPr>
          </w:p>
          <w:p w14:paraId="61829076" w14:textId="77777777" w:rsidR="00CD7E1A" w:rsidRPr="00B33663" w:rsidRDefault="00A42A03">
            <w:pPr>
              <w:pStyle w:val="TableParagraph"/>
              <w:ind w:left="145"/>
              <w:rPr>
                <w:sz w:val="20"/>
              </w:rPr>
            </w:pPr>
            <w:r w:rsidRPr="00B33663">
              <w:rPr>
                <w:noProof/>
                <w:sz w:val="20"/>
                <w:lang w:val="en-IN" w:eastAsia="en-IN"/>
              </w:rPr>
              <w:drawing>
                <wp:inline distT="0" distB="0" distL="0" distR="0" wp14:anchorId="14CE1A59" wp14:editId="07777777">
                  <wp:extent cx="2763116" cy="1371600"/>
                  <wp:effectExtent l="0" t="0" r="0" b="0"/>
                  <wp:docPr id="3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0.jpeg"/>
                          <pic:cNvPicPr/>
                        </pic:nvPicPr>
                        <pic:blipFill>
                          <a:blip r:embed="rId32" cstate="print"/>
                          <a:stretch>
                            <a:fillRect/>
                          </a:stretch>
                        </pic:blipFill>
                        <pic:spPr>
                          <a:xfrm>
                            <a:off x="0" y="0"/>
                            <a:ext cx="2763116" cy="1371600"/>
                          </a:xfrm>
                          <a:prstGeom prst="rect">
                            <a:avLst/>
                          </a:prstGeom>
                        </pic:spPr>
                      </pic:pic>
                    </a:graphicData>
                  </a:graphic>
                </wp:inline>
              </w:drawing>
            </w:r>
          </w:p>
        </w:tc>
      </w:tr>
      <w:tr w:rsidR="00CD7E1A" w:rsidRPr="00B33663" w14:paraId="7C58D975" w14:textId="77777777">
        <w:trPr>
          <w:trHeight w:val="4130"/>
        </w:trPr>
        <w:tc>
          <w:tcPr>
            <w:tcW w:w="4623" w:type="dxa"/>
            <w:tcBorders>
              <w:top w:val="single" w:sz="4" w:space="0" w:color="000000"/>
              <w:left w:val="single" w:sz="4" w:space="0" w:color="000000"/>
              <w:bottom w:val="single" w:sz="4" w:space="0" w:color="000000"/>
              <w:right w:val="single" w:sz="4" w:space="0" w:color="000000"/>
            </w:tcBorders>
          </w:tcPr>
          <w:p w14:paraId="36D4B324" w14:textId="77777777" w:rsidR="00CD7E1A" w:rsidRPr="00B33663" w:rsidRDefault="00A42A03" w:rsidP="00E700C1">
            <w:pPr>
              <w:pStyle w:val="TableParagraph"/>
              <w:numPr>
                <w:ilvl w:val="0"/>
                <w:numId w:val="32"/>
              </w:numPr>
              <w:tabs>
                <w:tab w:val="left" w:pos="466"/>
              </w:tabs>
              <w:spacing w:line="235" w:lineRule="auto"/>
              <w:ind w:right="99" w:hanging="360"/>
              <w:jc w:val="both"/>
              <w:rPr>
                <w:sz w:val="26"/>
              </w:rPr>
            </w:pPr>
            <w:r w:rsidRPr="00B33663">
              <w:rPr>
                <w:sz w:val="26"/>
              </w:rPr>
              <w:t>At the beginning of a transmission, the</w:t>
            </w:r>
            <w:r w:rsidRPr="00B33663">
              <w:rPr>
                <w:spacing w:val="-62"/>
                <w:sz w:val="26"/>
              </w:rPr>
              <w:t xml:space="preserve"> </w:t>
            </w:r>
            <w:r w:rsidRPr="00B33663">
              <w:rPr>
                <w:sz w:val="26"/>
              </w:rPr>
              <w:t>sender</w:t>
            </w:r>
            <w:r w:rsidRPr="00B33663">
              <w:rPr>
                <w:spacing w:val="-3"/>
                <w:sz w:val="26"/>
              </w:rPr>
              <w:t xml:space="preserve"> </w:t>
            </w:r>
            <w:r w:rsidRPr="00B33663">
              <w:rPr>
                <w:sz w:val="26"/>
              </w:rPr>
              <w:t>window</w:t>
            </w:r>
            <w:r w:rsidRPr="00B33663">
              <w:rPr>
                <w:spacing w:val="-2"/>
                <w:sz w:val="26"/>
              </w:rPr>
              <w:t xml:space="preserve"> </w:t>
            </w:r>
            <w:r w:rsidRPr="00B33663">
              <w:rPr>
                <w:sz w:val="26"/>
              </w:rPr>
              <w:t>contains</w:t>
            </w:r>
            <w:r w:rsidRPr="00B33663">
              <w:rPr>
                <w:spacing w:val="-3"/>
                <w:sz w:val="26"/>
              </w:rPr>
              <w:t xml:space="preserve"> </w:t>
            </w:r>
            <w:r w:rsidRPr="00B33663">
              <w:rPr>
                <w:sz w:val="26"/>
              </w:rPr>
              <w:t>n-1</w:t>
            </w:r>
            <w:r w:rsidRPr="00B33663">
              <w:rPr>
                <w:spacing w:val="-2"/>
                <w:sz w:val="26"/>
              </w:rPr>
              <w:t xml:space="preserve"> </w:t>
            </w:r>
            <w:r w:rsidRPr="00B33663">
              <w:rPr>
                <w:sz w:val="26"/>
              </w:rPr>
              <w:t>frames.</w:t>
            </w:r>
          </w:p>
          <w:p w14:paraId="4662363C" w14:textId="77777777" w:rsidR="00CD7E1A" w:rsidRPr="00B33663" w:rsidRDefault="00A42A03" w:rsidP="00E700C1">
            <w:pPr>
              <w:pStyle w:val="TableParagraph"/>
              <w:numPr>
                <w:ilvl w:val="0"/>
                <w:numId w:val="32"/>
              </w:numPr>
              <w:tabs>
                <w:tab w:val="left" w:pos="468"/>
              </w:tabs>
              <w:spacing w:before="3" w:line="237" w:lineRule="auto"/>
              <w:ind w:right="99" w:hanging="360"/>
              <w:jc w:val="both"/>
              <w:rPr>
                <w:sz w:val="26"/>
              </w:rPr>
            </w:pPr>
            <w:r w:rsidRPr="00B33663">
              <w:rPr>
                <w:sz w:val="26"/>
              </w:rPr>
              <w:t>When a frame is sent, the size of the</w:t>
            </w:r>
            <w:r w:rsidRPr="00B33663">
              <w:rPr>
                <w:spacing w:val="1"/>
                <w:sz w:val="26"/>
              </w:rPr>
              <w:t xml:space="preserve"> </w:t>
            </w:r>
            <w:r w:rsidRPr="00B33663">
              <w:rPr>
                <w:sz w:val="26"/>
              </w:rPr>
              <w:t>window</w:t>
            </w:r>
            <w:r w:rsidRPr="00B33663">
              <w:rPr>
                <w:spacing w:val="-2"/>
                <w:sz w:val="26"/>
              </w:rPr>
              <w:t xml:space="preserve"> </w:t>
            </w:r>
            <w:r w:rsidRPr="00B33663">
              <w:rPr>
                <w:sz w:val="26"/>
              </w:rPr>
              <w:t>shrinks.</w:t>
            </w:r>
          </w:p>
          <w:p w14:paraId="686647F7" w14:textId="77777777" w:rsidR="00CD7E1A" w:rsidRPr="00B33663" w:rsidRDefault="00A42A03" w:rsidP="00E700C1">
            <w:pPr>
              <w:pStyle w:val="TableParagraph"/>
              <w:numPr>
                <w:ilvl w:val="0"/>
                <w:numId w:val="32"/>
              </w:numPr>
              <w:tabs>
                <w:tab w:val="left" w:pos="454"/>
              </w:tabs>
              <w:ind w:right="95" w:hanging="360"/>
              <w:jc w:val="both"/>
              <w:rPr>
                <w:sz w:val="26"/>
              </w:rPr>
            </w:pPr>
            <w:r w:rsidRPr="00B33663">
              <w:rPr>
                <w:sz w:val="26"/>
              </w:rPr>
              <w:t>For example, if the size of the window</w:t>
            </w:r>
            <w:r w:rsidRPr="00B33663">
              <w:rPr>
                <w:spacing w:val="-62"/>
                <w:sz w:val="26"/>
              </w:rPr>
              <w:t xml:space="preserve"> </w:t>
            </w:r>
            <w:r w:rsidRPr="00B33663">
              <w:rPr>
                <w:sz w:val="26"/>
              </w:rPr>
              <w:t>is ‘w’ and</w:t>
            </w:r>
            <w:r w:rsidRPr="00B33663">
              <w:rPr>
                <w:spacing w:val="1"/>
                <w:sz w:val="26"/>
              </w:rPr>
              <w:t xml:space="preserve"> </w:t>
            </w:r>
            <w:r w:rsidRPr="00B33663">
              <w:rPr>
                <w:sz w:val="26"/>
              </w:rPr>
              <w:t>if three frames are sent out,</w:t>
            </w:r>
            <w:r w:rsidRPr="00B33663">
              <w:rPr>
                <w:spacing w:val="-62"/>
                <w:sz w:val="26"/>
              </w:rPr>
              <w:t xml:space="preserve"> </w:t>
            </w:r>
            <w:r w:rsidRPr="00B33663">
              <w:rPr>
                <w:sz w:val="26"/>
              </w:rPr>
              <w:t>then the number of frames left out in</w:t>
            </w:r>
            <w:r w:rsidRPr="00B33663">
              <w:rPr>
                <w:spacing w:val="1"/>
                <w:sz w:val="26"/>
              </w:rPr>
              <w:t xml:space="preserve"> </w:t>
            </w:r>
            <w:r w:rsidRPr="00B33663">
              <w:rPr>
                <w:sz w:val="26"/>
              </w:rPr>
              <w:t>the</w:t>
            </w:r>
            <w:r w:rsidRPr="00B33663">
              <w:rPr>
                <w:spacing w:val="-2"/>
                <w:sz w:val="26"/>
              </w:rPr>
              <w:t xml:space="preserve"> </w:t>
            </w:r>
            <w:r w:rsidRPr="00B33663">
              <w:rPr>
                <w:sz w:val="26"/>
              </w:rPr>
              <w:t>sender</w:t>
            </w:r>
            <w:r w:rsidRPr="00B33663">
              <w:rPr>
                <w:spacing w:val="1"/>
                <w:sz w:val="26"/>
              </w:rPr>
              <w:t xml:space="preserve"> </w:t>
            </w:r>
            <w:r w:rsidRPr="00B33663">
              <w:rPr>
                <w:sz w:val="26"/>
              </w:rPr>
              <w:t>window</w:t>
            </w:r>
            <w:r w:rsidRPr="00B33663">
              <w:rPr>
                <w:spacing w:val="1"/>
                <w:sz w:val="26"/>
              </w:rPr>
              <w:t xml:space="preserve"> </w:t>
            </w:r>
            <w:r w:rsidRPr="00B33663">
              <w:rPr>
                <w:sz w:val="26"/>
              </w:rPr>
              <w:t>is</w:t>
            </w:r>
            <w:r w:rsidRPr="00B33663">
              <w:rPr>
                <w:spacing w:val="-1"/>
                <w:sz w:val="26"/>
              </w:rPr>
              <w:t xml:space="preserve"> </w:t>
            </w:r>
            <w:r w:rsidRPr="00B33663">
              <w:rPr>
                <w:sz w:val="26"/>
              </w:rPr>
              <w:t>w-3.</w:t>
            </w:r>
          </w:p>
          <w:p w14:paraId="00DAA1D1" w14:textId="77777777" w:rsidR="00CD7E1A" w:rsidRPr="00B33663" w:rsidRDefault="00A42A03" w:rsidP="00E700C1">
            <w:pPr>
              <w:pStyle w:val="TableParagraph"/>
              <w:numPr>
                <w:ilvl w:val="0"/>
                <w:numId w:val="32"/>
              </w:numPr>
              <w:tabs>
                <w:tab w:val="left" w:pos="454"/>
              </w:tabs>
              <w:ind w:right="99" w:hanging="360"/>
              <w:jc w:val="both"/>
              <w:rPr>
                <w:sz w:val="26"/>
              </w:rPr>
            </w:pPr>
            <w:r w:rsidRPr="00B33663">
              <w:rPr>
                <w:sz w:val="26"/>
              </w:rPr>
              <w:t>Once the ACK has arrived, then the</w:t>
            </w:r>
            <w:r w:rsidRPr="00B33663">
              <w:rPr>
                <w:spacing w:val="1"/>
                <w:sz w:val="26"/>
              </w:rPr>
              <w:t xml:space="preserve"> </w:t>
            </w:r>
            <w:r w:rsidRPr="00B33663">
              <w:rPr>
                <w:sz w:val="26"/>
              </w:rPr>
              <w:t>sender window expands to the number</w:t>
            </w:r>
            <w:r w:rsidRPr="00B33663">
              <w:rPr>
                <w:spacing w:val="-62"/>
                <w:sz w:val="26"/>
              </w:rPr>
              <w:t xml:space="preserve"> </w:t>
            </w:r>
            <w:r w:rsidRPr="00B33663">
              <w:rPr>
                <w:sz w:val="26"/>
              </w:rPr>
              <w:t>which will be equal to the number of</w:t>
            </w:r>
            <w:r w:rsidRPr="00B33663">
              <w:rPr>
                <w:spacing w:val="1"/>
                <w:sz w:val="26"/>
              </w:rPr>
              <w:t xml:space="preserve"> </w:t>
            </w:r>
            <w:r w:rsidRPr="00B33663">
              <w:rPr>
                <w:sz w:val="26"/>
              </w:rPr>
              <w:t>frames</w:t>
            </w:r>
            <w:r w:rsidRPr="00B33663">
              <w:rPr>
                <w:spacing w:val="-2"/>
                <w:sz w:val="26"/>
              </w:rPr>
              <w:t xml:space="preserve"> </w:t>
            </w:r>
            <w:r w:rsidRPr="00B33663">
              <w:rPr>
                <w:sz w:val="26"/>
              </w:rPr>
              <w:t>acknowledged</w:t>
            </w:r>
            <w:r w:rsidRPr="00B33663">
              <w:rPr>
                <w:spacing w:val="1"/>
                <w:sz w:val="26"/>
              </w:rPr>
              <w:t xml:space="preserve"> </w:t>
            </w:r>
            <w:r w:rsidRPr="00B33663">
              <w:rPr>
                <w:sz w:val="26"/>
              </w:rPr>
              <w:t>by</w:t>
            </w:r>
            <w:r w:rsidRPr="00B33663">
              <w:rPr>
                <w:spacing w:val="-4"/>
                <w:sz w:val="26"/>
              </w:rPr>
              <w:t xml:space="preserve"> </w:t>
            </w:r>
            <w:r w:rsidRPr="00B33663">
              <w:rPr>
                <w:sz w:val="26"/>
              </w:rPr>
              <w:t>ACK.</w:t>
            </w:r>
          </w:p>
        </w:tc>
        <w:tc>
          <w:tcPr>
            <w:tcW w:w="4918" w:type="dxa"/>
            <w:tcBorders>
              <w:top w:val="single" w:sz="4" w:space="0" w:color="000000"/>
              <w:left w:val="single" w:sz="4" w:space="0" w:color="000000"/>
              <w:bottom w:val="single" w:sz="4" w:space="0" w:color="000000"/>
              <w:right w:val="single" w:sz="4" w:space="0" w:color="000000"/>
            </w:tcBorders>
          </w:tcPr>
          <w:p w14:paraId="3F593BFF" w14:textId="77777777" w:rsidR="00CD7E1A" w:rsidRPr="00B33663" w:rsidRDefault="00A42A03" w:rsidP="00E700C1">
            <w:pPr>
              <w:pStyle w:val="TableParagraph"/>
              <w:numPr>
                <w:ilvl w:val="0"/>
                <w:numId w:val="31"/>
              </w:numPr>
              <w:tabs>
                <w:tab w:val="left" w:pos="238"/>
              </w:tabs>
              <w:spacing w:line="237" w:lineRule="auto"/>
              <w:ind w:right="99"/>
              <w:jc w:val="both"/>
              <w:rPr>
                <w:sz w:val="26"/>
              </w:rPr>
            </w:pPr>
            <w:r w:rsidRPr="00B33663">
              <w:rPr>
                <w:sz w:val="26"/>
              </w:rPr>
              <w:t>At</w:t>
            </w:r>
            <w:r w:rsidRPr="00B33663">
              <w:rPr>
                <w:spacing w:val="1"/>
                <w:sz w:val="26"/>
              </w:rPr>
              <w:t xml:space="preserve"> </w:t>
            </w:r>
            <w:r w:rsidRPr="00B33663">
              <w:rPr>
                <w:sz w:val="26"/>
              </w:rPr>
              <w:t>the</w:t>
            </w:r>
            <w:r w:rsidRPr="00B33663">
              <w:rPr>
                <w:spacing w:val="1"/>
                <w:sz w:val="26"/>
              </w:rPr>
              <w:t xml:space="preserve"> </w:t>
            </w:r>
            <w:r w:rsidRPr="00B33663">
              <w:rPr>
                <w:sz w:val="26"/>
              </w:rPr>
              <w:t>beginning</w:t>
            </w:r>
            <w:r w:rsidRPr="00B33663">
              <w:rPr>
                <w:spacing w:val="1"/>
                <w:sz w:val="26"/>
              </w:rPr>
              <w:t xml:space="preserve"> </w:t>
            </w:r>
            <w:r w:rsidRPr="00B33663">
              <w:rPr>
                <w:sz w:val="26"/>
              </w:rPr>
              <w:t>of</w:t>
            </w:r>
            <w:r w:rsidRPr="00B33663">
              <w:rPr>
                <w:spacing w:val="1"/>
                <w:sz w:val="26"/>
              </w:rPr>
              <w:t xml:space="preserve"> </w:t>
            </w:r>
            <w:r w:rsidRPr="00B33663">
              <w:rPr>
                <w:sz w:val="26"/>
              </w:rPr>
              <w:t>transmission,</w:t>
            </w:r>
            <w:r w:rsidRPr="00B33663">
              <w:rPr>
                <w:spacing w:val="1"/>
                <w:sz w:val="26"/>
              </w:rPr>
              <w:t xml:space="preserve"> </w:t>
            </w:r>
            <w:r w:rsidRPr="00B33663">
              <w:rPr>
                <w:sz w:val="26"/>
              </w:rPr>
              <w:t>the</w:t>
            </w:r>
            <w:r w:rsidRPr="00B33663">
              <w:rPr>
                <w:spacing w:val="1"/>
                <w:sz w:val="26"/>
              </w:rPr>
              <w:t xml:space="preserve"> </w:t>
            </w:r>
            <w:r w:rsidRPr="00B33663">
              <w:rPr>
                <w:sz w:val="26"/>
              </w:rPr>
              <w:t>receiver window does not contain n frames,</w:t>
            </w:r>
            <w:r w:rsidRPr="00B33663">
              <w:rPr>
                <w:spacing w:val="-62"/>
                <w:sz w:val="26"/>
              </w:rPr>
              <w:t xml:space="preserve"> </w:t>
            </w:r>
            <w:r w:rsidRPr="00B33663">
              <w:rPr>
                <w:sz w:val="26"/>
              </w:rPr>
              <w:t>but</w:t>
            </w:r>
            <w:r w:rsidRPr="00B33663">
              <w:rPr>
                <w:spacing w:val="-2"/>
                <w:sz w:val="26"/>
              </w:rPr>
              <w:t xml:space="preserve"> </w:t>
            </w:r>
            <w:r w:rsidRPr="00B33663">
              <w:rPr>
                <w:sz w:val="26"/>
              </w:rPr>
              <w:t>it</w:t>
            </w:r>
            <w:r w:rsidRPr="00B33663">
              <w:rPr>
                <w:spacing w:val="-1"/>
                <w:sz w:val="26"/>
              </w:rPr>
              <w:t xml:space="preserve"> </w:t>
            </w:r>
            <w:r w:rsidRPr="00B33663">
              <w:rPr>
                <w:sz w:val="26"/>
              </w:rPr>
              <w:t>contains</w:t>
            </w:r>
            <w:r w:rsidRPr="00B33663">
              <w:rPr>
                <w:spacing w:val="-1"/>
                <w:sz w:val="26"/>
              </w:rPr>
              <w:t xml:space="preserve"> </w:t>
            </w:r>
            <w:r w:rsidRPr="00B33663">
              <w:rPr>
                <w:sz w:val="26"/>
              </w:rPr>
              <w:t>n-1 spaces</w:t>
            </w:r>
            <w:r w:rsidRPr="00B33663">
              <w:rPr>
                <w:spacing w:val="-1"/>
                <w:sz w:val="26"/>
              </w:rPr>
              <w:t xml:space="preserve"> </w:t>
            </w:r>
            <w:r w:rsidRPr="00B33663">
              <w:rPr>
                <w:sz w:val="26"/>
              </w:rPr>
              <w:t>for</w:t>
            </w:r>
            <w:r w:rsidRPr="00B33663">
              <w:rPr>
                <w:spacing w:val="-1"/>
                <w:sz w:val="26"/>
              </w:rPr>
              <w:t xml:space="preserve"> </w:t>
            </w:r>
            <w:r w:rsidRPr="00B33663">
              <w:rPr>
                <w:sz w:val="26"/>
              </w:rPr>
              <w:t>frames.</w:t>
            </w:r>
          </w:p>
          <w:p w14:paraId="3626AE51" w14:textId="77777777" w:rsidR="00CD7E1A" w:rsidRPr="00B33663" w:rsidRDefault="00A42A03" w:rsidP="00E700C1">
            <w:pPr>
              <w:pStyle w:val="TableParagraph"/>
              <w:numPr>
                <w:ilvl w:val="0"/>
                <w:numId w:val="31"/>
              </w:numPr>
              <w:tabs>
                <w:tab w:val="left" w:pos="272"/>
              </w:tabs>
              <w:spacing w:before="3" w:line="235" w:lineRule="auto"/>
              <w:ind w:right="99"/>
              <w:jc w:val="both"/>
              <w:rPr>
                <w:sz w:val="26"/>
              </w:rPr>
            </w:pPr>
            <w:r w:rsidRPr="00B33663">
              <w:rPr>
                <w:sz w:val="26"/>
              </w:rPr>
              <w:t>When the new frame arrives, the size of the</w:t>
            </w:r>
            <w:r w:rsidRPr="00B33663">
              <w:rPr>
                <w:spacing w:val="-62"/>
                <w:sz w:val="26"/>
              </w:rPr>
              <w:t xml:space="preserve"> </w:t>
            </w:r>
            <w:r w:rsidRPr="00B33663">
              <w:rPr>
                <w:sz w:val="26"/>
              </w:rPr>
              <w:t>window</w:t>
            </w:r>
            <w:r w:rsidRPr="00B33663">
              <w:rPr>
                <w:spacing w:val="-2"/>
                <w:sz w:val="26"/>
              </w:rPr>
              <w:t xml:space="preserve"> </w:t>
            </w:r>
            <w:r w:rsidRPr="00B33663">
              <w:rPr>
                <w:sz w:val="26"/>
              </w:rPr>
              <w:t>shrinks.</w:t>
            </w:r>
          </w:p>
          <w:p w14:paraId="516E7D80" w14:textId="77777777" w:rsidR="00CD7E1A" w:rsidRPr="00B33663" w:rsidRDefault="00A42A03" w:rsidP="00E700C1">
            <w:pPr>
              <w:pStyle w:val="TableParagraph"/>
              <w:numPr>
                <w:ilvl w:val="0"/>
                <w:numId w:val="31"/>
              </w:numPr>
              <w:tabs>
                <w:tab w:val="left" w:pos="272"/>
              </w:tabs>
              <w:spacing w:before="6" w:line="237" w:lineRule="auto"/>
              <w:ind w:right="98"/>
              <w:jc w:val="both"/>
              <w:rPr>
                <w:sz w:val="26"/>
              </w:rPr>
            </w:pPr>
            <w:r w:rsidRPr="00B33663">
              <w:rPr>
                <w:sz w:val="26"/>
              </w:rPr>
              <w:t>For example, the size of the window is w</w:t>
            </w:r>
            <w:r w:rsidRPr="00B33663">
              <w:rPr>
                <w:spacing w:val="1"/>
                <w:sz w:val="26"/>
              </w:rPr>
              <w:t xml:space="preserve"> </w:t>
            </w:r>
            <w:r w:rsidRPr="00B33663">
              <w:rPr>
                <w:sz w:val="26"/>
              </w:rPr>
              <w:t>and if three frames are received then the</w:t>
            </w:r>
            <w:r w:rsidRPr="00B33663">
              <w:rPr>
                <w:spacing w:val="1"/>
                <w:sz w:val="26"/>
              </w:rPr>
              <w:t xml:space="preserve"> </w:t>
            </w:r>
            <w:r w:rsidRPr="00B33663">
              <w:rPr>
                <w:sz w:val="26"/>
              </w:rPr>
              <w:t>number</w:t>
            </w:r>
            <w:r w:rsidRPr="00B33663">
              <w:rPr>
                <w:spacing w:val="29"/>
                <w:sz w:val="26"/>
              </w:rPr>
              <w:t xml:space="preserve"> </w:t>
            </w:r>
            <w:r w:rsidRPr="00B33663">
              <w:rPr>
                <w:sz w:val="26"/>
              </w:rPr>
              <w:t>of</w:t>
            </w:r>
            <w:r w:rsidRPr="00B33663">
              <w:rPr>
                <w:spacing w:val="31"/>
                <w:sz w:val="26"/>
              </w:rPr>
              <w:t xml:space="preserve"> </w:t>
            </w:r>
            <w:r w:rsidRPr="00B33663">
              <w:rPr>
                <w:sz w:val="26"/>
              </w:rPr>
              <w:t>spaces</w:t>
            </w:r>
            <w:r w:rsidRPr="00B33663">
              <w:rPr>
                <w:spacing w:val="30"/>
                <w:sz w:val="26"/>
              </w:rPr>
              <w:t xml:space="preserve"> </w:t>
            </w:r>
            <w:r w:rsidRPr="00B33663">
              <w:rPr>
                <w:sz w:val="26"/>
              </w:rPr>
              <w:t>available</w:t>
            </w:r>
            <w:r w:rsidRPr="00B33663">
              <w:rPr>
                <w:spacing w:val="29"/>
                <w:sz w:val="26"/>
              </w:rPr>
              <w:t xml:space="preserve"> </w:t>
            </w:r>
            <w:r w:rsidRPr="00B33663">
              <w:rPr>
                <w:sz w:val="26"/>
              </w:rPr>
              <w:t>in</w:t>
            </w:r>
            <w:r w:rsidRPr="00B33663">
              <w:rPr>
                <w:spacing w:val="30"/>
                <w:sz w:val="26"/>
              </w:rPr>
              <w:t xml:space="preserve"> </w:t>
            </w:r>
            <w:r w:rsidRPr="00B33663">
              <w:rPr>
                <w:sz w:val="26"/>
              </w:rPr>
              <w:t>the</w:t>
            </w:r>
            <w:r w:rsidRPr="00B33663">
              <w:rPr>
                <w:spacing w:val="29"/>
                <w:sz w:val="26"/>
              </w:rPr>
              <w:t xml:space="preserve"> </w:t>
            </w:r>
            <w:r w:rsidRPr="00B33663">
              <w:rPr>
                <w:sz w:val="26"/>
              </w:rPr>
              <w:t>window</w:t>
            </w:r>
            <w:r w:rsidRPr="00B33663">
              <w:rPr>
                <w:spacing w:val="-63"/>
                <w:sz w:val="26"/>
              </w:rPr>
              <w:t xml:space="preserve"> </w:t>
            </w:r>
            <w:r w:rsidRPr="00B33663">
              <w:rPr>
                <w:sz w:val="26"/>
              </w:rPr>
              <w:t>is</w:t>
            </w:r>
            <w:r w:rsidRPr="00B33663">
              <w:rPr>
                <w:spacing w:val="-2"/>
                <w:sz w:val="26"/>
              </w:rPr>
              <w:t xml:space="preserve"> </w:t>
            </w:r>
            <w:r w:rsidRPr="00B33663">
              <w:rPr>
                <w:sz w:val="26"/>
              </w:rPr>
              <w:t>(w-3).</w:t>
            </w:r>
          </w:p>
          <w:p w14:paraId="74C34DAD" w14:textId="77777777" w:rsidR="00CD7E1A" w:rsidRPr="00B33663" w:rsidRDefault="00A42A03" w:rsidP="00E700C1">
            <w:pPr>
              <w:pStyle w:val="TableParagraph"/>
              <w:numPr>
                <w:ilvl w:val="0"/>
                <w:numId w:val="31"/>
              </w:numPr>
              <w:tabs>
                <w:tab w:val="left" w:pos="272"/>
              </w:tabs>
              <w:spacing w:before="5"/>
              <w:ind w:right="99"/>
              <w:jc w:val="both"/>
              <w:rPr>
                <w:sz w:val="26"/>
              </w:rPr>
            </w:pPr>
            <w:r w:rsidRPr="00B33663">
              <w:rPr>
                <w:sz w:val="26"/>
              </w:rPr>
              <w:t>Once</w:t>
            </w:r>
            <w:r w:rsidRPr="00B33663">
              <w:rPr>
                <w:spacing w:val="1"/>
                <w:sz w:val="26"/>
              </w:rPr>
              <w:t xml:space="preserve"> </w:t>
            </w:r>
            <w:r w:rsidRPr="00B33663">
              <w:rPr>
                <w:sz w:val="26"/>
              </w:rPr>
              <w:t>the</w:t>
            </w:r>
            <w:r w:rsidRPr="00B33663">
              <w:rPr>
                <w:spacing w:val="1"/>
                <w:sz w:val="26"/>
              </w:rPr>
              <w:t xml:space="preserve"> </w:t>
            </w:r>
            <w:r w:rsidRPr="00B33663">
              <w:rPr>
                <w:sz w:val="26"/>
              </w:rPr>
              <w:t>acknowledgement</w:t>
            </w:r>
            <w:r w:rsidRPr="00B33663">
              <w:rPr>
                <w:spacing w:val="1"/>
                <w:sz w:val="26"/>
              </w:rPr>
              <w:t xml:space="preserve"> </w:t>
            </w:r>
            <w:r w:rsidRPr="00B33663">
              <w:rPr>
                <w:sz w:val="26"/>
              </w:rPr>
              <w:t>is</w:t>
            </w:r>
            <w:r w:rsidRPr="00B33663">
              <w:rPr>
                <w:spacing w:val="1"/>
                <w:sz w:val="26"/>
              </w:rPr>
              <w:t xml:space="preserve"> </w:t>
            </w:r>
            <w:r w:rsidRPr="00B33663">
              <w:rPr>
                <w:sz w:val="26"/>
              </w:rPr>
              <w:t>sent,</w:t>
            </w:r>
            <w:r w:rsidRPr="00B33663">
              <w:rPr>
                <w:spacing w:val="1"/>
                <w:sz w:val="26"/>
              </w:rPr>
              <w:t xml:space="preserve"> </w:t>
            </w:r>
            <w:r w:rsidRPr="00B33663">
              <w:rPr>
                <w:sz w:val="26"/>
              </w:rPr>
              <w:t>the</w:t>
            </w:r>
            <w:r w:rsidRPr="00B33663">
              <w:rPr>
                <w:spacing w:val="1"/>
                <w:sz w:val="26"/>
              </w:rPr>
              <w:t xml:space="preserve"> </w:t>
            </w:r>
            <w:r w:rsidRPr="00B33663">
              <w:rPr>
                <w:sz w:val="26"/>
              </w:rPr>
              <w:t>receiver</w:t>
            </w:r>
            <w:r w:rsidRPr="00B33663">
              <w:rPr>
                <w:spacing w:val="1"/>
                <w:sz w:val="26"/>
              </w:rPr>
              <w:t xml:space="preserve"> </w:t>
            </w:r>
            <w:r w:rsidRPr="00B33663">
              <w:rPr>
                <w:sz w:val="26"/>
              </w:rPr>
              <w:t>window</w:t>
            </w:r>
            <w:r w:rsidRPr="00B33663">
              <w:rPr>
                <w:spacing w:val="1"/>
                <w:sz w:val="26"/>
              </w:rPr>
              <w:t xml:space="preserve"> </w:t>
            </w:r>
            <w:r w:rsidRPr="00B33663">
              <w:rPr>
                <w:sz w:val="26"/>
              </w:rPr>
              <w:t>expands</w:t>
            </w:r>
            <w:r w:rsidRPr="00B33663">
              <w:rPr>
                <w:spacing w:val="1"/>
                <w:sz w:val="26"/>
              </w:rPr>
              <w:t xml:space="preserve"> </w:t>
            </w:r>
            <w:r w:rsidRPr="00B33663">
              <w:rPr>
                <w:sz w:val="26"/>
              </w:rPr>
              <w:t>by</w:t>
            </w:r>
            <w:r w:rsidRPr="00B33663">
              <w:rPr>
                <w:spacing w:val="1"/>
                <w:sz w:val="26"/>
              </w:rPr>
              <w:t xml:space="preserve"> </w:t>
            </w:r>
            <w:r w:rsidRPr="00B33663">
              <w:rPr>
                <w:sz w:val="26"/>
              </w:rPr>
              <w:t>the</w:t>
            </w:r>
            <w:r w:rsidRPr="00B33663">
              <w:rPr>
                <w:spacing w:val="1"/>
                <w:sz w:val="26"/>
              </w:rPr>
              <w:t xml:space="preserve"> </w:t>
            </w:r>
            <w:r w:rsidRPr="00B33663">
              <w:rPr>
                <w:sz w:val="26"/>
              </w:rPr>
              <w:t>number</w:t>
            </w:r>
            <w:r w:rsidRPr="00B33663">
              <w:rPr>
                <w:spacing w:val="-62"/>
                <w:sz w:val="26"/>
              </w:rPr>
              <w:t xml:space="preserve"> </w:t>
            </w:r>
            <w:r w:rsidRPr="00B33663">
              <w:rPr>
                <w:sz w:val="26"/>
              </w:rPr>
              <w:t>equal</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number</w:t>
            </w:r>
            <w:r w:rsidRPr="00B33663">
              <w:rPr>
                <w:spacing w:val="1"/>
                <w:sz w:val="26"/>
              </w:rPr>
              <w:t xml:space="preserve"> </w:t>
            </w:r>
            <w:r w:rsidRPr="00B33663">
              <w:rPr>
                <w:sz w:val="26"/>
              </w:rPr>
              <w:t>of</w:t>
            </w:r>
            <w:r w:rsidRPr="00B33663">
              <w:rPr>
                <w:spacing w:val="1"/>
                <w:sz w:val="26"/>
              </w:rPr>
              <w:t xml:space="preserve"> </w:t>
            </w:r>
            <w:r w:rsidRPr="00B33663">
              <w:rPr>
                <w:sz w:val="26"/>
              </w:rPr>
              <w:t>frames</w:t>
            </w:r>
            <w:r w:rsidRPr="00B33663">
              <w:rPr>
                <w:spacing w:val="1"/>
                <w:sz w:val="26"/>
              </w:rPr>
              <w:t xml:space="preserve"> </w:t>
            </w:r>
            <w:r w:rsidRPr="00B33663">
              <w:rPr>
                <w:sz w:val="26"/>
              </w:rPr>
              <w:t>acknowledged.</w:t>
            </w:r>
          </w:p>
        </w:tc>
      </w:tr>
    </w:tbl>
    <w:p w14:paraId="2BA226A1" w14:textId="77777777" w:rsidR="00CD7E1A" w:rsidRPr="00B33663" w:rsidRDefault="00CD7E1A">
      <w:pPr>
        <w:pStyle w:val="BodyText"/>
        <w:spacing w:before="5"/>
        <w:ind w:left="0"/>
        <w:rPr>
          <w:sz w:val="16"/>
        </w:rPr>
      </w:pPr>
    </w:p>
    <w:p w14:paraId="3EE2DBF4" w14:textId="77777777" w:rsidR="00CD7E1A" w:rsidRPr="00B33663" w:rsidRDefault="00A42A03">
      <w:pPr>
        <w:spacing w:before="89"/>
        <w:ind w:left="480"/>
        <w:rPr>
          <w:b/>
          <w:sz w:val="26"/>
        </w:rPr>
      </w:pPr>
      <w:r w:rsidRPr="00B33663">
        <w:rPr>
          <w:b/>
          <w:sz w:val="26"/>
        </w:rPr>
        <w:t>Example</w:t>
      </w:r>
      <w:r w:rsidRPr="00B33663">
        <w:rPr>
          <w:b/>
          <w:spacing w:val="-1"/>
          <w:sz w:val="26"/>
        </w:rPr>
        <w:t xml:space="preserve"> </w:t>
      </w:r>
      <w:r w:rsidRPr="00B33663">
        <w:rPr>
          <w:b/>
          <w:sz w:val="26"/>
        </w:rPr>
        <w:t>of</w:t>
      </w:r>
      <w:r w:rsidRPr="00B33663">
        <w:rPr>
          <w:b/>
          <w:spacing w:val="-3"/>
          <w:sz w:val="26"/>
        </w:rPr>
        <w:t xml:space="preserve"> </w:t>
      </w:r>
      <w:r w:rsidRPr="00B33663">
        <w:rPr>
          <w:b/>
          <w:sz w:val="26"/>
        </w:rPr>
        <w:t>Sliding</w:t>
      </w:r>
      <w:r w:rsidRPr="00B33663">
        <w:rPr>
          <w:b/>
          <w:spacing w:val="-3"/>
          <w:sz w:val="26"/>
        </w:rPr>
        <w:t xml:space="preserve"> </w:t>
      </w:r>
      <w:r w:rsidRPr="00B33663">
        <w:rPr>
          <w:b/>
          <w:sz w:val="26"/>
        </w:rPr>
        <w:t>Window</w:t>
      </w:r>
    </w:p>
    <w:p w14:paraId="109CC987" w14:textId="77777777" w:rsidR="00CD7E1A" w:rsidRPr="00B33663" w:rsidRDefault="00A42A03">
      <w:pPr>
        <w:pStyle w:val="BodyText"/>
        <w:spacing w:before="9"/>
        <w:ind w:left="0"/>
        <w:rPr>
          <w:b/>
          <w:sz w:val="20"/>
        </w:rPr>
      </w:pPr>
      <w:r w:rsidRPr="00B33663">
        <w:rPr>
          <w:noProof/>
          <w:lang w:val="en-IN" w:eastAsia="en-IN"/>
        </w:rPr>
        <w:drawing>
          <wp:anchor distT="0" distB="0" distL="0" distR="0" simplePos="0" relativeHeight="251611648" behindDoc="0" locked="0" layoutInCell="1" allowOverlap="1" wp14:anchorId="73333982" wp14:editId="07777777">
            <wp:simplePos x="0" y="0"/>
            <wp:positionH relativeFrom="page">
              <wp:posOffset>1965960</wp:posOffset>
            </wp:positionH>
            <wp:positionV relativeFrom="paragraph">
              <wp:posOffset>176683</wp:posOffset>
            </wp:positionV>
            <wp:extent cx="3811502" cy="3086100"/>
            <wp:effectExtent l="0" t="0" r="0" b="0"/>
            <wp:wrapTopAndBottom/>
            <wp:docPr id="39"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1.png"/>
                    <pic:cNvPicPr/>
                  </pic:nvPicPr>
                  <pic:blipFill>
                    <a:blip r:embed="rId33" cstate="print"/>
                    <a:stretch>
                      <a:fillRect/>
                    </a:stretch>
                  </pic:blipFill>
                  <pic:spPr>
                    <a:xfrm>
                      <a:off x="0" y="0"/>
                      <a:ext cx="3811502" cy="3086100"/>
                    </a:xfrm>
                    <a:prstGeom prst="rect">
                      <a:avLst/>
                    </a:prstGeom>
                  </pic:spPr>
                </pic:pic>
              </a:graphicData>
            </a:graphic>
          </wp:anchor>
        </w:drawing>
      </w:r>
    </w:p>
    <w:p w14:paraId="17AD93B2" w14:textId="77777777" w:rsidR="00CD7E1A" w:rsidRPr="00B33663" w:rsidRDefault="00CD7E1A">
      <w:pPr>
        <w:rPr>
          <w:sz w:val="20"/>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DE4B5B7"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4A5F72DA">
          <v:group id="_x0000_s1129" style="width:436.3pt;height:4.45pt;mso-position-horizontal-relative:char;mso-position-vertical-relative:line" coordsize="8726,89">
            <v:shape id="_x0000_s1130" style="position:absolute;width:8726;height:89" coordsize="8726,89" o:spt="100" adj="0,,0" path="m8726,29l,29,,89r8726,l8726,29xm8726,l,,,14r8726,l8726,xe" fillcolor="#612322" stroked="f">
              <v:stroke joinstyle="round"/>
              <v:formulas/>
              <v:path arrowok="t" o:connecttype="segments"/>
            </v:shape>
            <w10:anchorlock/>
          </v:group>
        </w:pict>
      </w:r>
    </w:p>
    <w:p w14:paraId="66204FF1" w14:textId="77777777" w:rsidR="00CD7E1A" w:rsidRPr="00B33663" w:rsidRDefault="00CD7E1A">
      <w:pPr>
        <w:pStyle w:val="BodyText"/>
        <w:spacing w:before="9"/>
        <w:ind w:left="0"/>
        <w:rPr>
          <w:b/>
          <w:sz w:val="16"/>
        </w:rPr>
      </w:pPr>
    </w:p>
    <w:p w14:paraId="6222BCA2" w14:textId="77777777" w:rsidR="00CD7E1A" w:rsidRPr="00B33663" w:rsidRDefault="00A42A03">
      <w:pPr>
        <w:pStyle w:val="Heading2"/>
        <w:spacing w:before="89"/>
        <w:ind w:left="463" w:right="621"/>
        <w:jc w:val="center"/>
        <w:rPr>
          <w:u w:val="none"/>
        </w:rPr>
      </w:pPr>
      <w:r w:rsidRPr="00B33663">
        <w:rPr>
          <w:u w:val="none"/>
        </w:rPr>
        <w:t>3.</w:t>
      </w:r>
      <w:r w:rsidRPr="00B33663">
        <w:rPr>
          <w:spacing w:val="-2"/>
          <w:u w:val="none"/>
        </w:rPr>
        <w:t xml:space="preserve"> </w:t>
      </w:r>
      <w:r w:rsidRPr="00B33663">
        <w:rPr>
          <w:u w:val="none"/>
        </w:rPr>
        <w:t>ERROR</w:t>
      </w:r>
      <w:r w:rsidRPr="00B33663">
        <w:rPr>
          <w:spacing w:val="-1"/>
          <w:u w:val="none"/>
        </w:rPr>
        <w:t xml:space="preserve"> </w:t>
      </w:r>
      <w:r w:rsidRPr="00B33663">
        <w:rPr>
          <w:u w:val="none"/>
        </w:rPr>
        <w:t>CONTROL</w:t>
      </w:r>
    </w:p>
    <w:p w14:paraId="2DBF0D7D" w14:textId="77777777" w:rsidR="00CD7E1A" w:rsidRPr="00B33663" w:rsidRDefault="00CD7E1A">
      <w:pPr>
        <w:pStyle w:val="BodyText"/>
        <w:spacing w:before="5"/>
        <w:ind w:left="0"/>
        <w:rPr>
          <w:b/>
          <w:sz w:val="16"/>
        </w:rPr>
      </w:pPr>
    </w:p>
    <w:p w14:paraId="58721EA6" w14:textId="77777777" w:rsidR="00CD7E1A" w:rsidRPr="00B33663" w:rsidRDefault="00A42A03">
      <w:pPr>
        <w:pStyle w:val="BodyText"/>
        <w:spacing w:before="89"/>
        <w:ind w:left="480" w:right="638"/>
        <w:jc w:val="both"/>
      </w:pPr>
      <w:r w:rsidRPr="00B33663">
        <w:t>Data can be corrupted during transmission.</w:t>
      </w:r>
      <w:r w:rsidRPr="00B33663">
        <w:rPr>
          <w:spacing w:val="1"/>
        </w:rPr>
        <w:t xml:space="preserve"> </w:t>
      </w:r>
      <w:r w:rsidRPr="00B33663">
        <w:t>For reliable communication, errors</w:t>
      </w:r>
      <w:r w:rsidRPr="00B33663">
        <w:rPr>
          <w:spacing w:val="1"/>
        </w:rPr>
        <w:t xml:space="preserve"> </w:t>
      </w:r>
      <w:r w:rsidRPr="00B33663">
        <w:t>must be detected and corrected. Error Control is a technique of error detection and</w:t>
      </w:r>
      <w:r w:rsidRPr="00B33663">
        <w:rPr>
          <w:spacing w:val="1"/>
        </w:rPr>
        <w:t xml:space="preserve"> </w:t>
      </w:r>
      <w:r w:rsidRPr="00B33663">
        <w:t>retransmission.</w:t>
      </w:r>
    </w:p>
    <w:p w14:paraId="5F52B9FF" w14:textId="77777777" w:rsidR="00CD7E1A" w:rsidRPr="00B33663" w:rsidRDefault="00A42A03">
      <w:pPr>
        <w:pStyle w:val="Heading4"/>
        <w:spacing w:before="8" w:line="298" w:lineRule="exact"/>
        <w:ind w:left="3591" w:right="3750"/>
        <w:jc w:val="center"/>
      </w:pPr>
      <w:r w:rsidRPr="00B33663">
        <w:t>TYPES</w:t>
      </w:r>
      <w:r w:rsidRPr="00B33663">
        <w:rPr>
          <w:spacing w:val="-1"/>
        </w:rPr>
        <w:t xml:space="preserve"> </w:t>
      </w:r>
      <w:r w:rsidRPr="00B33663">
        <w:t>OF</w:t>
      </w:r>
      <w:r w:rsidRPr="00B33663">
        <w:rPr>
          <w:spacing w:val="-3"/>
        </w:rPr>
        <w:t xml:space="preserve"> </w:t>
      </w:r>
      <w:r w:rsidRPr="00B33663">
        <w:t>ERRORS</w:t>
      </w:r>
    </w:p>
    <w:p w14:paraId="1A2E3983" w14:textId="77777777" w:rsidR="00CD7E1A" w:rsidRPr="00B33663" w:rsidRDefault="00A42A03">
      <w:pPr>
        <w:spacing w:line="298" w:lineRule="exact"/>
        <w:ind w:left="463" w:right="6767"/>
        <w:jc w:val="center"/>
        <w:rPr>
          <w:b/>
          <w:sz w:val="26"/>
        </w:rPr>
      </w:pPr>
      <w:r w:rsidRPr="00B33663">
        <w:rPr>
          <w:b/>
          <w:sz w:val="26"/>
        </w:rPr>
        <w:t>SINGLE-BIT</w:t>
      </w:r>
      <w:r w:rsidRPr="00B33663">
        <w:rPr>
          <w:b/>
          <w:spacing w:val="-3"/>
          <w:sz w:val="26"/>
        </w:rPr>
        <w:t xml:space="preserve"> </w:t>
      </w:r>
      <w:r w:rsidRPr="00B33663">
        <w:rPr>
          <w:b/>
          <w:sz w:val="26"/>
        </w:rPr>
        <w:t>ERROR</w:t>
      </w:r>
    </w:p>
    <w:p w14:paraId="155DB356" w14:textId="77777777" w:rsidR="00CD7E1A" w:rsidRPr="00B33663" w:rsidRDefault="00A42A03">
      <w:pPr>
        <w:pStyle w:val="BodyText"/>
        <w:ind w:left="480" w:right="632"/>
      </w:pPr>
      <w:r w:rsidRPr="00B33663">
        <w:t>The term Single-bit error means that only one bit of a given data unit (such as byte,</w:t>
      </w:r>
      <w:r w:rsidRPr="00B33663">
        <w:rPr>
          <w:spacing w:val="-62"/>
        </w:rPr>
        <w:t xml:space="preserve"> </w:t>
      </w:r>
      <w:r w:rsidRPr="00B33663">
        <w:t>character,</w:t>
      </w:r>
      <w:r w:rsidRPr="00B33663">
        <w:rPr>
          <w:spacing w:val="-2"/>
        </w:rPr>
        <w:t xml:space="preserve"> </w:t>
      </w:r>
      <w:r w:rsidRPr="00B33663">
        <w:t>data</w:t>
      </w:r>
      <w:r w:rsidRPr="00B33663">
        <w:rPr>
          <w:spacing w:val="2"/>
        </w:rPr>
        <w:t xml:space="preserve"> </w:t>
      </w:r>
      <w:r w:rsidRPr="00B33663">
        <w:t>unit</w:t>
      </w:r>
      <w:r w:rsidRPr="00B33663">
        <w:rPr>
          <w:spacing w:val="-1"/>
        </w:rPr>
        <w:t xml:space="preserve"> </w:t>
      </w:r>
      <w:r w:rsidRPr="00B33663">
        <w:t>or</w:t>
      </w:r>
      <w:r w:rsidRPr="00B33663">
        <w:rPr>
          <w:spacing w:val="2"/>
        </w:rPr>
        <w:t xml:space="preserve"> </w:t>
      </w:r>
      <w:r w:rsidRPr="00B33663">
        <w:t>packet)</w:t>
      </w:r>
      <w:r w:rsidRPr="00B33663">
        <w:rPr>
          <w:spacing w:val="-1"/>
        </w:rPr>
        <w:t xml:space="preserve"> </w:t>
      </w:r>
      <w:r w:rsidRPr="00B33663">
        <w:t>is</w:t>
      </w:r>
      <w:r w:rsidRPr="00B33663">
        <w:rPr>
          <w:spacing w:val="-1"/>
        </w:rPr>
        <w:t xml:space="preserve"> </w:t>
      </w:r>
      <w:r w:rsidRPr="00B33663">
        <w:t>changed</w:t>
      </w:r>
      <w:r w:rsidRPr="00B33663">
        <w:rPr>
          <w:spacing w:val="-1"/>
        </w:rPr>
        <w:t xml:space="preserve"> </w:t>
      </w:r>
      <w:r w:rsidRPr="00B33663">
        <w:t>from</w:t>
      </w:r>
      <w:r w:rsidRPr="00B33663">
        <w:rPr>
          <w:spacing w:val="-2"/>
        </w:rPr>
        <w:t xml:space="preserve"> </w:t>
      </w:r>
      <w:r w:rsidRPr="00B33663">
        <w:t>1</w:t>
      </w:r>
      <w:r w:rsidRPr="00B33663">
        <w:rPr>
          <w:spacing w:val="-1"/>
        </w:rPr>
        <w:t xml:space="preserve"> </w:t>
      </w:r>
      <w:r w:rsidRPr="00B33663">
        <w:t>to</w:t>
      </w:r>
      <w:r w:rsidRPr="00B33663">
        <w:rPr>
          <w:spacing w:val="-1"/>
        </w:rPr>
        <w:t xml:space="preserve"> </w:t>
      </w:r>
      <w:r w:rsidRPr="00B33663">
        <w:t>0</w:t>
      </w:r>
      <w:r w:rsidRPr="00B33663">
        <w:rPr>
          <w:spacing w:val="-1"/>
        </w:rPr>
        <w:t xml:space="preserve"> </w:t>
      </w:r>
      <w:r w:rsidRPr="00B33663">
        <w:t>or from</w:t>
      </w:r>
      <w:r w:rsidRPr="00B33663">
        <w:rPr>
          <w:spacing w:val="-3"/>
        </w:rPr>
        <w:t xml:space="preserve"> </w:t>
      </w:r>
      <w:r w:rsidRPr="00B33663">
        <w:t>0</w:t>
      </w:r>
      <w:r w:rsidRPr="00B33663">
        <w:rPr>
          <w:spacing w:val="1"/>
        </w:rPr>
        <w:t xml:space="preserve"> </w:t>
      </w:r>
      <w:r w:rsidRPr="00B33663">
        <w:t>to</w:t>
      </w:r>
      <w:r w:rsidRPr="00B33663">
        <w:rPr>
          <w:spacing w:val="-2"/>
        </w:rPr>
        <w:t xml:space="preserve"> </w:t>
      </w:r>
      <w:r w:rsidRPr="00B33663">
        <w:t>1.</w:t>
      </w:r>
    </w:p>
    <w:p w14:paraId="689CDDF7" w14:textId="77777777" w:rsidR="00CD7E1A" w:rsidRPr="00B33663" w:rsidRDefault="00A42A03">
      <w:pPr>
        <w:pStyle w:val="BodyText"/>
        <w:spacing w:before="2"/>
        <w:ind w:left="0"/>
        <w:rPr>
          <w:sz w:val="12"/>
        </w:rPr>
      </w:pPr>
      <w:r w:rsidRPr="00B33663">
        <w:rPr>
          <w:noProof/>
          <w:lang w:val="en-IN" w:eastAsia="en-IN"/>
        </w:rPr>
        <w:drawing>
          <wp:anchor distT="0" distB="0" distL="0" distR="0" simplePos="0" relativeHeight="251614720" behindDoc="0" locked="0" layoutInCell="1" allowOverlap="1" wp14:anchorId="3D4B5B9A" wp14:editId="07777777">
            <wp:simplePos x="0" y="0"/>
            <wp:positionH relativeFrom="page">
              <wp:posOffset>2151536</wp:posOffset>
            </wp:positionH>
            <wp:positionV relativeFrom="paragraph">
              <wp:posOffset>113677</wp:posOffset>
            </wp:positionV>
            <wp:extent cx="3415470" cy="627316"/>
            <wp:effectExtent l="0" t="0" r="0" b="0"/>
            <wp:wrapTopAndBottom/>
            <wp:docPr id="41"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2.png"/>
                    <pic:cNvPicPr/>
                  </pic:nvPicPr>
                  <pic:blipFill>
                    <a:blip r:embed="rId34" cstate="print"/>
                    <a:stretch>
                      <a:fillRect/>
                    </a:stretch>
                  </pic:blipFill>
                  <pic:spPr>
                    <a:xfrm>
                      <a:off x="0" y="0"/>
                      <a:ext cx="3415470" cy="627316"/>
                    </a:xfrm>
                    <a:prstGeom prst="rect">
                      <a:avLst/>
                    </a:prstGeom>
                  </pic:spPr>
                </pic:pic>
              </a:graphicData>
            </a:graphic>
          </wp:anchor>
        </w:drawing>
      </w:r>
    </w:p>
    <w:p w14:paraId="6B62F1B3" w14:textId="77777777" w:rsidR="00CD7E1A" w:rsidRPr="00B33663" w:rsidRDefault="00CD7E1A">
      <w:pPr>
        <w:pStyle w:val="BodyText"/>
        <w:spacing w:before="5"/>
        <w:ind w:left="0"/>
        <w:rPr>
          <w:sz w:val="39"/>
        </w:rPr>
      </w:pPr>
    </w:p>
    <w:p w14:paraId="4394FEA9" w14:textId="77777777" w:rsidR="00CD7E1A" w:rsidRPr="00B33663" w:rsidRDefault="00A42A03">
      <w:pPr>
        <w:pStyle w:val="Heading4"/>
        <w:spacing w:line="296" w:lineRule="exact"/>
      </w:pPr>
      <w:r w:rsidRPr="00B33663">
        <w:t>BURST</w:t>
      </w:r>
      <w:r w:rsidRPr="00B33663">
        <w:rPr>
          <w:spacing w:val="-1"/>
        </w:rPr>
        <w:t xml:space="preserve"> </w:t>
      </w:r>
      <w:r w:rsidRPr="00B33663">
        <w:t>ERROR</w:t>
      </w:r>
    </w:p>
    <w:p w14:paraId="0DB1AAEE" w14:textId="77777777" w:rsidR="00CD7E1A" w:rsidRPr="00B33663" w:rsidRDefault="00A42A03">
      <w:pPr>
        <w:pStyle w:val="BodyText"/>
        <w:ind w:left="480" w:right="638"/>
      </w:pPr>
      <w:r w:rsidRPr="00B33663">
        <w:t>The</w:t>
      </w:r>
      <w:r w:rsidRPr="00B33663">
        <w:rPr>
          <w:spacing w:val="26"/>
        </w:rPr>
        <w:t xml:space="preserve"> </w:t>
      </w:r>
      <w:r w:rsidRPr="00B33663">
        <w:t>term</w:t>
      </w:r>
      <w:r w:rsidRPr="00B33663">
        <w:rPr>
          <w:spacing w:val="25"/>
        </w:rPr>
        <w:t xml:space="preserve"> </w:t>
      </w:r>
      <w:r w:rsidRPr="00B33663">
        <w:t>Burst</w:t>
      </w:r>
      <w:r w:rsidRPr="00B33663">
        <w:rPr>
          <w:spacing w:val="26"/>
        </w:rPr>
        <w:t xml:space="preserve"> </w:t>
      </w:r>
      <w:r w:rsidRPr="00B33663">
        <w:t>Error</w:t>
      </w:r>
      <w:r w:rsidRPr="00B33663">
        <w:rPr>
          <w:spacing w:val="29"/>
        </w:rPr>
        <w:t xml:space="preserve"> </w:t>
      </w:r>
      <w:r w:rsidRPr="00B33663">
        <w:t>means</w:t>
      </w:r>
      <w:r w:rsidRPr="00B33663">
        <w:rPr>
          <w:spacing w:val="26"/>
        </w:rPr>
        <w:t xml:space="preserve"> </w:t>
      </w:r>
      <w:r w:rsidRPr="00B33663">
        <w:t>that</w:t>
      </w:r>
      <w:r w:rsidRPr="00B33663">
        <w:rPr>
          <w:spacing w:val="27"/>
        </w:rPr>
        <w:t xml:space="preserve"> </w:t>
      </w:r>
      <w:r w:rsidRPr="00B33663">
        <w:t>two</w:t>
      </w:r>
      <w:r w:rsidRPr="00B33663">
        <w:rPr>
          <w:spacing w:val="26"/>
        </w:rPr>
        <w:t xml:space="preserve"> </w:t>
      </w:r>
      <w:r w:rsidRPr="00B33663">
        <w:t>or</w:t>
      </w:r>
      <w:r w:rsidRPr="00B33663">
        <w:rPr>
          <w:spacing w:val="29"/>
        </w:rPr>
        <w:t xml:space="preserve"> </w:t>
      </w:r>
      <w:r w:rsidRPr="00B33663">
        <w:t>more</w:t>
      </w:r>
      <w:r w:rsidRPr="00B33663">
        <w:rPr>
          <w:spacing w:val="26"/>
        </w:rPr>
        <w:t xml:space="preserve"> </w:t>
      </w:r>
      <w:r w:rsidRPr="00B33663">
        <w:t>bits</w:t>
      </w:r>
      <w:r w:rsidRPr="00B33663">
        <w:rPr>
          <w:spacing w:val="27"/>
        </w:rPr>
        <w:t xml:space="preserve"> </w:t>
      </w:r>
      <w:r w:rsidRPr="00B33663">
        <w:t>in</w:t>
      </w:r>
      <w:r w:rsidRPr="00B33663">
        <w:rPr>
          <w:spacing w:val="26"/>
        </w:rPr>
        <w:t xml:space="preserve"> </w:t>
      </w:r>
      <w:r w:rsidRPr="00B33663">
        <w:t>the</w:t>
      </w:r>
      <w:r w:rsidRPr="00B33663">
        <w:rPr>
          <w:spacing w:val="27"/>
        </w:rPr>
        <w:t xml:space="preserve"> </w:t>
      </w:r>
      <w:r w:rsidRPr="00B33663">
        <w:t>data</w:t>
      </w:r>
      <w:r w:rsidRPr="00B33663">
        <w:rPr>
          <w:spacing w:val="26"/>
        </w:rPr>
        <w:t xml:space="preserve"> </w:t>
      </w:r>
      <w:r w:rsidRPr="00B33663">
        <w:t>unit</w:t>
      </w:r>
      <w:r w:rsidRPr="00B33663">
        <w:rPr>
          <w:spacing w:val="27"/>
        </w:rPr>
        <w:t xml:space="preserve"> </w:t>
      </w:r>
      <w:r w:rsidRPr="00B33663">
        <w:t>have</w:t>
      </w:r>
      <w:r w:rsidRPr="00B33663">
        <w:rPr>
          <w:spacing w:val="26"/>
        </w:rPr>
        <w:t xml:space="preserve"> </w:t>
      </w:r>
      <w:r w:rsidRPr="00B33663">
        <w:t>changed</w:t>
      </w:r>
      <w:r w:rsidRPr="00B33663">
        <w:rPr>
          <w:spacing w:val="-62"/>
        </w:rPr>
        <w:t xml:space="preserve"> </w:t>
      </w:r>
      <w:r w:rsidRPr="00B33663">
        <w:t>from</w:t>
      </w:r>
      <w:r w:rsidRPr="00B33663">
        <w:rPr>
          <w:spacing w:val="-3"/>
        </w:rPr>
        <w:t xml:space="preserve"> </w:t>
      </w:r>
      <w:r w:rsidRPr="00B33663">
        <w:t>1</w:t>
      </w:r>
      <w:r w:rsidRPr="00B33663">
        <w:rPr>
          <w:spacing w:val="-2"/>
        </w:rPr>
        <w:t xml:space="preserve"> </w:t>
      </w:r>
      <w:r w:rsidRPr="00B33663">
        <w:t>to</w:t>
      </w:r>
      <w:r w:rsidRPr="00B33663">
        <w:rPr>
          <w:spacing w:val="-1"/>
        </w:rPr>
        <w:t xml:space="preserve"> </w:t>
      </w:r>
      <w:r w:rsidRPr="00B33663">
        <w:t>0</w:t>
      </w:r>
      <w:r w:rsidRPr="00B33663">
        <w:rPr>
          <w:spacing w:val="1"/>
        </w:rPr>
        <w:t xml:space="preserve"> </w:t>
      </w:r>
      <w:r w:rsidRPr="00B33663">
        <w:t>or</w:t>
      </w:r>
      <w:r w:rsidRPr="00B33663">
        <w:rPr>
          <w:spacing w:val="-1"/>
        </w:rPr>
        <w:t xml:space="preserve"> </w:t>
      </w:r>
      <w:r w:rsidRPr="00B33663">
        <w:t>from</w:t>
      </w:r>
      <w:r w:rsidRPr="00B33663">
        <w:rPr>
          <w:spacing w:val="-1"/>
        </w:rPr>
        <w:t xml:space="preserve"> </w:t>
      </w:r>
      <w:r w:rsidRPr="00B33663">
        <w:t>0</w:t>
      </w:r>
      <w:r w:rsidRPr="00B33663">
        <w:rPr>
          <w:spacing w:val="-1"/>
        </w:rPr>
        <w:t xml:space="preserve"> </w:t>
      </w:r>
      <w:r w:rsidRPr="00B33663">
        <w:t>to</w:t>
      </w:r>
      <w:r w:rsidRPr="00B33663">
        <w:rPr>
          <w:spacing w:val="-1"/>
        </w:rPr>
        <w:t xml:space="preserve"> </w:t>
      </w:r>
      <w:r w:rsidRPr="00B33663">
        <w:t>1.</w:t>
      </w:r>
    </w:p>
    <w:p w14:paraId="02F2C34E" w14:textId="77777777" w:rsidR="00CD7E1A" w:rsidRPr="00B33663" w:rsidRDefault="00CD7E1A">
      <w:pPr>
        <w:pStyle w:val="BodyText"/>
        <w:ind w:left="0"/>
        <w:rPr>
          <w:sz w:val="20"/>
        </w:rPr>
      </w:pPr>
    </w:p>
    <w:p w14:paraId="02812427" w14:textId="77777777" w:rsidR="00CD7E1A" w:rsidRPr="00B33663" w:rsidRDefault="00A42A03">
      <w:pPr>
        <w:pStyle w:val="BodyText"/>
        <w:spacing w:before="9"/>
        <w:ind w:left="0"/>
        <w:rPr>
          <w:sz w:val="20"/>
        </w:rPr>
      </w:pPr>
      <w:r w:rsidRPr="00B33663">
        <w:rPr>
          <w:noProof/>
          <w:lang w:val="en-IN" w:eastAsia="en-IN"/>
        </w:rPr>
        <w:drawing>
          <wp:anchor distT="0" distB="0" distL="0" distR="0" simplePos="0" relativeHeight="251617792" behindDoc="0" locked="0" layoutInCell="1" allowOverlap="1" wp14:anchorId="3D1FB345" wp14:editId="07777777">
            <wp:simplePos x="0" y="0"/>
            <wp:positionH relativeFrom="page">
              <wp:posOffset>2333100</wp:posOffset>
            </wp:positionH>
            <wp:positionV relativeFrom="paragraph">
              <wp:posOffset>176848</wp:posOffset>
            </wp:positionV>
            <wp:extent cx="2968795" cy="892683"/>
            <wp:effectExtent l="0" t="0" r="0" b="0"/>
            <wp:wrapTopAndBottom/>
            <wp:docPr id="4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3.png"/>
                    <pic:cNvPicPr/>
                  </pic:nvPicPr>
                  <pic:blipFill>
                    <a:blip r:embed="rId35" cstate="print"/>
                    <a:stretch>
                      <a:fillRect/>
                    </a:stretch>
                  </pic:blipFill>
                  <pic:spPr>
                    <a:xfrm>
                      <a:off x="0" y="0"/>
                      <a:ext cx="2968795" cy="892683"/>
                    </a:xfrm>
                    <a:prstGeom prst="rect">
                      <a:avLst/>
                    </a:prstGeom>
                  </pic:spPr>
                </pic:pic>
              </a:graphicData>
            </a:graphic>
          </wp:anchor>
        </w:drawing>
      </w:r>
    </w:p>
    <w:p w14:paraId="680A4E5D" w14:textId="77777777" w:rsidR="00CD7E1A" w:rsidRPr="00B33663" w:rsidRDefault="00CD7E1A">
      <w:pPr>
        <w:pStyle w:val="BodyText"/>
        <w:ind w:left="0"/>
        <w:rPr>
          <w:sz w:val="20"/>
        </w:rPr>
      </w:pPr>
    </w:p>
    <w:p w14:paraId="19219836" w14:textId="77777777" w:rsidR="00CD7E1A" w:rsidRPr="00B33663" w:rsidRDefault="00CD7E1A">
      <w:pPr>
        <w:pStyle w:val="BodyText"/>
        <w:spacing w:before="9"/>
        <w:ind w:left="0"/>
        <w:rPr>
          <w:sz w:val="21"/>
        </w:rPr>
      </w:pPr>
    </w:p>
    <w:p w14:paraId="380FC8FC" w14:textId="77777777" w:rsidR="00CD7E1A" w:rsidRPr="00B33663" w:rsidRDefault="00A42A03">
      <w:pPr>
        <w:pStyle w:val="Heading4"/>
        <w:spacing w:before="89" w:line="296" w:lineRule="exact"/>
        <w:ind w:left="463" w:right="534"/>
        <w:jc w:val="center"/>
      </w:pPr>
      <w:r w:rsidRPr="00B33663">
        <w:t>ERROR</w:t>
      </w:r>
      <w:r w:rsidRPr="00B33663">
        <w:rPr>
          <w:spacing w:val="-1"/>
        </w:rPr>
        <w:t xml:space="preserve"> </w:t>
      </w:r>
      <w:r w:rsidRPr="00B33663">
        <w:t>DETECTION</w:t>
      </w:r>
      <w:r w:rsidRPr="00B33663">
        <w:rPr>
          <w:spacing w:val="-2"/>
        </w:rPr>
        <w:t xml:space="preserve"> </w:t>
      </w:r>
      <w:r w:rsidRPr="00B33663">
        <w:t>TECHNIQUES</w:t>
      </w:r>
      <w:r w:rsidRPr="00B33663">
        <w:rPr>
          <w:spacing w:val="-3"/>
        </w:rPr>
        <w:t xml:space="preserve"> </w:t>
      </w:r>
      <w:r w:rsidRPr="00B33663">
        <w:t>/</w:t>
      </w:r>
      <w:r w:rsidRPr="00B33663">
        <w:rPr>
          <w:spacing w:val="-2"/>
        </w:rPr>
        <w:t xml:space="preserve"> </w:t>
      </w:r>
      <w:r w:rsidRPr="00B33663">
        <w:t>METHODS</w:t>
      </w:r>
    </w:p>
    <w:p w14:paraId="06086A1E" w14:textId="77777777" w:rsidR="00CD7E1A" w:rsidRPr="00B33663" w:rsidRDefault="00A42A03">
      <w:pPr>
        <w:pStyle w:val="BodyText"/>
        <w:ind w:left="480" w:right="637"/>
      </w:pPr>
      <w:r w:rsidRPr="00B33663">
        <w:t>The</w:t>
      </w:r>
      <w:r w:rsidRPr="00B33663">
        <w:rPr>
          <w:spacing w:val="12"/>
        </w:rPr>
        <w:t xml:space="preserve"> </w:t>
      </w:r>
      <w:r w:rsidRPr="00B33663">
        <w:t>basic</w:t>
      </w:r>
      <w:r w:rsidRPr="00B33663">
        <w:rPr>
          <w:spacing w:val="15"/>
        </w:rPr>
        <w:t xml:space="preserve"> </w:t>
      </w:r>
      <w:r w:rsidRPr="00B33663">
        <w:t>idea</w:t>
      </w:r>
      <w:r w:rsidRPr="00B33663">
        <w:rPr>
          <w:spacing w:val="13"/>
        </w:rPr>
        <w:t xml:space="preserve"> </w:t>
      </w:r>
      <w:r w:rsidRPr="00B33663">
        <w:t>behind</w:t>
      </w:r>
      <w:r w:rsidRPr="00B33663">
        <w:rPr>
          <w:spacing w:val="14"/>
        </w:rPr>
        <w:t xml:space="preserve"> </w:t>
      </w:r>
      <w:r w:rsidRPr="00B33663">
        <w:t>any</w:t>
      </w:r>
      <w:r w:rsidRPr="00B33663">
        <w:rPr>
          <w:spacing w:val="12"/>
        </w:rPr>
        <w:t xml:space="preserve"> </w:t>
      </w:r>
      <w:r w:rsidRPr="00B33663">
        <w:t>error</w:t>
      </w:r>
      <w:r w:rsidRPr="00B33663">
        <w:rPr>
          <w:spacing w:val="15"/>
        </w:rPr>
        <w:t xml:space="preserve"> </w:t>
      </w:r>
      <w:r w:rsidRPr="00B33663">
        <w:t>detection</w:t>
      </w:r>
      <w:r w:rsidRPr="00B33663">
        <w:rPr>
          <w:spacing w:val="14"/>
        </w:rPr>
        <w:t xml:space="preserve"> </w:t>
      </w:r>
      <w:r w:rsidRPr="00B33663">
        <w:t>scheme</w:t>
      </w:r>
      <w:r w:rsidRPr="00B33663">
        <w:rPr>
          <w:spacing w:val="15"/>
        </w:rPr>
        <w:t xml:space="preserve"> </w:t>
      </w:r>
      <w:r w:rsidRPr="00B33663">
        <w:t>is</w:t>
      </w:r>
      <w:r w:rsidRPr="00B33663">
        <w:rPr>
          <w:spacing w:val="12"/>
        </w:rPr>
        <w:t xml:space="preserve"> </w:t>
      </w:r>
      <w:r w:rsidRPr="00B33663">
        <w:t>to</w:t>
      </w:r>
      <w:r w:rsidRPr="00B33663">
        <w:rPr>
          <w:spacing w:val="14"/>
        </w:rPr>
        <w:t xml:space="preserve"> </w:t>
      </w:r>
      <w:r w:rsidRPr="00B33663">
        <w:t>add</w:t>
      </w:r>
      <w:r w:rsidRPr="00B33663">
        <w:rPr>
          <w:spacing w:val="13"/>
        </w:rPr>
        <w:t xml:space="preserve"> </w:t>
      </w:r>
      <w:r w:rsidRPr="00B33663">
        <w:t>additional</w:t>
      </w:r>
      <w:r w:rsidRPr="00B33663">
        <w:rPr>
          <w:spacing w:val="13"/>
        </w:rPr>
        <w:t xml:space="preserve"> </w:t>
      </w:r>
      <w:r w:rsidRPr="00B33663">
        <w:t>information</w:t>
      </w:r>
      <w:r w:rsidRPr="00B33663">
        <w:rPr>
          <w:spacing w:val="-62"/>
        </w:rPr>
        <w:t xml:space="preserve"> </w:t>
      </w:r>
      <w:r w:rsidRPr="00B33663">
        <w:t>to</w:t>
      </w:r>
      <w:r w:rsidRPr="00B33663">
        <w:rPr>
          <w:spacing w:val="-2"/>
        </w:rPr>
        <w:t xml:space="preserve"> </w:t>
      </w:r>
      <w:r w:rsidRPr="00B33663">
        <w:t>a</w:t>
      </w:r>
      <w:r w:rsidRPr="00B33663">
        <w:rPr>
          <w:spacing w:val="-1"/>
        </w:rPr>
        <w:t xml:space="preserve"> </w:t>
      </w:r>
      <w:r w:rsidRPr="00B33663">
        <w:t>frame</w:t>
      </w:r>
      <w:r w:rsidRPr="00B33663">
        <w:rPr>
          <w:spacing w:val="-1"/>
        </w:rPr>
        <w:t xml:space="preserve"> </w:t>
      </w:r>
      <w:r w:rsidRPr="00B33663">
        <w:t>that</w:t>
      </w:r>
      <w:r w:rsidRPr="00B33663">
        <w:rPr>
          <w:spacing w:val="-2"/>
        </w:rPr>
        <w:t xml:space="preserve"> </w:t>
      </w:r>
      <w:r w:rsidRPr="00B33663">
        <w:t>can</w:t>
      </w:r>
      <w:r w:rsidRPr="00B33663">
        <w:rPr>
          <w:spacing w:val="-1"/>
        </w:rPr>
        <w:t xml:space="preserve"> </w:t>
      </w:r>
      <w:r w:rsidRPr="00B33663">
        <w:t>be</w:t>
      </w:r>
      <w:r w:rsidRPr="00B33663">
        <w:rPr>
          <w:spacing w:val="2"/>
        </w:rPr>
        <w:t xml:space="preserve"> </w:t>
      </w:r>
      <w:r w:rsidRPr="00B33663">
        <w:t>used</w:t>
      </w:r>
      <w:r w:rsidRPr="00B33663">
        <w:rPr>
          <w:spacing w:val="-1"/>
        </w:rPr>
        <w:t xml:space="preserve"> </w:t>
      </w:r>
      <w:r w:rsidRPr="00B33663">
        <w:t>to</w:t>
      </w:r>
      <w:r w:rsidRPr="00B33663">
        <w:rPr>
          <w:spacing w:val="-2"/>
        </w:rPr>
        <w:t xml:space="preserve"> </w:t>
      </w:r>
      <w:r w:rsidRPr="00B33663">
        <w:t>determine</w:t>
      </w:r>
      <w:r w:rsidRPr="00B33663">
        <w:rPr>
          <w:spacing w:val="-1"/>
        </w:rPr>
        <w:t xml:space="preserve"> </w:t>
      </w:r>
      <w:r w:rsidRPr="00B33663">
        <w:t>if</w:t>
      </w:r>
      <w:r w:rsidRPr="00B33663">
        <w:rPr>
          <w:spacing w:val="1"/>
        </w:rPr>
        <w:t xml:space="preserve"> </w:t>
      </w:r>
      <w:r w:rsidRPr="00B33663">
        <w:t>errors</w:t>
      </w:r>
      <w:r w:rsidRPr="00B33663">
        <w:rPr>
          <w:spacing w:val="-2"/>
        </w:rPr>
        <w:t xml:space="preserve"> </w:t>
      </w:r>
      <w:r w:rsidRPr="00B33663">
        <w:t>have</w:t>
      </w:r>
      <w:r w:rsidRPr="00B33663">
        <w:rPr>
          <w:spacing w:val="-1"/>
        </w:rPr>
        <w:t xml:space="preserve"> </w:t>
      </w:r>
      <w:r w:rsidRPr="00B33663">
        <w:t>been</w:t>
      </w:r>
      <w:r w:rsidRPr="00B33663">
        <w:rPr>
          <w:spacing w:val="2"/>
        </w:rPr>
        <w:t xml:space="preserve"> </w:t>
      </w:r>
      <w:r w:rsidRPr="00B33663">
        <w:t>introduced.</w:t>
      </w:r>
    </w:p>
    <w:p w14:paraId="453DE702" w14:textId="77777777" w:rsidR="00CD7E1A" w:rsidRPr="00B33663" w:rsidRDefault="00A42A03">
      <w:pPr>
        <w:pStyle w:val="BodyText"/>
        <w:spacing w:before="3"/>
        <w:ind w:left="0"/>
        <w:rPr>
          <w:sz w:val="27"/>
        </w:rPr>
      </w:pPr>
      <w:r w:rsidRPr="00B33663">
        <w:rPr>
          <w:noProof/>
          <w:lang w:val="en-IN" w:eastAsia="en-IN"/>
        </w:rPr>
        <w:drawing>
          <wp:anchor distT="0" distB="0" distL="0" distR="0" simplePos="0" relativeHeight="251620864" behindDoc="0" locked="0" layoutInCell="1" allowOverlap="1" wp14:anchorId="37DBA85C" wp14:editId="07777777">
            <wp:simplePos x="0" y="0"/>
            <wp:positionH relativeFrom="page">
              <wp:posOffset>2108363</wp:posOffset>
            </wp:positionH>
            <wp:positionV relativeFrom="paragraph">
              <wp:posOffset>224438</wp:posOffset>
            </wp:positionV>
            <wp:extent cx="3420963" cy="1165478"/>
            <wp:effectExtent l="0" t="0" r="0" b="0"/>
            <wp:wrapTopAndBottom/>
            <wp:docPr id="4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4.png"/>
                    <pic:cNvPicPr/>
                  </pic:nvPicPr>
                  <pic:blipFill>
                    <a:blip r:embed="rId36" cstate="print"/>
                    <a:stretch>
                      <a:fillRect/>
                    </a:stretch>
                  </pic:blipFill>
                  <pic:spPr>
                    <a:xfrm>
                      <a:off x="0" y="0"/>
                      <a:ext cx="3420963" cy="1165478"/>
                    </a:xfrm>
                    <a:prstGeom prst="rect">
                      <a:avLst/>
                    </a:prstGeom>
                  </pic:spPr>
                </pic:pic>
              </a:graphicData>
            </a:graphic>
          </wp:anchor>
        </w:drawing>
      </w:r>
    </w:p>
    <w:p w14:paraId="296FEF7D" w14:textId="77777777" w:rsidR="00CD7E1A" w:rsidRPr="00B33663" w:rsidRDefault="00CD7E1A">
      <w:pPr>
        <w:pStyle w:val="BodyText"/>
        <w:ind w:left="0"/>
        <w:rPr>
          <w:sz w:val="28"/>
        </w:rPr>
      </w:pPr>
    </w:p>
    <w:p w14:paraId="6E1B9639" w14:textId="77777777" w:rsidR="00CD7E1A" w:rsidRPr="00B33663" w:rsidRDefault="00A42A03">
      <w:pPr>
        <w:spacing w:before="200" w:line="274" w:lineRule="exact"/>
        <w:ind w:left="480"/>
        <w:rPr>
          <w:b/>
          <w:sz w:val="24"/>
        </w:rPr>
      </w:pPr>
      <w:r w:rsidRPr="00B33663">
        <w:rPr>
          <w:b/>
          <w:sz w:val="24"/>
        </w:rPr>
        <w:t>PARITY</w:t>
      </w:r>
      <w:r w:rsidRPr="00B33663">
        <w:rPr>
          <w:b/>
          <w:spacing w:val="-1"/>
          <w:sz w:val="24"/>
        </w:rPr>
        <w:t xml:space="preserve"> </w:t>
      </w:r>
      <w:r w:rsidRPr="00B33663">
        <w:rPr>
          <w:b/>
          <w:sz w:val="24"/>
        </w:rPr>
        <w:t>CHECK</w:t>
      </w:r>
    </w:p>
    <w:p w14:paraId="0376E8A9" w14:textId="77777777" w:rsidR="00CD7E1A" w:rsidRPr="00B33663" w:rsidRDefault="00A42A03" w:rsidP="00E700C1">
      <w:pPr>
        <w:pStyle w:val="ListParagraph"/>
        <w:numPr>
          <w:ilvl w:val="0"/>
          <w:numId w:val="36"/>
        </w:numPr>
        <w:tabs>
          <w:tab w:val="left" w:pos="1200"/>
          <w:tab w:val="left" w:pos="1201"/>
        </w:tabs>
        <w:spacing w:before="1" w:line="237" w:lineRule="auto"/>
        <w:ind w:right="643"/>
        <w:rPr>
          <w:sz w:val="26"/>
        </w:rPr>
      </w:pPr>
      <w:r w:rsidRPr="00B33663">
        <w:rPr>
          <w:sz w:val="26"/>
        </w:rPr>
        <w:t>One</w:t>
      </w:r>
      <w:r w:rsidRPr="00B33663">
        <w:rPr>
          <w:spacing w:val="5"/>
          <w:sz w:val="26"/>
        </w:rPr>
        <w:t xml:space="preserve"> </w:t>
      </w:r>
      <w:r w:rsidRPr="00B33663">
        <w:rPr>
          <w:sz w:val="26"/>
        </w:rPr>
        <w:t>bit,</w:t>
      </w:r>
      <w:r w:rsidRPr="00B33663">
        <w:rPr>
          <w:spacing w:val="5"/>
          <w:sz w:val="26"/>
        </w:rPr>
        <w:t xml:space="preserve"> </w:t>
      </w:r>
      <w:r w:rsidRPr="00B33663">
        <w:rPr>
          <w:sz w:val="26"/>
        </w:rPr>
        <w:t>called</w:t>
      </w:r>
      <w:r w:rsidRPr="00B33663">
        <w:rPr>
          <w:spacing w:val="7"/>
          <w:sz w:val="26"/>
        </w:rPr>
        <w:t xml:space="preserve"> </w:t>
      </w:r>
      <w:r w:rsidRPr="00B33663">
        <w:rPr>
          <w:sz w:val="26"/>
        </w:rPr>
        <w:t>parity bit</w:t>
      </w:r>
      <w:r w:rsidRPr="00B33663">
        <w:rPr>
          <w:spacing w:val="6"/>
          <w:sz w:val="26"/>
        </w:rPr>
        <w:t xml:space="preserve"> </w:t>
      </w:r>
      <w:r w:rsidRPr="00B33663">
        <w:rPr>
          <w:sz w:val="26"/>
        </w:rPr>
        <w:t>is</w:t>
      </w:r>
      <w:r w:rsidRPr="00B33663">
        <w:rPr>
          <w:spacing w:val="5"/>
          <w:sz w:val="26"/>
        </w:rPr>
        <w:t xml:space="preserve"> </w:t>
      </w:r>
      <w:r w:rsidRPr="00B33663">
        <w:rPr>
          <w:sz w:val="26"/>
        </w:rPr>
        <w:t>added</w:t>
      </w:r>
      <w:r w:rsidRPr="00B33663">
        <w:rPr>
          <w:spacing w:val="7"/>
          <w:sz w:val="26"/>
        </w:rPr>
        <w:t xml:space="preserve"> </w:t>
      </w:r>
      <w:r w:rsidRPr="00B33663">
        <w:rPr>
          <w:sz w:val="26"/>
        </w:rPr>
        <w:t>to</w:t>
      </w:r>
      <w:r w:rsidRPr="00B33663">
        <w:rPr>
          <w:spacing w:val="5"/>
          <w:sz w:val="26"/>
        </w:rPr>
        <w:t xml:space="preserve"> </w:t>
      </w:r>
      <w:r w:rsidRPr="00B33663">
        <w:rPr>
          <w:sz w:val="26"/>
        </w:rPr>
        <w:t>every</w:t>
      </w:r>
      <w:r w:rsidRPr="00B33663">
        <w:rPr>
          <w:spacing w:val="-1"/>
          <w:sz w:val="26"/>
        </w:rPr>
        <w:t xml:space="preserve"> </w:t>
      </w:r>
      <w:r w:rsidRPr="00B33663">
        <w:rPr>
          <w:sz w:val="26"/>
        </w:rPr>
        <w:t>data</w:t>
      </w:r>
      <w:r w:rsidRPr="00B33663">
        <w:rPr>
          <w:spacing w:val="5"/>
          <w:sz w:val="26"/>
        </w:rPr>
        <w:t xml:space="preserve"> </w:t>
      </w:r>
      <w:r w:rsidRPr="00B33663">
        <w:rPr>
          <w:sz w:val="26"/>
        </w:rPr>
        <w:t>unit</w:t>
      </w:r>
      <w:r w:rsidRPr="00B33663">
        <w:rPr>
          <w:spacing w:val="6"/>
          <w:sz w:val="26"/>
        </w:rPr>
        <w:t xml:space="preserve"> </w:t>
      </w:r>
      <w:r w:rsidRPr="00B33663">
        <w:rPr>
          <w:sz w:val="26"/>
        </w:rPr>
        <w:t>so</w:t>
      </w:r>
      <w:r w:rsidRPr="00B33663">
        <w:rPr>
          <w:spacing w:val="5"/>
          <w:sz w:val="26"/>
        </w:rPr>
        <w:t xml:space="preserve"> </w:t>
      </w:r>
      <w:r w:rsidRPr="00B33663">
        <w:rPr>
          <w:sz w:val="26"/>
        </w:rPr>
        <w:t>that</w:t>
      </w:r>
      <w:r w:rsidRPr="00B33663">
        <w:rPr>
          <w:spacing w:val="5"/>
          <w:sz w:val="26"/>
        </w:rPr>
        <w:t xml:space="preserve"> </w:t>
      </w:r>
      <w:r w:rsidRPr="00B33663">
        <w:rPr>
          <w:sz w:val="26"/>
        </w:rPr>
        <w:t>the</w:t>
      </w:r>
      <w:r w:rsidRPr="00B33663">
        <w:rPr>
          <w:spacing w:val="6"/>
          <w:sz w:val="26"/>
        </w:rPr>
        <w:t xml:space="preserve"> </w:t>
      </w:r>
      <w:r w:rsidRPr="00B33663">
        <w:rPr>
          <w:sz w:val="26"/>
        </w:rPr>
        <w:t>total</w:t>
      </w:r>
      <w:r w:rsidRPr="00B33663">
        <w:rPr>
          <w:spacing w:val="5"/>
          <w:sz w:val="26"/>
        </w:rPr>
        <w:t xml:space="preserve"> </w:t>
      </w:r>
      <w:r w:rsidRPr="00B33663">
        <w:rPr>
          <w:sz w:val="26"/>
        </w:rPr>
        <w:t>number</w:t>
      </w:r>
      <w:r w:rsidRPr="00B33663">
        <w:rPr>
          <w:spacing w:val="-62"/>
          <w:sz w:val="26"/>
        </w:rPr>
        <w:t xml:space="preserve"> </w:t>
      </w:r>
      <w:r w:rsidRPr="00B33663">
        <w:rPr>
          <w:sz w:val="26"/>
        </w:rPr>
        <w:t>of</w:t>
      </w:r>
      <w:r w:rsidRPr="00B33663">
        <w:rPr>
          <w:spacing w:val="1"/>
          <w:sz w:val="26"/>
        </w:rPr>
        <w:t xml:space="preserve"> </w:t>
      </w:r>
      <w:r w:rsidRPr="00B33663">
        <w:rPr>
          <w:sz w:val="26"/>
        </w:rPr>
        <w:t>1’s</w:t>
      </w:r>
      <w:r w:rsidRPr="00B33663">
        <w:rPr>
          <w:spacing w:val="-1"/>
          <w:sz w:val="26"/>
        </w:rPr>
        <w:t xml:space="preserve"> </w:t>
      </w:r>
      <w:r w:rsidRPr="00B33663">
        <w:rPr>
          <w:sz w:val="26"/>
        </w:rPr>
        <w:t>in</w:t>
      </w:r>
      <w:r w:rsidRPr="00B33663">
        <w:rPr>
          <w:spacing w:val="-1"/>
          <w:sz w:val="26"/>
        </w:rPr>
        <w:t xml:space="preserve"> </w:t>
      </w:r>
      <w:r w:rsidRPr="00B33663">
        <w:rPr>
          <w:sz w:val="26"/>
        </w:rPr>
        <w:t>the</w:t>
      </w:r>
      <w:r w:rsidRPr="00B33663">
        <w:rPr>
          <w:spacing w:val="-1"/>
          <w:sz w:val="26"/>
        </w:rPr>
        <w:t xml:space="preserve"> </w:t>
      </w:r>
      <w:r w:rsidRPr="00B33663">
        <w:rPr>
          <w:sz w:val="26"/>
        </w:rPr>
        <w:t>data</w:t>
      </w:r>
      <w:r w:rsidRPr="00B33663">
        <w:rPr>
          <w:spacing w:val="-1"/>
          <w:sz w:val="26"/>
        </w:rPr>
        <w:t xml:space="preserve"> </w:t>
      </w:r>
      <w:r w:rsidRPr="00B33663">
        <w:rPr>
          <w:sz w:val="26"/>
        </w:rPr>
        <w:t>unit</w:t>
      </w:r>
      <w:r w:rsidRPr="00B33663">
        <w:rPr>
          <w:spacing w:val="-1"/>
          <w:sz w:val="26"/>
        </w:rPr>
        <w:t xml:space="preserve"> </w:t>
      </w:r>
      <w:r w:rsidRPr="00B33663">
        <w:rPr>
          <w:sz w:val="26"/>
        </w:rPr>
        <w:t>becomes</w:t>
      </w:r>
      <w:r w:rsidRPr="00B33663">
        <w:rPr>
          <w:spacing w:val="-1"/>
          <w:sz w:val="26"/>
        </w:rPr>
        <w:t xml:space="preserve"> </w:t>
      </w:r>
      <w:r w:rsidRPr="00B33663">
        <w:rPr>
          <w:sz w:val="26"/>
        </w:rPr>
        <w:t>even</w:t>
      </w:r>
      <w:r w:rsidRPr="00B33663">
        <w:rPr>
          <w:spacing w:val="2"/>
          <w:sz w:val="26"/>
        </w:rPr>
        <w:t xml:space="preserve"> </w:t>
      </w:r>
      <w:r w:rsidRPr="00B33663">
        <w:rPr>
          <w:sz w:val="26"/>
        </w:rPr>
        <w:t>(or)</w:t>
      </w:r>
      <w:r w:rsidRPr="00B33663">
        <w:rPr>
          <w:spacing w:val="-2"/>
          <w:sz w:val="26"/>
        </w:rPr>
        <w:t xml:space="preserve"> </w:t>
      </w:r>
      <w:r w:rsidRPr="00B33663">
        <w:rPr>
          <w:sz w:val="26"/>
        </w:rPr>
        <w:t>odd.</w:t>
      </w:r>
    </w:p>
    <w:p w14:paraId="3A57969E" w14:textId="77777777" w:rsidR="00CD7E1A" w:rsidRPr="00B33663" w:rsidRDefault="00A42A03" w:rsidP="00E700C1">
      <w:pPr>
        <w:pStyle w:val="ListParagraph"/>
        <w:numPr>
          <w:ilvl w:val="0"/>
          <w:numId w:val="36"/>
        </w:numPr>
        <w:tabs>
          <w:tab w:val="left" w:pos="1200"/>
          <w:tab w:val="left" w:pos="1201"/>
        </w:tabs>
        <w:spacing w:before="5" w:line="237" w:lineRule="auto"/>
        <w:ind w:right="641"/>
        <w:rPr>
          <w:sz w:val="26"/>
        </w:rPr>
      </w:pPr>
      <w:r w:rsidRPr="00B33663">
        <w:rPr>
          <w:sz w:val="26"/>
        </w:rPr>
        <w:t>The</w:t>
      </w:r>
      <w:r w:rsidRPr="00B33663">
        <w:rPr>
          <w:spacing w:val="45"/>
          <w:sz w:val="26"/>
        </w:rPr>
        <w:t xml:space="preserve"> </w:t>
      </w:r>
      <w:r w:rsidRPr="00B33663">
        <w:rPr>
          <w:sz w:val="26"/>
        </w:rPr>
        <w:t>source</w:t>
      </w:r>
      <w:r w:rsidRPr="00B33663">
        <w:rPr>
          <w:spacing w:val="46"/>
          <w:sz w:val="26"/>
        </w:rPr>
        <w:t xml:space="preserve"> </w:t>
      </w:r>
      <w:r w:rsidRPr="00B33663">
        <w:rPr>
          <w:sz w:val="26"/>
        </w:rPr>
        <w:t>then</w:t>
      </w:r>
      <w:r w:rsidRPr="00B33663">
        <w:rPr>
          <w:spacing w:val="46"/>
          <w:sz w:val="26"/>
        </w:rPr>
        <w:t xml:space="preserve"> </w:t>
      </w:r>
      <w:r w:rsidRPr="00B33663">
        <w:rPr>
          <w:sz w:val="26"/>
        </w:rPr>
        <w:t>transmits</w:t>
      </w:r>
      <w:r w:rsidRPr="00B33663">
        <w:rPr>
          <w:spacing w:val="46"/>
          <w:sz w:val="26"/>
        </w:rPr>
        <w:t xml:space="preserve"> </w:t>
      </w:r>
      <w:r w:rsidRPr="00B33663">
        <w:rPr>
          <w:sz w:val="26"/>
        </w:rPr>
        <w:t>this</w:t>
      </w:r>
      <w:r w:rsidRPr="00B33663">
        <w:rPr>
          <w:spacing w:val="46"/>
          <w:sz w:val="26"/>
        </w:rPr>
        <w:t xml:space="preserve"> </w:t>
      </w:r>
      <w:r w:rsidRPr="00B33663">
        <w:rPr>
          <w:sz w:val="26"/>
        </w:rPr>
        <w:t>data</w:t>
      </w:r>
      <w:r w:rsidRPr="00B33663">
        <w:rPr>
          <w:spacing w:val="46"/>
          <w:sz w:val="26"/>
        </w:rPr>
        <w:t xml:space="preserve"> </w:t>
      </w:r>
      <w:r w:rsidRPr="00B33663">
        <w:rPr>
          <w:sz w:val="26"/>
        </w:rPr>
        <w:t>via</w:t>
      </w:r>
      <w:r w:rsidRPr="00B33663">
        <w:rPr>
          <w:spacing w:val="45"/>
          <w:sz w:val="26"/>
        </w:rPr>
        <w:t xml:space="preserve"> </w:t>
      </w:r>
      <w:r w:rsidRPr="00B33663">
        <w:rPr>
          <w:sz w:val="26"/>
        </w:rPr>
        <w:t>a</w:t>
      </w:r>
      <w:r w:rsidRPr="00B33663">
        <w:rPr>
          <w:spacing w:val="46"/>
          <w:sz w:val="26"/>
        </w:rPr>
        <w:t xml:space="preserve"> </w:t>
      </w:r>
      <w:r w:rsidRPr="00B33663">
        <w:rPr>
          <w:sz w:val="26"/>
        </w:rPr>
        <w:t>link,</w:t>
      </w:r>
      <w:r w:rsidRPr="00B33663">
        <w:rPr>
          <w:spacing w:val="46"/>
          <w:sz w:val="26"/>
        </w:rPr>
        <w:t xml:space="preserve"> </w:t>
      </w:r>
      <w:r w:rsidRPr="00B33663">
        <w:rPr>
          <w:sz w:val="26"/>
        </w:rPr>
        <w:t>and</w:t>
      </w:r>
      <w:r w:rsidRPr="00B33663">
        <w:rPr>
          <w:spacing w:val="46"/>
          <w:sz w:val="26"/>
        </w:rPr>
        <w:t xml:space="preserve"> </w:t>
      </w:r>
      <w:r w:rsidRPr="00B33663">
        <w:rPr>
          <w:sz w:val="26"/>
        </w:rPr>
        <w:t>bits</w:t>
      </w:r>
      <w:r w:rsidRPr="00B33663">
        <w:rPr>
          <w:spacing w:val="46"/>
          <w:sz w:val="26"/>
        </w:rPr>
        <w:t xml:space="preserve"> </w:t>
      </w:r>
      <w:r w:rsidRPr="00B33663">
        <w:rPr>
          <w:sz w:val="26"/>
        </w:rPr>
        <w:t>are</w:t>
      </w:r>
      <w:r w:rsidRPr="00B33663">
        <w:rPr>
          <w:spacing w:val="46"/>
          <w:sz w:val="26"/>
        </w:rPr>
        <w:t xml:space="preserve"> </w:t>
      </w:r>
      <w:r w:rsidRPr="00B33663">
        <w:rPr>
          <w:sz w:val="26"/>
        </w:rPr>
        <w:t>checked</w:t>
      </w:r>
      <w:r w:rsidRPr="00B33663">
        <w:rPr>
          <w:spacing w:val="45"/>
          <w:sz w:val="26"/>
        </w:rPr>
        <w:t xml:space="preserve"> </w:t>
      </w:r>
      <w:r w:rsidRPr="00B33663">
        <w:rPr>
          <w:sz w:val="26"/>
        </w:rPr>
        <w:t>and</w:t>
      </w:r>
      <w:r w:rsidRPr="00B33663">
        <w:rPr>
          <w:spacing w:val="-62"/>
          <w:sz w:val="26"/>
        </w:rPr>
        <w:t xml:space="preserve"> </w:t>
      </w:r>
      <w:r w:rsidRPr="00B33663">
        <w:rPr>
          <w:sz w:val="26"/>
        </w:rPr>
        <w:t>verified</w:t>
      </w:r>
      <w:r w:rsidRPr="00B33663">
        <w:rPr>
          <w:spacing w:val="-2"/>
          <w:sz w:val="26"/>
        </w:rPr>
        <w:t xml:space="preserve"> </w:t>
      </w:r>
      <w:r w:rsidRPr="00B33663">
        <w:rPr>
          <w:sz w:val="26"/>
        </w:rPr>
        <w:t>at</w:t>
      </w:r>
      <w:r w:rsidRPr="00B33663">
        <w:rPr>
          <w:spacing w:val="-1"/>
          <w:sz w:val="26"/>
        </w:rPr>
        <w:t xml:space="preserve"> </w:t>
      </w:r>
      <w:r w:rsidRPr="00B33663">
        <w:rPr>
          <w:sz w:val="26"/>
        </w:rPr>
        <w:t>the</w:t>
      </w:r>
      <w:r w:rsidRPr="00B33663">
        <w:rPr>
          <w:spacing w:val="-1"/>
          <w:sz w:val="26"/>
        </w:rPr>
        <w:t xml:space="preserve"> </w:t>
      </w:r>
      <w:r w:rsidRPr="00B33663">
        <w:rPr>
          <w:sz w:val="26"/>
        </w:rPr>
        <w:t>destination.</w:t>
      </w:r>
    </w:p>
    <w:p w14:paraId="034F0393" w14:textId="77777777" w:rsidR="00CD7E1A" w:rsidRPr="00B33663" w:rsidRDefault="00A42A03" w:rsidP="00E700C1">
      <w:pPr>
        <w:pStyle w:val="ListParagraph"/>
        <w:numPr>
          <w:ilvl w:val="0"/>
          <w:numId w:val="36"/>
        </w:numPr>
        <w:tabs>
          <w:tab w:val="left" w:pos="1200"/>
          <w:tab w:val="left" w:pos="1201"/>
        </w:tabs>
        <w:spacing w:before="6" w:line="237" w:lineRule="auto"/>
        <w:ind w:right="641"/>
        <w:rPr>
          <w:sz w:val="26"/>
        </w:rPr>
      </w:pPr>
      <w:r w:rsidRPr="00B33663">
        <w:rPr>
          <w:sz w:val="26"/>
        </w:rPr>
        <w:t>Data</w:t>
      </w:r>
      <w:r w:rsidRPr="00B33663">
        <w:rPr>
          <w:spacing w:val="9"/>
          <w:sz w:val="26"/>
        </w:rPr>
        <w:t xml:space="preserve"> </w:t>
      </w:r>
      <w:r w:rsidRPr="00B33663">
        <w:rPr>
          <w:sz w:val="26"/>
        </w:rPr>
        <w:t>is</w:t>
      </w:r>
      <w:r w:rsidRPr="00B33663">
        <w:rPr>
          <w:spacing w:val="9"/>
          <w:sz w:val="26"/>
        </w:rPr>
        <w:t xml:space="preserve"> </w:t>
      </w:r>
      <w:r w:rsidRPr="00B33663">
        <w:rPr>
          <w:sz w:val="26"/>
        </w:rPr>
        <w:t>considered</w:t>
      </w:r>
      <w:r w:rsidRPr="00B33663">
        <w:rPr>
          <w:spacing w:val="10"/>
          <w:sz w:val="26"/>
        </w:rPr>
        <w:t xml:space="preserve"> </w:t>
      </w:r>
      <w:r w:rsidRPr="00B33663">
        <w:rPr>
          <w:sz w:val="26"/>
        </w:rPr>
        <w:t>accurate</w:t>
      </w:r>
      <w:r w:rsidRPr="00B33663">
        <w:rPr>
          <w:spacing w:val="9"/>
          <w:sz w:val="26"/>
        </w:rPr>
        <w:t xml:space="preserve"> </w:t>
      </w:r>
      <w:r w:rsidRPr="00B33663">
        <w:rPr>
          <w:sz w:val="26"/>
        </w:rPr>
        <w:t>if</w:t>
      </w:r>
      <w:r w:rsidRPr="00B33663">
        <w:rPr>
          <w:spacing w:val="12"/>
          <w:sz w:val="26"/>
        </w:rPr>
        <w:t xml:space="preserve"> </w:t>
      </w:r>
      <w:r w:rsidRPr="00B33663">
        <w:rPr>
          <w:sz w:val="26"/>
        </w:rPr>
        <w:t>the</w:t>
      </w:r>
      <w:r w:rsidRPr="00B33663">
        <w:rPr>
          <w:spacing w:val="9"/>
          <w:sz w:val="26"/>
        </w:rPr>
        <w:t xml:space="preserve"> </w:t>
      </w:r>
      <w:r w:rsidRPr="00B33663">
        <w:rPr>
          <w:sz w:val="26"/>
        </w:rPr>
        <w:t>number</w:t>
      </w:r>
      <w:r w:rsidRPr="00B33663">
        <w:rPr>
          <w:spacing w:val="9"/>
          <w:sz w:val="26"/>
        </w:rPr>
        <w:t xml:space="preserve"> </w:t>
      </w:r>
      <w:r w:rsidRPr="00B33663">
        <w:rPr>
          <w:sz w:val="26"/>
        </w:rPr>
        <w:t>of</w:t>
      </w:r>
      <w:r w:rsidRPr="00B33663">
        <w:rPr>
          <w:spacing w:val="11"/>
          <w:sz w:val="26"/>
        </w:rPr>
        <w:t xml:space="preserve"> </w:t>
      </w:r>
      <w:r w:rsidRPr="00B33663">
        <w:rPr>
          <w:sz w:val="26"/>
        </w:rPr>
        <w:t>bits</w:t>
      </w:r>
      <w:r w:rsidRPr="00B33663">
        <w:rPr>
          <w:spacing w:val="9"/>
          <w:sz w:val="26"/>
        </w:rPr>
        <w:t xml:space="preserve"> </w:t>
      </w:r>
      <w:r w:rsidRPr="00B33663">
        <w:rPr>
          <w:sz w:val="26"/>
        </w:rPr>
        <w:t>(even</w:t>
      </w:r>
      <w:r w:rsidRPr="00B33663">
        <w:rPr>
          <w:spacing w:val="10"/>
          <w:sz w:val="26"/>
        </w:rPr>
        <w:t xml:space="preserve"> </w:t>
      </w:r>
      <w:r w:rsidRPr="00B33663">
        <w:rPr>
          <w:sz w:val="26"/>
        </w:rPr>
        <w:t>or</w:t>
      </w:r>
      <w:r w:rsidRPr="00B33663">
        <w:rPr>
          <w:spacing w:val="9"/>
          <w:sz w:val="26"/>
        </w:rPr>
        <w:t xml:space="preserve"> </w:t>
      </w:r>
      <w:r w:rsidRPr="00B33663">
        <w:rPr>
          <w:sz w:val="26"/>
        </w:rPr>
        <w:t>odd)</w:t>
      </w:r>
      <w:r w:rsidRPr="00B33663">
        <w:rPr>
          <w:spacing w:val="12"/>
          <w:sz w:val="26"/>
        </w:rPr>
        <w:t xml:space="preserve"> </w:t>
      </w:r>
      <w:r w:rsidRPr="00B33663">
        <w:rPr>
          <w:sz w:val="26"/>
        </w:rPr>
        <w:t>matches</w:t>
      </w:r>
      <w:r w:rsidRPr="00B33663">
        <w:rPr>
          <w:spacing w:val="9"/>
          <w:sz w:val="26"/>
        </w:rPr>
        <w:t xml:space="preserve"> </w:t>
      </w:r>
      <w:r w:rsidRPr="00B33663">
        <w:rPr>
          <w:sz w:val="26"/>
        </w:rPr>
        <w:t>the</w:t>
      </w:r>
      <w:r w:rsidRPr="00B33663">
        <w:rPr>
          <w:spacing w:val="-62"/>
          <w:sz w:val="26"/>
        </w:rPr>
        <w:t xml:space="preserve"> </w:t>
      </w:r>
      <w:r w:rsidRPr="00B33663">
        <w:rPr>
          <w:sz w:val="26"/>
        </w:rPr>
        <w:t>number</w:t>
      </w:r>
      <w:r w:rsidRPr="00B33663">
        <w:rPr>
          <w:spacing w:val="-2"/>
          <w:sz w:val="26"/>
        </w:rPr>
        <w:t xml:space="preserve"> </w:t>
      </w:r>
      <w:r w:rsidRPr="00B33663">
        <w:rPr>
          <w:sz w:val="26"/>
        </w:rPr>
        <w:t>transmitted</w:t>
      </w:r>
      <w:r w:rsidRPr="00B33663">
        <w:rPr>
          <w:spacing w:val="1"/>
          <w:sz w:val="26"/>
        </w:rPr>
        <w:t xml:space="preserve"> </w:t>
      </w:r>
      <w:r w:rsidRPr="00B33663">
        <w:rPr>
          <w:sz w:val="26"/>
        </w:rPr>
        <w:t>from</w:t>
      </w:r>
      <w:r w:rsidRPr="00B33663">
        <w:rPr>
          <w:spacing w:val="-3"/>
          <w:sz w:val="26"/>
        </w:rPr>
        <w:t xml:space="preserve"> </w:t>
      </w:r>
      <w:r w:rsidRPr="00B33663">
        <w:rPr>
          <w:sz w:val="26"/>
        </w:rPr>
        <w:t>the</w:t>
      </w:r>
      <w:r w:rsidRPr="00B33663">
        <w:rPr>
          <w:spacing w:val="-1"/>
          <w:sz w:val="26"/>
        </w:rPr>
        <w:t xml:space="preserve"> </w:t>
      </w:r>
      <w:r w:rsidRPr="00B33663">
        <w:rPr>
          <w:sz w:val="26"/>
        </w:rPr>
        <w:t>source.</w:t>
      </w:r>
    </w:p>
    <w:p w14:paraId="47A2FF28" w14:textId="77777777" w:rsidR="00CD7E1A" w:rsidRPr="00B33663" w:rsidRDefault="00A42A03" w:rsidP="00E700C1">
      <w:pPr>
        <w:pStyle w:val="ListParagraph"/>
        <w:numPr>
          <w:ilvl w:val="0"/>
          <w:numId w:val="36"/>
        </w:numPr>
        <w:tabs>
          <w:tab w:val="left" w:pos="1200"/>
          <w:tab w:val="left" w:pos="1201"/>
        </w:tabs>
        <w:spacing w:before="2"/>
        <w:ind w:hanging="361"/>
        <w:rPr>
          <w:sz w:val="26"/>
        </w:rPr>
      </w:pPr>
      <w:r w:rsidRPr="00B33663">
        <w:rPr>
          <w:sz w:val="26"/>
        </w:rPr>
        <w:t>This</w:t>
      </w:r>
      <w:r w:rsidRPr="00B33663">
        <w:rPr>
          <w:spacing w:val="-3"/>
          <w:sz w:val="26"/>
        </w:rPr>
        <w:t xml:space="preserve"> </w:t>
      </w:r>
      <w:r w:rsidRPr="00B33663">
        <w:rPr>
          <w:sz w:val="26"/>
        </w:rPr>
        <w:t>techniques</w:t>
      </w:r>
      <w:r w:rsidRPr="00B33663">
        <w:rPr>
          <w:spacing w:val="-2"/>
          <w:sz w:val="26"/>
        </w:rPr>
        <w:t xml:space="preserve"> </w:t>
      </w:r>
      <w:r w:rsidRPr="00B33663">
        <w:rPr>
          <w:sz w:val="26"/>
        </w:rPr>
        <w:t>is the most</w:t>
      </w:r>
      <w:r w:rsidRPr="00B33663">
        <w:rPr>
          <w:spacing w:val="-3"/>
          <w:sz w:val="26"/>
        </w:rPr>
        <w:t xml:space="preserve"> </w:t>
      </w:r>
      <w:r w:rsidRPr="00B33663">
        <w:rPr>
          <w:sz w:val="26"/>
        </w:rPr>
        <w:t>common</w:t>
      </w:r>
      <w:r w:rsidRPr="00B33663">
        <w:rPr>
          <w:spacing w:val="-2"/>
          <w:sz w:val="26"/>
        </w:rPr>
        <w:t xml:space="preserve"> </w:t>
      </w:r>
      <w:r w:rsidRPr="00B33663">
        <w:rPr>
          <w:sz w:val="26"/>
        </w:rPr>
        <w:t>and</w:t>
      </w:r>
      <w:r w:rsidRPr="00B33663">
        <w:rPr>
          <w:spacing w:val="64"/>
          <w:sz w:val="26"/>
        </w:rPr>
        <w:t xml:space="preserve"> </w:t>
      </w:r>
      <w:r w:rsidRPr="00B33663">
        <w:rPr>
          <w:sz w:val="26"/>
        </w:rPr>
        <w:t>least</w:t>
      </w:r>
      <w:r w:rsidRPr="00B33663">
        <w:rPr>
          <w:spacing w:val="-2"/>
          <w:sz w:val="26"/>
        </w:rPr>
        <w:t xml:space="preserve"> </w:t>
      </w:r>
      <w:r w:rsidRPr="00B33663">
        <w:rPr>
          <w:sz w:val="26"/>
        </w:rPr>
        <w:t>complex</w:t>
      </w:r>
      <w:r w:rsidRPr="00B33663">
        <w:rPr>
          <w:spacing w:val="-1"/>
          <w:sz w:val="26"/>
        </w:rPr>
        <w:t xml:space="preserve"> </w:t>
      </w:r>
      <w:r w:rsidRPr="00B33663">
        <w:rPr>
          <w:sz w:val="26"/>
        </w:rPr>
        <w:t>method.</w:t>
      </w:r>
    </w:p>
    <w:p w14:paraId="7194DBDC" w14:textId="77777777" w:rsidR="00CD7E1A" w:rsidRPr="00B33663" w:rsidRDefault="00CD7E1A">
      <w:pPr>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769D0D3C"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4149699">
          <v:group id="_x0000_s1127" style="width:436.3pt;height:4.45pt;mso-position-horizontal-relative:char;mso-position-vertical-relative:line" coordsize="8726,89">
            <v:shape id="_x0000_s1128" style="position:absolute;width:8726;height:89" coordsize="8726,89" o:spt="100" adj="0,,0" path="m8726,29l,29,,89r8726,l8726,29xm8726,l,,,14r8726,l8726,xe" fillcolor="#612322" stroked="f">
              <v:stroke joinstyle="round"/>
              <v:formulas/>
              <v:path arrowok="t" o:connecttype="segments"/>
            </v:shape>
            <w10:anchorlock/>
          </v:group>
        </w:pict>
      </w:r>
    </w:p>
    <w:p w14:paraId="54CD245A" w14:textId="77777777" w:rsidR="00CD7E1A" w:rsidRPr="00B33663" w:rsidRDefault="00CD7E1A">
      <w:pPr>
        <w:pStyle w:val="BodyText"/>
        <w:spacing w:before="7"/>
        <w:ind w:left="0"/>
        <w:rPr>
          <w:sz w:val="16"/>
        </w:rPr>
      </w:pPr>
    </w:p>
    <w:p w14:paraId="22200D9C" w14:textId="77777777" w:rsidR="00CD7E1A" w:rsidRPr="00B33663" w:rsidRDefault="00A42A03" w:rsidP="00E700C1">
      <w:pPr>
        <w:pStyle w:val="ListParagraph"/>
        <w:numPr>
          <w:ilvl w:val="0"/>
          <w:numId w:val="30"/>
        </w:numPr>
        <w:tabs>
          <w:tab w:val="left" w:pos="1820"/>
        </w:tabs>
        <w:spacing w:before="88"/>
        <w:ind w:right="3539" w:hanging="1199"/>
        <w:rPr>
          <w:b/>
          <w:sz w:val="26"/>
        </w:rPr>
      </w:pPr>
      <w:r w:rsidRPr="00B33663">
        <w:rPr>
          <w:b/>
          <w:i/>
          <w:sz w:val="26"/>
        </w:rPr>
        <w:t xml:space="preserve">Even parity </w:t>
      </w:r>
      <w:r w:rsidRPr="00B33663">
        <w:rPr>
          <w:sz w:val="26"/>
        </w:rPr>
        <w:t>– Maintain even number of 1s</w:t>
      </w:r>
      <w:r w:rsidRPr="00B33663">
        <w:rPr>
          <w:spacing w:val="-62"/>
          <w:sz w:val="26"/>
        </w:rPr>
        <w:t xml:space="preserve"> </w:t>
      </w:r>
      <w:r w:rsidRPr="00B33663">
        <w:rPr>
          <w:sz w:val="26"/>
        </w:rPr>
        <w:t>E.g.,</w:t>
      </w:r>
      <w:r w:rsidRPr="00B33663">
        <w:rPr>
          <w:spacing w:val="-1"/>
          <w:sz w:val="26"/>
        </w:rPr>
        <w:t xml:space="preserve"> </w:t>
      </w:r>
      <w:r w:rsidRPr="00B33663">
        <w:rPr>
          <w:sz w:val="26"/>
        </w:rPr>
        <w:t>1011 →</w:t>
      </w:r>
      <w:r w:rsidRPr="00B33663">
        <w:rPr>
          <w:spacing w:val="-1"/>
          <w:sz w:val="26"/>
        </w:rPr>
        <w:t xml:space="preserve"> </w:t>
      </w:r>
      <w:r w:rsidRPr="00B33663">
        <w:rPr>
          <w:sz w:val="26"/>
        </w:rPr>
        <w:t xml:space="preserve">1011 </w:t>
      </w:r>
      <w:r w:rsidRPr="00B33663">
        <w:rPr>
          <w:b/>
          <w:sz w:val="26"/>
        </w:rPr>
        <w:t>1</w:t>
      </w:r>
    </w:p>
    <w:p w14:paraId="7496D3A7" w14:textId="77777777" w:rsidR="00CD7E1A" w:rsidRPr="00B33663" w:rsidRDefault="00A42A03" w:rsidP="00E700C1">
      <w:pPr>
        <w:pStyle w:val="ListParagraph"/>
        <w:numPr>
          <w:ilvl w:val="0"/>
          <w:numId w:val="30"/>
        </w:numPr>
        <w:tabs>
          <w:tab w:val="left" w:pos="1844"/>
        </w:tabs>
        <w:ind w:left="2823" w:right="3715" w:hanging="1239"/>
        <w:rPr>
          <w:b/>
          <w:sz w:val="26"/>
        </w:rPr>
      </w:pPr>
      <w:r w:rsidRPr="00B33663">
        <w:rPr>
          <w:b/>
          <w:i/>
          <w:sz w:val="26"/>
        </w:rPr>
        <w:t xml:space="preserve">Odd parity </w:t>
      </w:r>
      <w:r w:rsidRPr="00B33663">
        <w:rPr>
          <w:sz w:val="26"/>
        </w:rPr>
        <w:t>– Maintain odd number of 1s</w:t>
      </w:r>
      <w:r w:rsidRPr="00B33663">
        <w:rPr>
          <w:spacing w:val="-62"/>
          <w:sz w:val="26"/>
        </w:rPr>
        <w:t xml:space="preserve"> </w:t>
      </w:r>
      <w:r w:rsidRPr="00B33663">
        <w:rPr>
          <w:sz w:val="26"/>
        </w:rPr>
        <w:t>E.g.,</w:t>
      </w:r>
      <w:r w:rsidRPr="00B33663">
        <w:rPr>
          <w:spacing w:val="-1"/>
          <w:sz w:val="26"/>
        </w:rPr>
        <w:t xml:space="preserve"> </w:t>
      </w:r>
      <w:r w:rsidRPr="00B33663">
        <w:rPr>
          <w:sz w:val="26"/>
        </w:rPr>
        <w:t>1011</w:t>
      </w:r>
      <w:r w:rsidRPr="00B33663">
        <w:rPr>
          <w:spacing w:val="-1"/>
          <w:sz w:val="26"/>
        </w:rPr>
        <w:t xml:space="preserve"> </w:t>
      </w:r>
      <w:r w:rsidRPr="00B33663">
        <w:rPr>
          <w:sz w:val="26"/>
        </w:rPr>
        <w:t>→</w:t>
      </w:r>
      <w:r w:rsidRPr="00B33663">
        <w:rPr>
          <w:spacing w:val="-1"/>
          <w:sz w:val="26"/>
        </w:rPr>
        <w:t xml:space="preserve"> </w:t>
      </w:r>
      <w:r w:rsidRPr="00B33663">
        <w:rPr>
          <w:sz w:val="26"/>
        </w:rPr>
        <w:t>1011</w:t>
      </w:r>
      <w:r w:rsidRPr="00B33663">
        <w:rPr>
          <w:spacing w:val="1"/>
          <w:sz w:val="26"/>
        </w:rPr>
        <w:t xml:space="preserve"> </w:t>
      </w:r>
      <w:r w:rsidRPr="00B33663">
        <w:rPr>
          <w:b/>
          <w:sz w:val="26"/>
        </w:rPr>
        <w:t>0</w:t>
      </w:r>
    </w:p>
    <w:p w14:paraId="1231BE67" w14:textId="77777777" w:rsidR="00CD7E1A" w:rsidRPr="00B33663" w:rsidRDefault="00CD7E1A">
      <w:pPr>
        <w:pStyle w:val="BodyText"/>
        <w:spacing w:before="4"/>
        <w:ind w:left="0"/>
        <w:rPr>
          <w:b/>
          <w:sz w:val="24"/>
        </w:rPr>
      </w:pPr>
    </w:p>
    <w:p w14:paraId="64B0F0AC" w14:textId="77777777" w:rsidR="00CD7E1A" w:rsidRPr="00B33663" w:rsidRDefault="00A42A03">
      <w:pPr>
        <w:spacing w:line="274" w:lineRule="exact"/>
        <w:ind w:left="480"/>
        <w:rPr>
          <w:b/>
          <w:sz w:val="24"/>
        </w:rPr>
      </w:pPr>
      <w:r w:rsidRPr="00B33663">
        <w:rPr>
          <w:b/>
          <w:sz w:val="24"/>
        </w:rPr>
        <w:t>CYCLIC</w:t>
      </w:r>
      <w:r w:rsidRPr="00B33663">
        <w:rPr>
          <w:b/>
          <w:spacing w:val="-1"/>
          <w:sz w:val="24"/>
        </w:rPr>
        <w:t xml:space="preserve"> </w:t>
      </w:r>
      <w:r w:rsidRPr="00B33663">
        <w:rPr>
          <w:b/>
          <w:sz w:val="24"/>
        </w:rPr>
        <w:t>REDUNDANCY</w:t>
      </w:r>
      <w:r w:rsidRPr="00B33663">
        <w:rPr>
          <w:b/>
          <w:spacing w:val="-1"/>
          <w:sz w:val="24"/>
        </w:rPr>
        <w:t xml:space="preserve"> </w:t>
      </w:r>
      <w:r w:rsidRPr="00B33663">
        <w:rPr>
          <w:b/>
          <w:sz w:val="24"/>
        </w:rPr>
        <w:t>CHECK</w:t>
      </w:r>
    </w:p>
    <w:p w14:paraId="2B9C5406" w14:textId="77777777" w:rsidR="00CD7E1A" w:rsidRPr="00B33663" w:rsidRDefault="00A42A03" w:rsidP="00E700C1">
      <w:pPr>
        <w:pStyle w:val="ListParagraph"/>
        <w:numPr>
          <w:ilvl w:val="0"/>
          <w:numId w:val="36"/>
        </w:numPr>
        <w:tabs>
          <w:tab w:val="left" w:pos="1201"/>
        </w:tabs>
        <w:ind w:right="843"/>
        <w:jc w:val="both"/>
        <w:rPr>
          <w:sz w:val="26"/>
        </w:rPr>
      </w:pPr>
      <w:r w:rsidRPr="00B33663">
        <w:rPr>
          <w:sz w:val="26"/>
        </w:rPr>
        <w:t>Cyclic codes refers to</w:t>
      </w:r>
      <w:r w:rsidRPr="00B33663">
        <w:rPr>
          <w:spacing w:val="1"/>
          <w:sz w:val="26"/>
        </w:rPr>
        <w:t xml:space="preserve"> </w:t>
      </w:r>
      <w:r w:rsidRPr="00B33663">
        <w:rPr>
          <w:sz w:val="26"/>
        </w:rPr>
        <w:t>encoding</w:t>
      </w:r>
      <w:r w:rsidRPr="00B33663">
        <w:rPr>
          <w:spacing w:val="1"/>
          <w:sz w:val="26"/>
        </w:rPr>
        <w:t xml:space="preserve"> </w:t>
      </w:r>
      <w:r w:rsidRPr="00B33663">
        <w:rPr>
          <w:sz w:val="26"/>
        </w:rPr>
        <w:t>messages by adding a fixed-length check</w:t>
      </w:r>
      <w:r w:rsidRPr="00B33663">
        <w:rPr>
          <w:spacing w:val="-62"/>
          <w:sz w:val="26"/>
        </w:rPr>
        <w:t xml:space="preserve"> </w:t>
      </w:r>
      <w:r w:rsidRPr="00B33663">
        <w:rPr>
          <w:sz w:val="26"/>
        </w:rPr>
        <w:t>value.</w:t>
      </w:r>
    </w:p>
    <w:p w14:paraId="7C7C89EC" w14:textId="77777777" w:rsidR="00CD7E1A" w:rsidRPr="00B33663" w:rsidRDefault="00A42A03" w:rsidP="00E700C1">
      <w:pPr>
        <w:pStyle w:val="ListParagraph"/>
        <w:numPr>
          <w:ilvl w:val="0"/>
          <w:numId w:val="36"/>
        </w:numPr>
        <w:tabs>
          <w:tab w:val="left" w:pos="1201"/>
        </w:tabs>
        <w:ind w:right="640"/>
        <w:jc w:val="both"/>
        <w:rPr>
          <w:sz w:val="26"/>
        </w:rPr>
      </w:pPr>
      <w:r w:rsidRPr="00B33663">
        <w:rPr>
          <w:sz w:val="26"/>
        </w:rPr>
        <w:t>CRCs are popular because they are simple to implement, easy to analyze</w:t>
      </w:r>
      <w:r w:rsidRPr="00B33663">
        <w:rPr>
          <w:spacing w:val="1"/>
          <w:sz w:val="26"/>
        </w:rPr>
        <w:t xml:space="preserve"> </w:t>
      </w:r>
      <w:r w:rsidRPr="00B33663">
        <w:rPr>
          <w:sz w:val="26"/>
        </w:rPr>
        <w:t>mathematically and particularly good at detecting common errors caused in</w:t>
      </w:r>
      <w:r w:rsidRPr="00B33663">
        <w:rPr>
          <w:spacing w:val="1"/>
          <w:sz w:val="26"/>
        </w:rPr>
        <w:t xml:space="preserve"> </w:t>
      </w:r>
      <w:r w:rsidRPr="00B33663">
        <w:rPr>
          <w:sz w:val="26"/>
        </w:rPr>
        <w:t>transmission</w:t>
      </w:r>
      <w:r w:rsidRPr="00B33663">
        <w:rPr>
          <w:spacing w:val="-2"/>
          <w:sz w:val="26"/>
        </w:rPr>
        <w:t xml:space="preserve"> </w:t>
      </w:r>
      <w:r w:rsidRPr="00B33663">
        <w:rPr>
          <w:sz w:val="26"/>
        </w:rPr>
        <w:t>channels.</w:t>
      </w:r>
    </w:p>
    <w:p w14:paraId="36FEB5B0" w14:textId="77777777" w:rsidR="00CD7E1A" w:rsidRPr="00B33663" w:rsidRDefault="00CD7E1A">
      <w:pPr>
        <w:pStyle w:val="BodyText"/>
        <w:spacing w:before="3"/>
        <w:ind w:left="0"/>
      </w:pPr>
    </w:p>
    <w:p w14:paraId="6FAC1D84" w14:textId="77777777" w:rsidR="00CD7E1A" w:rsidRPr="00B33663" w:rsidRDefault="00A42A03">
      <w:pPr>
        <w:pStyle w:val="Heading4"/>
        <w:spacing w:line="296" w:lineRule="exact"/>
      </w:pPr>
      <w:r w:rsidRPr="00B33663">
        <w:t>Steps</w:t>
      </w:r>
      <w:r w:rsidRPr="00B33663">
        <w:rPr>
          <w:spacing w:val="-3"/>
        </w:rPr>
        <w:t xml:space="preserve"> </w:t>
      </w:r>
      <w:r w:rsidRPr="00B33663">
        <w:t>Involved</w:t>
      </w:r>
      <w:r w:rsidRPr="00B33663">
        <w:rPr>
          <w:spacing w:val="-2"/>
        </w:rPr>
        <w:t xml:space="preserve"> </w:t>
      </w:r>
      <w:r w:rsidRPr="00B33663">
        <w:t>:</w:t>
      </w:r>
    </w:p>
    <w:p w14:paraId="2C4CEF94" w14:textId="77777777" w:rsidR="00CD7E1A" w:rsidRPr="00B33663" w:rsidRDefault="00A42A03" w:rsidP="00E700C1">
      <w:pPr>
        <w:pStyle w:val="ListParagraph"/>
        <w:numPr>
          <w:ilvl w:val="0"/>
          <w:numId w:val="36"/>
        </w:numPr>
        <w:tabs>
          <w:tab w:val="left" w:pos="1200"/>
          <w:tab w:val="left" w:pos="1201"/>
        </w:tabs>
        <w:spacing w:line="237" w:lineRule="auto"/>
        <w:ind w:right="638"/>
        <w:rPr>
          <w:sz w:val="26"/>
        </w:rPr>
      </w:pPr>
      <w:r w:rsidRPr="00B33663">
        <w:rPr>
          <w:sz w:val="26"/>
        </w:rPr>
        <w:t>Consider</w:t>
      </w:r>
      <w:r w:rsidRPr="00B33663">
        <w:rPr>
          <w:spacing w:val="4"/>
          <w:sz w:val="26"/>
        </w:rPr>
        <w:t xml:space="preserve"> </w:t>
      </w:r>
      <w:r w:rsidRPr="00B33663">
        <w:rPr>
          <w:sz w:val="26"/>
        </w:rPr>
        <w:t>the</w:t>
      </w:r>
      <w:r w:rsidRPr="00B33663">
        <w:rPr>
          <w:spacing w:val="4"/>
          <w:sz w:val="26"/>
        </w:rPr>
        <w:t xml:space="preserve"> </w:t>
      </w:r>
      <w:r w:rsidRPr="00B33663">
        <w:rPr>
          <w:sz w:val="26"/>
        </w:rPr>
        <w:t>original</w:t>
      </w:r>
      <w:r w:rsidRPr="00B33663">
        <w:rPr>
          <w:spacing w:val="7"/>
          <w:sz w:val="26"/>
        </w:rPr>
        <w:t xml:space="preserve"> </w:t>
      </w:r>
      <w:r w:rsidRPr="00B33663">
        <w:rPr>
          <w:sz w:val="26"/>
        </w:rPr>
        <w:t>message</w:t>
      </w:r>
      <w:r w:rsidRPr="00B33663">
        <w:rPr>
          <w:spacing w:val="7"/>
          <w:sz w:val="26"/>
        </w:rPr>
        <w:t xml:space="preserve"> </w:t>
      </w:r>
      <w:r w:rsidRPr="00B33663">
        <w:rPr>
          <w:sz w:val="26"/>
        </w:rPr>
        <w:t>(dataword)</w:t>
      </w:r>
      <w:r w:rsidRPr="00B33663">
        <w:rPr>
          <w:spacing w:val="5"/>
          <w:sz w:val="26"/>
        </w:rPr>
        <w:t xml:space="preserve"> </w:t>
      </w:r>
      <w:r w:rsidRPr="00B33663">
        <w:rPr>
          <w:sz w:val="26"/>
        </w:rPr>
        <w:t>as</w:t>
      </w:r>
      <w:r w:rsidRPr="00B33663">
        <w:rPr>
          <w:spacing w:val="8"/>
          <w:sz w:val="26"/>
        </w:rPr>
        <w:t xml:space="preserve"> </w:t>
      </w:r>
      <w:r w:rsidRPr="00B33663">
        <w:rPr>
          <w:sz w:val="26"/>
        </w:rPr>
        <w:t>M(x)</w:t>
      </w:r>
      <w:r w:rsidRPr="00B33663">
        <w:rPr>
          <w:spacing w:val="4"/>
          <w:sz w:val="26"/>
        </w:rPr>
        <w:t xml:space="preserve"> </w:t>
      </w:r>
      <w:r w:rsidRPr="00B33663">
        <w:rPr>
          <w:sz w:val="26"/>
        </w:rPr>
        <w:t>consisting</w:t>
      </w:r>
      <w:r w:rsidRPr="00B33663">
        <w:rPr>
          <w:spacing w:val="4"/>
          <w:sz w:val="26"/>
        </w:rPr>
        <w:t xml:space="preserve"> </w:t>
      </w:r>
      <w:r w:rsidRPr="00B33663">
        <w:rPr>
          <w:sz w:val="26"/>
        </w:rPr>
        <w:t>of</w:t>
      </w:r>
      <w:r w:rsidRPr="00B33663">
        <w:rPr>
          <w:spacing w:val="7"/>
          <w:sz w:val="26"/>
        </w:rPr>
        <w:t xml:space="preserve"> </w:t>
      </w:r>
      <w:r w:rsidRPr="00B33663">
        <w:rPr>
          <w:sz w:val="26"/>
        </w:rPr>
        <w:t>‘k’</w:t>
      </w:r>
      <w:r w:rsidRPr="00B33663">
        <w:rPr>
          <w:spacing w:val="3"/>
          <w:sz w:val="26"/>
        </w:rPr>
        <w:t xml:space="preserve"> </w:t>
      </w:r>
      <w:r w:rsidRPr="00B33663">
        <w:rPr>
          <w:sz w:val="26"/>
        </w:rPr>
        <w:t>bits</w:t>
      </w:r>
      <w:r w:rsidRPr="00B33663">
        <w:rPr>
          <w:spacing w:val="4"/>
          <w:sz w:val="26"/>
        </w:rPr>
        <w:t xml:space="preserve"> </w:t>
      </w:r>
      <w:r w:rsidRPr="00B33663">
        <w:rPr>
          <w:sz w:val="26"/>
        </w:rPr>
        <w:t>and</w:t>
      </w:r>
      <w:r w:rsidRPr="00B33663">
        <w:rPr>
          <w:spacing w:val="-62"/>
          <w:sz w:val="26"/>
        </w:rPr>
        <w:t xml:space="preserve"> </w:t>
      </w:r>
      <w:r w:rsidRPr="00B33663">
        <w:rPr>
          <w:sz w:val="26"/>
        </w:rPr>
        <w:t>the</w:t>
      </w:r>
      <w:r w:rsidRPr="00B33663">
        <w:rPr>
          <w:spacing w:val="-2"/>
          <w:sz w:val="26"/>
        </w:rPr>
        <w:t xml:space="preserve"> </w:t>
      </w:r>
      <w:r w:rsidRPr="00B33663">
        <w:rPr>
          <w:sz w:val="26"/>
        </w:rPr>
        <w:t>divisor</w:t>
      </w:r>
      <w:r w:rsidRPr="00B33663">
        <w:rPr>
          <w:spacing w:val="2"/>
          <w:sz w:val="26"/>
        </w:rPr>
        <w:t xml:space="preserve"> </w:t>
      </w:r>
      <w:r w:rsidRPr="00B33663">
        <w:rPr>
          <w:sz w:val="26"/>
        </w:rPr>
        <w:t>as</w:t>
      </w:r>
      <w:r w:rsidRPr="00B33663">
        <w:rPr>
          <w:spacing w:val="-2"/>
          <w:sz w:val="26"/>
        </w:rPr>
        <w:t xml:space="preserve"> </w:t>
      </w:r>
      <w:r w:rsidRPr="00B33663">
        <w:rPr>
          <w:sz w:val="26"/>
        </w:rPr>
        <w:t>C(x)</w:t>
      </w:r>
      <w:r w:rsidRPr="00B33663">
        <w:rPr>
          <w:spacing w:val="2"/>
          <w:sz w:val="26"/>
        </w:rPr>
        <w:t xml:space="preserve"> </w:t>
      </w:r>
      <w:r w:rsidRPr="00B33663">
        <w:rPr>
          <w:sz w:val="26"/>
        </w:rPr>
        <w:t>consists of</w:t>
      </w:r>
      <w:r w:rsidRPr="00B33663">
        <w:rPr>
          <w:spacing w:val="2"/>
          <w:sz w:val="26"/>
        </w:rPr>
        <w:t xml:space="preserve"> </w:t>
      </w:r>
      <w:r w:rsidRPr="00B33663">
        <w:rPr>
          <w:sz w:val="26"/>
        </w:rPr>
        <w:t>‘n+1’</w:t>
      </w:r>
      <w:r w:rsidRPr="00B33663">
        <w:rPr>
          <w:spacing w:val="63"/>
          <w:sz w:val="26"/>
        </w:rPr>
        <w:t xml:space="preserve"> </w:t>
      </w:r>
      <w:r w:rsidRPr="00B33663">
        <w:rPr>
          <w:sz w:val="26"/>
        </w:rPr>
        <w:t>bits.</w:t>
      </w:r>
    </w:p>
    <w:p w14:paraId="7C0F655A" w14:textId="77777777" w:rsidR="00CD7E1A" w:rsidRPr="00B33663" w:rsidRDefault="00A42A03" w:rsidP="00E700C1">
      <w:pPr>
        <w:pStyle w:val="ListParagraph"/>
        <w:numPr>
          <w:ilvl w:val="0"/>
          <w:numId w:val="36"/>
        </w:numPr>
        <w:tabs>
          <w:tab w:val="left" w:pos="1200"/>
          <w:tab w:val="left" w:pos="1201"/>
        </w:tabs>
        <w:spacing w:before="6" w:line="237" w:lineRule="auto"/>
        <w:ind w:right="640"/>
        <w:rPr>
          <w:sz w:val="26"/>
        </w:rPr>
      </w:pPr>
      <w:r w:rsidRPr="00B33663">
        <w:rPr>
          <w:sz w:val="26"/>
        </w:rPr>
        <w:t>The</w:t>
      </w:r>
      <w:r w:rsidRPr="00B33663">
        <w:rPr>
          <w:spacing w:val="28"/>
          <w:sz w:val="26"/>
        </w:rPr>
        <w:t xml:space="preserve"> </w:t>
      </w:r>
      <w:r w:rsidRPr="00B33663">
        <w:rPr>
          <w:sz w:val="26"/>
        </w:rPr>
        <w:t>original</w:t>
      </w:r>
      <w:r w:rsidRPr="00B33663">
        <w:rPr>
          <w:spacing w:val="32"/>
          <w:sz w:val="26"/>
        </w:rPr>
        <w:t xml:space="preserve"> </w:t>
      </w:r>
      <w:r w:rsidRPr="00B33663">
        <w:rPr>
          <w:sz w:val="26"/>
        </w:rPr>
        <w:t>message</w:t>
      </w:r>
      <w:r w:rsidRPr="00B33663">
        <w:rPr>
          <w:spacing w:val="32"/>
          <w:sz w:val="26"/>
        </w:rPr>
        <w:t xml:space="preserve"> </w:t>
      </w:r>
      <w:r w:rsidRPr="00B33663">
        <w:rPr>
          <w:sz w:val="26"/>
        </w:rPr>
        <w:t>M(x)</w:t>
      </w:r>
      <w:r w:rsidRPr="00B33663">
        <w:rPr>
          <w:spacing w:val="29"/>
          <w:sz w:val="26"/>
        </w:rPr>
        <w:t xml:space="preserve"> </w:t>
      </w:r>
      <w:r w:rsidRPr="00B33663">
        <w:rPr>
          <w:sz w:val="26"/>
        </w:rPr>
        <w:t>is</w:t>
      </w:r>
      <w:r w:rsidRPr="00B33663">
        <w:rPr>
          <w:spacing w:val="29"/>
          <w:sz w:val="26"/>
        </w:rPr>
        <w:t xml:space="preserve"> </w:t>
      </w:r>
      <w:r w:rsidRPr="00B33663">
        <w:rPr>
          <w:sz w:val="26"/>
        </w:rPr>
        <w:t>appended</w:t>
      </w:r>
      <w:r w:rsidRPr="00B33663">
        <w:rPr>
          <w:spacing w:val="29"/>
          <w:sz w:val="26"/>
        </w:rPr>
        <w:t xml:space="preserve"> </w:t>
      </w:r>
      <w:r w:rsidRPr="00B33663">
        <w:rPr>
          <w:sz w:val="26"/>
        </w:rPr>
        <w:t>by</w:t>
      </w:r>
      <w:r w:rsidRPr="00B33663">
        <w:rPr>
          <w:spacing w:val="24"/>
          <w:sz w:val="26"/>
        </w:rPr>
        <w:t xml:space="preserve"> </w:t>
      </w:r>
      <w:r w:rsidRPr="00B33663">
        <w:rPr>
          <w:sz w:val="26"/>
        </w:rPr>
        <w:t>‘n’</w:t>
      </w:r>
      <w:r w:rsidRPr="00B33663">
        <w:rPr>
          <w:spacing w:val="29"/>
          <w:sz w:val="26"/>
        </w:rPr>
        <w:t xml:space="preserve"> </w:t>
      </w:r>
      <w:r w:rsidRPr="00B33663">
        <w:rPr>
          <w:sz w:val="26"/>
        </w:rPr>
        <w:t>bits</w:t>
      </w:r>
      <w:r w:rsidRPr="00B33663">
        <w:rPr>
          <w:spacing w:val="59"/>
          <w:sz w:val="26"/>
        </w:rPr>
        <w:t xml:space="preserve"> </w:t>
      </w:r>
      <w:r w:rsidRPr="00B33663">
        <w:rPr>
          <w:sz w:val="26"/>
        </w:rPr>
        <w:t>of</w:t>
      </w:r>
      <w:r w:rsidRPr="00B33663">
        <w:rPr>
          <w:spacing w:val="31"/>
          <w:sz w:val="26"/>
        </w:rPr>
        <w:t xml:space="preserve"> </w:t>
      </w:r>
      <w:r w:rsidRPr="00B33663">
        <w:rPr>
          <w:sz w:val="26"/>
        </w:rPr>
        <w:t>zero’s.</w:t>
      </w:r>
      <w:r w:rsidRPr="00B33663">
        <w:rPr>
          <w:spacing w:val="30"/>
          <w:sz w:val="26"/>
        </w:rPr>
        <w:t xml:space="preserve"> </w:t>
      </w:r>
      <w:r w:rsidRPr="00B33663">
        <w:rPr>
          <w:sz w:val="26"/>
        </w:rPr>
        <w:t>Let</w:t>
      </w:r>
      <w:r w:rsidRPr="00B33663">
        <w:rPr>
          <w:spacing w:val="32"/>
          <w:sz w:val="26"/>
        </w:rPr>
        <w:t xml:space="preserve"> </w:t>
      </w:r>
      <w:r w:rsidRPr="00B33663">
        <w:rPr>
          <w:sz w:val="26"/>
        </w:rPr>
        <w:t>us</w:t>
      </w:r>
      <w:r w:rsidRPr="00B33663">
        <w:rPr>
          <w:spacing w:val="29"/>
          <w:sz w:val="26"/>
        </w:rPr>
        <w:t xml:space="preserve"> </w:t>
      </w:r>
      <w:r w:rsidRPr="00B33663">
        <w:rPr>
          <w:sz w:val="26"/>
        </w:rPr>
        <w:t>call</w:t>
      </w:r>
      <w:r w:rsidRPr="00B33663">
        <w:rPr>
          <w:spacing w:val="-62"/>
          <w:sz w:val="26"/>
        </w:rPr>
        <w:t xml:space="preserve"> </w:t>
      </w:r>
      <w:r w:rsidRPr="00B33663">
        <w:rPr>
          <w:sz w:val="26"/>
        </w:rPr>
        <w:t>this</w:t>
      </w:r>
      <w:r w:rsidRPr="00B33663">
        <w:rPr>
          <w:spacing w:val="-2"/>
          <w:sz w:val="26"/>
        </w:rPr>
        <w:t xml:space="preserve"> </w:t>
      </w:r>
      <w:r w:rsidRPr="00B33663">
        <w:rPr>
          <w:sz w:val="26"/>
        </w:rPr>
        <w:t>zero-extended</w:t>
      </w:r>
      <w:r w:rsidRPr="00B33663">
        <w:rPr>
          <w:spacing w:val="2"/>
          <w:sz w:val="26"/>
        </w:rPr>
        <w:t xml:space="preserve"> </w:t>
      </w:r>
      <w:r w:rsidRPr="00B33663">
        <w:rPr>
          <w:sz w:val="26"/>
        </w:rPr>
        <w:t>message</w:t>
      </w:r>
      <w:r w:rsidRPr="00B33663">
        <w:rPr>
          <w:spacing w:val="-1"/>
          <w:sz w:val="26"/>
        </w:rPr>
        <w:t xml:space="preserve"> </w:t>
      </w:r>
      <w:r w:rsidRPr="00B33663">
        <w:rPr>
          <w:sz w:val="26"/>
        </w:rPr>
        <w:t>as</w:t>
      </w:r>
      <w:r w:rsidRPr="00B33663">
        <w:rPr>
          <w:spacing w:val="-1"/>
          <w:sz w:val="26"/>
        </w:rPr>
        <w:t xml:space="preserve"> </w:t>
      </w:r>
      <w:r w:rsidRPr="00B33663">
        <w:rPr>
          <w:sz w:val="26"/>
        </w:rPr>
        <w:t>T(x).</w:t>
      </w:r>
    </w:p>
    <w:p w14:paraId="166F5EE6" w14:textId="77777777" w:rsidR="00CD7E1A" w:rsidRPr="00B33663" w:rsidRDefault="00A42A03" w:rsidP="00E700C1">
      <w:pPr>
        <w:pStyle w:val="ListParagraph"/>
        <w:numPr>
          <w:ilvl w:val="0"/>
          <w:numId w:val="36"/>
        </w:numPr>
        <w:tabs>
          <w:tab w:val="left" w:pos="1200"/>
          <w:tab w:val="left" w:pos="1201"/>
        </w:tabs>
        <w:spacing w:before="2" w:line="318" w:lineRule="exact"/>
        <w:ind w:hanging="361"/>
        <w:rPr>
          <w:sz w:val="26"/>
        </w:rPr>
      </w:pPr>
      <w:r w:rsidRPr="00B33663">
        <w:rPr>
          <w:sz w:val="26"/>
        </w:rPr>
        <w:t>Divide</w:t>
      </w:r>
      <w:r w:rsidRPr="00B33663">
        <w:rPr>
          <w:spacing w:val="-2"/>
          <w:sz w:val="26"/>
        </w:rPr>
        <w:t xml:space="preserve"> </w:t>
      </w:r>
      <w:r w:rsidRPr="00B33663">
        <w:rPr>
          <w:sz w:val="26"/>
        </w:rPr>
        <w:t>T(x)</w:t>
      </w:r>
      <w:r w:rsidRPr="00B33663">
        <w:rPr>
          <w:spacing w:val="1"/>
          <w:sz w:val="26"/>
        </w:rPr>
        <w:t xml:space="preserve"> </w:t>
      </w:r>
      <w:r w:rsidRPr="00B33663">
        <w:rPr>
          <w:sz w:val="26"/>
        </w:rPr>
        <w:t>by</w:t>
      </w:r>
      <w:r w:rsidRPr="00B33663">
        <w:rPr>
          <w:spacing w:val="-6"/>
          <w:sz w:val="26"/>
        </w:rPr>
        <w:t xml:space="preserve"> </w:t>
      </w:r>
      <w:r w:rsidRPr="00B33663">
        <w:rPr>
          <w:sz w:val="26"/>
        </w:rPr>
        <w:t>C(x)</w:t>
      </w:r>
      <w:r w:rsidRPr="00B33663">
        <w:rPr>
          <w:spacing w:val="-1"/>
          <w:sz w:val="26"/>
        </w:rPr>
        <w:t xml:space="preserve"> </w:t>
      </w:r>
      <w:r w:rsidRPr="00B33663">
        <w:rPr>
          <w:sz w:val="26"/>
        </w:rPr>
        <w:t>and</w:t>
      </w:r>
      <w:r w:rsidRPr="00B33663">
        <w:rPr>
          <w:spacing w:val="-2"/>
          <w:sz w:val="26"/>
        </w:rPr>
        <w:t xml:space="preserve"> </w:t>
      </w:r>
      <w:r w:rsidRPr="00B33663">
        <w:rPr>
          <w:sz w:val="26"/>
        </w:rPr>
        <w:t>find</w:t>
      </w:r>
      <w:r w:rsidRPr="00B33663">
        <w:rPr>
          <w:spacing w:val="-1"/>
          <w:sz w:val="26"/>
        </w:rPr>
        <w:t xml:space="preserve"> </w:t>
      </w:r>
      <w:r w:rsidRPr="00B33663">
        <w:rPr>
          <w:sz w:val="26"/>
        </w:rPr>
        <w:t>the</w:t>
      </w:r>
      <w:r w:rsidRPr="00B33663">
        <w:rPr>
          <w:spacing w:val="-2"/>
          <w:sz w:val="26"/>
        </w:rPr>
        <w:t xml:space="preserve"> </w:t>
      </w:r>
      <w:r w:rsidRPr="00B33663">
        <w:rPr>
          <w:sz w:val="26"/>
        </w:rPr>
        <w:t>remainder.</w:t>
      </w:r>
    </w:p>
    <w:p w14:paraId="479DA6BE" w14:textId="77777777" w:rsidR="00CD7E1A" w:rsidRPr="00B33663" w:rsidRDefault="00A42A03" w:rsidP="00E700C1">
      <w:pPr>
        <w:pStyle w:val="ListParagraph"/>
        <w:numPr>
          <w:ilvl w:val="0"/>
          <w:numId w:val="36"/>
        </w:numPr>
        <w:tabs>
          <w:tab w:val="left" w:pos="1200"/>
          <w:tab w:val="left" w:pos="1201"/>
        </w:tabs>
        <w:spacing w:line="318" w:lineRule="exact"/>
        <w:ind w:hanging="361"/>
        <w:rPr>
          <w:sz w:val="26"/>
        </w:rPr>
      </w:pPr>
      <w:r w:rsidRPr="00B33663">
        <w:rPr>
          <w:sz w:val="26"/>
        </w:rPr>
        <w:t>The</w:t>
      </w:r>
      <w:r w:rsidRPr="00B33663">
        <w:rPr>
          <w:spacing w:val="-3"/>
          <w:sz w:val="26"/>
        </w:rPr>
        <w:t xml:space="preserve"> </w:t>
      </w:r>
      <w:r w:rsidRPr="00B33663">
        <w:rPr>
          <w:sz w:val="26"/>
        </w:rPr>
        <w:t>division</w:t>
      </w:r>
      <w:r w:rsidRPr="00B33663">
        <w:rPr>
          <w:spacing w:val="-2"/>
          <w:sz w:val="26"/>
        </w:rPr>
        <w:t xml:space="preserve"> </w:t>
      </w:r>
      <w:r w:rsidRPr="00B33663">
        <w:rPr>
          <w:sz w:val="26"/>
        </w:rPr>
        <w:t>operation is</w:t>
      </w:r>
      <w:r w:rsidRPr="00B33663">
        <w:rPr>
          <w:spacing w:val="-2"/>
          <w:sz w:val="26"/>
        </w:rPr>
        <w:t xml:space="preserve"> </w:t>
      </w:r>
      <w:r w:rsidRPr="00B33663">
        <w:rPr>
          <w:sz w:val="26"/>
        </w:rPr>
        <w:t>performed</w:t>
      </w:r>
      <w:r w:rsidRPr="00B33663">
        <w:rPr>
          <w:spacing w:val="-2"/>
          <w:sz w:val="26"/>
        </w:rPr>
        <w:t xml:space="preserve"> </w:t>
      </w:r>
      <w:r w:rsidRPr="00B33663">
        <w:rPr>
          <w:sz w:val="26"/>
        </w:rPr>
        <w:t>using</w:t>
      </w:r>
      <w:r w:rsidRPr="00B33663">
        <w:rPr>
          <w:spacing w:val="64"/>
          <w:sz w:val="26"/>
        </w:rPr>
        <w:t xml:space="preserve"> </w:t>
      </w:r>
      <w:r w:rsidRPr="00B33663">
        <w:rPr>
          <w:sz w:val="26"/>
        </w:rPr>
        <w:t>XOR</w:t>
      </w:r>
      <w:r w:rsidRPr="00B33663">
        <w:rPr>
          <w:spacing w:val="-3"/>
          <w:sz w:val="26"/>
        </w:rPr>
        <w:t xml:space="preserve"> </w:t>
      </w:r>
      <w:r w:rsidRPr="00B33663">
        <w:rPr>
          <w:sz w:val="26"/>
        </w:rPr>
        <w:t>operation.</w:t>
      </w:r>
    </w:p>
    <w:p w14:paraId="164D35B5" w14:textId="77777777" w:rsidR="00CD7E1A" w:rsidRPr="00B33663" w:rsidRDefault="00A42A03" w:rsidP="00E700C1">
      <w:pPr>
        <w:pStyle w:val="ListParagraph"/>
        <w:numPr>
          <w:ilvl w:val="0"/>
          <w:numId w:val="36"/>
        </w:numPr>
        <w:tabs>
          <w:tab w:val="left" w:pos="1200"/>
          <w:tab w:val="left" w:pos="1201"/>
        </w:tabs>
        <w:spacing w:before="4" w:line="237" w:lineRule="auto"/>
        <w:ind w:right="638"/>
        <w:rPr>
          <w:sz w:val="26"/>
        </w:rPr>
      </w:pPr>
      <w:r w:rsidRPr="00B33663">
        <w:rPr>
          <w:sz w:val="26"/>
        </w:rPr>
        <w:t>The</w:t>
      </w:r>
      <w:r w:rsidRPr="00B33663">
        <w:rPr>
          <w:spacing w:val="18"/>
          <w:sz w:val="26"/>
        </w:rPr>
        <w:t xml:space="preserve"> </w:t>
      </w:r>
      <w:r w:rsidRPr="00B33663">
        <w:rPr>
          <w:sz w:val="26"/>
        </w:rPr>
        <w:t>resultant</w:t>
      </w:r>
      <w:r w:rsidRPr="00B33663">
        <w:rPr>
          <w:spacing w:val="19"/>
          <w:sz w:val="26"/>
        </w:rPr>
        <w:t xml:space="preserve"> </w:t>
      </w:r>
      <w:r w:rsidRPr="00B33663">
        <w:rPr>
          <w:sz w:val="26"/>
        </w:rPr>
        <w:t>remainder</w:t>
      </w:r>
      <w:r w:rsidRPr="00B33663">
        <w:rPr>
          <w:spacing w:val="21"/>
          <w:sz w:val="26"/>
        </w:rPr>
        <w:t xml:space="preserve"> </w:t>
      </w:r>
      <w:r w:rsidRPr="00B33663">
        <w:rPr>
          <w:sz w:val="26"/>
        </w:rPr>
        <w:t>is</w:t>
      </w:r>
      <w:r w:rsidRPr="00B33663">
        <w:rPr>
          <w:spacing w:val="19"/>
          <w:sz w:val="26"/>
        </w:rPr>
        <w:t xml:space="preserve"> </w:t>
      </w:r>
      <w:r w:rsidRPr="00B33663">
        <w:rPr>
          <w:sz w:val="26"/>
        </w:rPr>
        <w:t>appended</w:t>
      </w:r>
      <w:r w:rsidRPr="00B33663">
        <w:rPr>
          <w:spacing w:val="18"/>
          <w:sz w:val="26"/>
        </w:rPr>
        <w:t xml:space="preserve"> </w:t>
      </w:r>
      <w:r w:rsidRPr="00B33663">
        <w:rPr>
          <w:sz w:val="26"/>
        </w:rPr>
        <w:t>to</w:t>
      </w:r>
      <w:r w:rsidRPr="00B33663">
        <w:rPr>
          <w:spacing w:val="19"/>
          <w:sz w:val="26"/>
        </w:rPr>
        <w:t xml:space="preserve"> </w:t>
      </w:r>
      <w:r w:rsidRPr="00B33663">
        <w:rPr>
          <w:sz w:val="26"/>
        </w:rPr>
        <w:t>the</w:t>
      </w:r>
      <w:r w:rsidRPr="00B33663">
        <w:rPr>
          <w:spacing w:val="19"/>
          <w:sz w:val="26"/>
        </w:rPr>
        <w:t xml:space="preserve"> </w:t>
      </w:r>
      <w:r w:rsidRPr="00B33663">
        <w:rPr>
          <w:sz w:val="26"/>
        </w:rPr>
        <w:t>original</w:t>
      </w:r>
      <w:r w:rsidRPr="00B33663">
        <w:rPr>
          <w:spacing w:val="21"/>
          <w:sz w:val="26"/>
        </w:rPr>
        <w:t xml:space="preserve"> </w:t>
      </w:r>
      <w:r w:rsidRPr="00B33663">
        <w:rPr>
          <w:sz w:val="26"/>
        </w:rPr>
        <w:t>message</w:t>
      </w:r>
      <w:r w:rsidRPr="00B33663">
        <w:rPr>
          <w:spacing w:val="18"/>
          <w:sz w:val="26"/>
        </w:rPr>
        <w:t xml:space="preserve"> </w:t>
      </w:r>
      <w:r w:rsidRPr="00B33663">
        <w:rPr>
          <w:sz w:val="26"/>
        </w:rPr>
        <w:t>M(x)</w:t>
      </w:r>
      <w:r w:rsidRPr="00B33663">
        <w:rPr>
          <w:spacing w:val="19"/>
          <w:sz w:val="26"/>
        </w:rPr>
        <w:t xml:space="preserve"> </w:t>
      </w:r>
      <w:r w:rsidRPr="00B33663">
        <w:rPr>
          <w:sz w:val="26"/>
        </w:rPr>
        <w:t>as</w:t>
      </w:r>
      <w:r w:rsidRPr="00B33663">
        <w:rPr>
          <w:spacing w:val="19"/>
          <w:sz w:val="26"/>
        </w:rPr>
        <w:t xml:space="preserve"> </w:t>
      </w:r>
      <w:r w:rsidRPr="00B33663">
        <w:rPr>
          <w:sz w:val="26"/>
        </w:rPr>
        <w:t>CRC</w:t>
      </w:r>
      <w:r w:rsidRPr="00B33663">
        <w:rPr>
          <w:spacing w:val="-62"/>
          <w:sz w:val="26"/>
        </w:rPr>
        <w:t xml:space="preserve"> </w:t>
      </w:r>
      <w:r w:rsidRPr="00B33663">
        <w:rPr>
          <w:sz w:val="26"/>
        </w:rPr>
        <w:t>and</w:t>
      </w:r>
      <w:r w:rsidRPr="00B33663">
        <w:rPr>
          <w:spacing w:val="-1"/>
          <w:sz w:val="26"/>
        </w:rPr>
        <w:t xml:space="preserve"> </w:t>
      </w:r>
      <w:r w:rsidRPr="00B33663">
        <w:rPr>
          <w:sz w:val="26"/>
        </w:rPr>
        <w:t>sent</w:t>
      </w:r>
      <w:r w:rsidRPr="00B33663">
        <w:rPr>
          <w:spacing w:val="64"/>
          <w:sz w:val="26"/>
        </w:rPr>
        <w:t xml:space="preserve"> </w:t>
      </w:r>
      <w:r w:rsidRPr="00B33663">
        <w:rPr>
          <w:sz w:val="26"/>
        </w:rPr>
        <w:t>by</w:t>
      </w:r>
      <w:r w:rsidRPr="00B33663">
        <w:rPr>
          <w:spacing w:val="-3"/>
          <w:sz w:val="26"/>
        </w:rPr>
        <w:t xml:space="preserve"> </w:t>
      </w:r>
      <w:r w:rsidRPr="00B33663">
        <w:rPr>
          <w:sz w:val="26"/>
        </w:rPr>
        <w:t>the sender(codeword).</w:t>
      </w:r>
    </w:p>
    <w:p w14:paraId="2B112988" w14:textId="77777777" w:rsidR="00CD7E1A" w:rsidRPr="00B33663" w:rsidRDefault="00A42A03">
      <w:pPr>
        <w:pStyle w:val="BodyText"/>
        <w:spacing w:before="2"/>
        <w:ind w:left="0"/>
        <w:rPr>
          <w:sz w:val="10"/>
        </w:rPr>
      </w:pPr>
      <w:r w:rsidRPr="00B33663">
        <w:rPr>
          <w:noProof/>
          <w:lang w:val="en-IN" w:eastAsia="en-IN"/>
        </w:rPr>
        <w:drawing>
          <wp:anchor distT="0" distB="0" distL="0" distR="0" simplePos="0" relativeHeight="251623936" behindDoc="0" locked="0" layoutInCell="1" allowOverlap="1" wp14:anchorId="28D42F4D" wp14:editId="07777777">
            <wp:simplePos x="0" y="0"/>
            <wp:positionH relativeFrom="page">
              <wp:posOffset>1922729</wp:posOffset>
            </wp:positionH>
            <wp:positionV relativeFrom="paragraph">
              <wp:posOffset>99259</wp:posOffset>
            </wp:positionV>
            <wp:extent cx="3999314" cy="1590675"/>
            <wp:effectExtent l="0" t="0" r="0" b="0"/>
            <wp:wrapTopAndBottom/>
            <wp:docPr id="4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5.png"/>
                    <pic:cNvPicPr/>
                  </pic:nvPicPr>
                  <pic:blipFill>
                    <a:blip r:embed="rId37" cstate="print"/>
                    <a:stretch>
                      <a:fillRect/>
                    </a:stretch>
                  </pic:blipFill>
                  <pic:spPr>
                    <a:xfrm>
                      <a:off x="0" y="0"/>
                      <a:ext cx="3999314" cy="1590675"/>
                    </a:xfrm>
                    <a:prstGeom prst="rect">
                      <a:avLst/>
                    </a:prstGeom>
                  </pic:spPr>
                </pic:pic>
              </a:graphicData>
            </a:graphic>
          </wp:anchor>
        </w:drawing>
      </w:r>
    </w:p>
    <w:p w14:paraId="30D7AA69" w14:textId="77777777" w:rsidR="00CD7E1A" w:rsidRPr="00B33663" w:rsidRDefault="00CD7E1A">
      <w:pPr>
        <w:pStyle w:val="BodyText"/>
        <w:ind w:left="0"/>
        <w:rPr>
          <w:sz w:val="28"/>
        </w:rPr>
      </w:pPr>
    </w:p>
    <w:p w14:paraId="0DC9A8C9" w14:textId="77777777" w:rsidR="00CD7E1A" w:rsidRPr="00B33663" w:rsidRDefault="00A42A03">
      <w:pPr>
        <w:pStyle w:val="Heading4"/>
        <w:spacing w:before="175" w:line="296" w:lineRule="exact"/>
        <w:ind w:left="571"/>
      </w:pPr>
      <w:r w:rsidRPr="00B33663">
        <w:t>Example</w:t>
      </w:r>
      <w:r w:rsidRPr="00B33663">
        <w:rPr>
          <w:spacing w:val="-2"/>
        </w:rPr>
        <w:t xml:space="preserve"> </w:t>
      </w:r>
      <w:r w:rsidRPr="00B33663">
        <w:t>1:</w:t>
      </w:r>
    </w:p>
    <w:p w14:paraId="60BC0672" w14:textId="77777777" w:rsidR="00CD7E1A" w:rsidRPr="00B33663" w:rsidRDefault="00A42A03" w:rsidP="00E700C1">
      <w:pPr>
        <w:pStyle w:val="ListParagraph"/>
        <w:numPr>
          <w:ilvl w:val="0"/>
          <w:numId w:val="36"/>
        </w:numPr>
        <w:tabs>
          <w:tab w:val="left" w:pos="1200"/>
          <w:tab w:val="left" w:pos="1201"/>
        </w:tabs>
        <w:spacing w:line="315" w:lineRule="exact"/>
        <w:ind w:hanging="361"/>
        <w:rPr>
          <w:sz w:val="26"/>
        </w:rPr>
      </w:pPr>
      <w:r w:rsidRPr="00B33663">
        <w:rPr>
          <w:sz w:val="26"/>
        </w:rPr>
        <w:t>Consider</w:t>
      </w:r>
      <w:r w:rsidRPr="00B33663">
        <w:rPr>
          <w:spacing w:val="-3"/>
          <w:sz w:val="26"/>
        </w:rPr>
        <w:t xml:space="preserve"> </w:t>
      </w:r>
      <w:r w:rsidRPr="00B33663">
        <w:rPr>
          <w:sz w:val="26"/>
        </w:rPr>
        <w:t>the</w:t>
      </w:r>
      <w:r w:rsidRPr="00B33663">
        <w:rPr>
          <w:spacing w:val="-2"/>
          <w:sz w:val="26"/>
        </w:rPr>
        <w:t xml:space="preserve"> </w:t>
      </w:r>
      <w:r w:rsidRPr="00B33663">
        <w:rPr>
          <w:sz w:val="26"/>
        </w:rPr>
        <w:t>Dataword /</w:t>
      </w:r>
      <w:r w:rsidRPr="00B33663">
        <w:rPr>
          <w:spacing w:val="-2"/>
          <w:sz w:val="26"/>
        </w:rPr>
        <w:t xml:space="preserve"> </w:t>
      </w:r>
      <w:r w:rsidRPr="00B33663">
        <w:rPr>
          <w:sz w:val="26"/>
        </w:rPr>
        <w:t>Message M(x)</w:t>
      </w:r>
      <w:r w:rsidRPr="00B33663">
        <w:rPr>
          <w:spacing w:val="60"/>
          <w:sz w:val="26"/>
        </w:rPr>
        <w:t xml:space="preserve"> </w:t>
      </w:r>
      <w:r w:rsidRPr="00B33663">
        <w:rPr>
          <w:sz w:val="26"/>
        </w:rPr>
        <w:t>=</w:t>
      </w:r>
      <w:r w:rsidRPr="00B33663">
        <w:rPr>
          <w:spacing w:val="63"/>
          <w:sz w:val="26"/>
        </w:rPr>
        <w:t xml:space="preserve"> </w:t>
      </w:r>
      <w:r w:rsidRPr="00B33663">
        <w:rPr>
          <w:sz w:val="26"/>
        </w:rPr>
        <w:t>1001</w:t>
      </w:r>
    </w:p>
    <w:p w14:paraId="6DFDF6BE" w14:textId="77777777" w:rsidR="00CD7E1A" w:rsidRPr="00B33663" w:rsidRDefault="00A42A03" w:rsidP="00E700C1">
      <w:pPr>
        <w:pStyle w:val="ListParagraph"/>
        <w:numPr>
          <w:ilvl w:val="0"/>
          <w:numId w:val="36"/>
        </w:numPr>
        <w:tabs>
          <w:tab w:val="left" w:pos="1200"/>
          <w:tab w:val="left" w:pos="1201"/>
        </w:tabs>
        <w:spacing w:line="317" w:lineRule="exact"/>
        <w:ind w:hanging="361"/>
        <w:rPr>
          <w:sz w:val="26"/>
        </w:rPr>
      </w:pPr>
      <w:r w:rsidRPr="00B33663">
        <w:rPr>
          <w:sz w:val="26"/>
        </w:rPr>
        <w:t>Divisor</w:t>
      </w:r>
      <w:r w:rsidRPr="00B33663">
        <w:rPr>
          <w:spacing w:val="63"/>
          <w:sz w:val="26"/>
        </w:rPr>
        <w:t xml:space="preserve"> </w:t>
      </w:r>
      <w:r w:rsidRPr="00B33663">
        <w:rPr>
          <w:sz w:val="26"/>
        </w:rPr>
        <w:t>C(x)</w:t>
      </w:r>
      <w:r w:rsidRPr="00B33663">
        <w:rPr>
          <w:spacing w:val="-2"/>
          <w:sz w:val="26"/>
        </w:rPr>
        <w:t xml:space="preserve"> </w:t>
      </w:r>
      <w:r w:rsidRPr="00B33663">
        <w:rPr>
          <w:sz w:val="26"/>
        </w:rPr>
        <w:t>=</w:t>
      </w:r>
      <w:r w:rsidRPr="00B33663">
        <w:rPr>
          <w:spacing w:val="63"/>
          <w:sz w:val="26"/>
        </w:rPr>
        <w:t xml:space="preserve"> </w:t>
      </w:r>
      <w:r w:rsidRPr="00B33663">
        <w:rPr>
          <w:sz w:val="26"/>
        </w:rPr>
        <w:t>1011</w:t>
      </w:r>
      <w:r w:rsidRPr="00B33663">
        <w:rPr>
          <w:spacing w:val="-1"/>
          <w:sz w:val="26"/>
        </w:rPr>
        <w:t xml:space="preserve"> </w:t>
      </w:r>
      <w:r w:rsidRPr="00B33663">
        <w:rPr>
          <w:sz w:val="26"/>
        </w:rPr>
        <w:t>(n+1=4)</w:t>
      </w:r>
    </w:p>
    <w:p w14:paraId="0406028D" w14:textId="77777777" w:rsidR="00CD7E1A" w:rsidRPr="00B33663" w:rsidRDefault="00A42A03" w:rsidP="00E700C1">
      <w:pPr>
        <w:pStyle w:val="ListParagraph"/>
        <w:numPr>
          <w:ilvl w:val="0"/>
          <w:numId w:val="36"/>
        </w:numPr>
        <w:tabs>
          <w:tab w:val="left" w:pos="1200"/>
          <w:tab w:val="left" w:pos="1201"/>
        </w:tabs>
        <w:spacing w:line="318" w:lineRule="exact"/>
        <w:ind w:hanging="361"/>
        <w:rPr>
          <w:sz w:val="26"/>
        </w:rPr>
      </w:pPr>
      <w:r w:rsidRPr="00B33663">
        <w:rPr>
          <w:sz w:val="26"/>
        </w:rPr>
        <w:t>Appending</w:t>
      </w:r>
      <w:r w:rsidRPr="00B33663">
        <w:rPr>
          <w:spacing w:val="-1"/>
          <w:sz w:val="26"/>
        </w:rPr>
        <w:t xml:space="preserve"> </w:t>
      </w:r>
      <w:r w:rsidRPr="00B33663">
        <w:rPr>
          <w:sz w:val="26"/>
        </w:rPr>
        <w:t>‘n’</w:t>
      </w:r>
      <w:r w:rsidRPr="00B33663">
        <w:rPr>
          <w:spacing w:val="-3"/>
          <w:sz w:val="26"/>
        </w:rPr>
        <w:t xml:space="preserve"> </w:t>
      </w:r>
      <w:r w:rsidRPr="00B33663">
        <w:rPr>
          <w:sz w:val="26"/>
        </w:rPr>
        <w:t>zeros</w:t>
      </w:r>
      <w:r w:rsidRPr="00B33663">
        <w:rPr>
          <w:spacing w:val="-3"/>
          <w:sz w:val="26"/>
        </w:rPr>
        <w:t xml:space="preserve"> </w:t>
      </w:r>
      <w:r w:rsidRPr="00B33663">
        <w:rPr>
          <w:sz w:val="26"/>
        </w:rPr>
        <w:t>to</w:t>
      </w:r>
      <w:r w:rsidRPr="00B33663">
        <w:rPr>
          <w:spacing w:val="-1"/>
          <w:sz w:val="26"/>
        </w:rPr>
        <w:t xml:space="preserve"> </w:t>
      </w:r>
      <w:r w:rsidRPr="00B33663">
        <w:rPr>
          <w:sz w:val="26"/>
        </w:rPr>
        <w:t>the</w:t>
      </w:r>
      <w:r w:rsidRPr="00B33663">
        <w:rPr>
          <w:spacing w:val="-2"/>
          <w:sz w:val="26"/>
        </w:rPr>
        <w:t xml:space="preserve"> </w:t>
      </w:r>
      <w:r w:rsidRPr="00B33663">
        <w:rPr>
          <w:sz w:val="26"/>
        </w:rPr>
        <w:t>original</w:t>
      </w:r>
      <w:r w:rsidRPr="00B33663">
        <w:rPr>
          <w:spacing w:val="-2"/>
          <w:sz w:val="26"/>
        </w:rPr>
        <w:t xml:space="preserve"> </w:t>
      </w:r>
      <w:r w:rsidRPr="00B33663">
        <w:rPr>
          <w:sz w:val="26"/>
        </w:rPr>
        <w:t>Message</w:t>
      </w:r>
      <w:r w:rsidRPr="00B33663">
        <w:rPr>
          <w:spacing w:val="-1"/>
          <w:sz w:val="26"/>
        </w:rPr>
        <w:t xml:space="preserve"> </w:t>
      </w:r>
      <w:r w:rsidRPr="00B33663">
        <w:rPr>
          <w:sz w:val="26"/>
        </w:rPr>
        <w:t>M(x).</w:t>
      </w:r>
    </w:p>
    <w:p w14:paraId="314C366C" w14:textId="77777777" w:rsidR="00CD7E1A" w:rsidRPr="00B33663" w:rsidRDefault="00A42A03" w:rsidP="00E700C1">
      <w:pPr>
        <w:pStyle w:val="ListParagraph"/>
        <w:numPr>
          <w:ilvl w:val="0"/>
          <w:numId w:val="36"/>
        </w:numPr>
        <w:tabs>
          <w:tab w:val="left" w:pos="1200"/>
          <w:tab w:val="left" w:pos="1201"/>
        </w:tabs>
        <w:spacing w:before="1" w:line="318" w:lineRule="exact"/>
        <w:ind w:hanging="361"/>
        <w:rPr>
          <w:sz w:val="26"/>
        </w:rPr>
      </w:pPr>
      <w:r w:rsidRPr="00B33663">
        <w:rPr>
          <w:sz w:val="26"/>
        </w:rPr>
        <w:t>The</w:t>
      </w:r>
      <w:r w:rsidRPr="00B33663">
        <w:rPr>
          <w:spacing w:val="-2"/>
          <w:sz w:val="26"/>
        </w:rPr>
        <w:t xml:space="preserve"> </w:t>
      </w:r>
      <w:r w:rsidRPr="00B33663">
        <w:rPr>
          <w:sz w:val="26"/>
        </w:rPr>
        <w:t>resultant messages</w:t>
      </w:r>
      <w:r w:rsidRPr="00B33663">
        <w:rPr>
          <w:spacing w:val="1"/>
          <w:sz w:val="26"/>
        </w:rPr>
        <w:t xml:space="preserve"> </w:t>
      </w:r>
      <w:r w:rsidRPr="00B33663">
        <w:rPr>
          <w:sz w:val="26"/>
        </w:rPr>
        <w:t>is</w:t>
      </w:r>
      <w:r w:rsidRPr="00B33663">
        <w:rPr>
          <w:spacing w:val="-2"/>
          <w:sz w:val="26"/>
        </w:rPr>
        <w:t xml:space="preserve"> </w:t>
      </w:r>
      <w:r w:rsidRPr="00B33663">
        <w:rPr>
          <w:sz w:val="26"/>
        </w:rPr>
        <w:t>called</w:t>
      </w:r>
      <w:r w:rsidRPr="00B33663">
        <w:rPr>
          <w:spacing w:val="-1"/>
          <w:sz w:val="26"/>
        </w:rPr>
        <w:t xml:space="preserve"> </w:t>
      </w:r>
      <w:r w:rsidRPr="00B33663">
        <w:rPr>
          <w:sz w:val="26"/>
        </w:rPr>
        <w:t>T(x)</w:t>
      </w:r>
      <w:r w:rsidRPr="00B33663">
        <w:rPr>
          <w:spacing w:val="-2"/>
          <w:sz w:val="26"/>
        </w:rPr>
        <w:t xml:space="preserve"> </w:t>
      </w:r>
      <w:r w:rsidRPr="00B33663">
        <w:rPr>
          <w:sz w:val="26"/>
        </w:rPr>
        <w:t>=</w:t>
      </w:r>
      <w:r w:rsidRPr="00B33663">
        <w:rPr>
          <w:spacing w:val="-2"/>
          <w:sz w:val="26"/>
        </w:rPr>
        <w:t xml:space="preserve"> </w:t>
      </w:r>
      <w:r w:rsidRPr="00B33663">
        <w:rPr>
          <w:sz w:val="26"/>
        </w:rPr>
        <w:t xml:space="preserve">1001 </w:t>
      </w:r>
      <w:r w:rsidRPr="00B33663">
        <w:rPr>
          <w:b/>
          <w:sz w:val="26"/>
          <w:shd w:val="clear" w:color="auto" w:fill="C0C0C0"/>
        </w:rPr>
        <w:t>000</w:t>
      </w:r>
      <w:r w:rsidRPr="00B33663">
        <w:rPr>
          <w:b/>
          <w:sz w:val="26"/>
        </w:rPr>
        <w:t>.</w:t>
      </w:r>
      <w:r w:rsidRPr="00B33663">
        <w:rPr>
          <w:b/>
          <w:spacing w:val="-2"/>
          <w:sz w:val="26"/>
        </w:rPr>
        <w:t xml:space="preserve"> </w:t>
      </w:r>
      <w:r w:rsidRPr="00B33663">
        <w:rPr>
          <w:sz w:val="26"/>
        </w:rPr>
        <w:t>(here</w:t>
      </w:r>
      <w:r w:rsidRPr="00B33663">
        <w:rPr>
          <w:spacing w:val="-1"/>
          <w:sz w:val="26"/>
        </w:rPr>
        <w:t xml:space="preserve"> </w:t>
      </w:r>
      <w:r w:rsidRPr="00B33663">
        <w:rPr>
          <w:sz w:val="26"/>
        </w:rPr>
        <w:t>n=3)</w:t>
      </w:r>
    </w:p>
    <w:p w14:paraId="39318CF4" w14:textId="77777777" w:rsidR="00CD7E1A" w:rsidRPr="00B33663" w:rsidRDefault="00A42A03" w:rsidP="00E700C1">
      <w:pPr>
        <w:pStyle w:val="ListParagraph"/>
        <w:numPr>
          <w:ilvl w:val="0"/>
          <w:numId w:val="36"/>
        </w:numPr>
        <w:tabs>
          <w:tab w:val="left" w:pos="1200"/>
          <w:tab w:val="left" w:pos="1201"/>
        </w:tabs>
        <w:spacing w:line="318" w:lineRule="exact"/>
        <w:ind w:hanging="361"/>
        <w:rPr>
          <w:sz w:val="26"/>
        </w:rPr>
      </w:pPr>
      <w:r w:rsidRPr="00B33663">
        <w:rPr>
          <w:sz w:val="26"/>
        </w:rPr>
        <w:t>Divide</w:t>
      </w:r>
      <w:r w:rsidRPr="00B33663">
        <w:rPr>
          <w:spacing w:val="-2"/>
          <w:sz w:val="26"/>
        </w:rPr>
        <w:t xml:space="preserve"> </w:t>
      </w:r>
      <w:r w:rsidRPr="00B33663">
        <w:rPr>
          <w:sz w:val="26"/>
        </w:rPr>
        <w:t>T(x) by</w:t>
      </w:r>
      <w:r w:rsidRPr="00B33663">
        <w:rPr>
          <w:spacing w:val="-6"/>
          <w:sz w:val="26"/>
        </w:rPr>
        <w:t xml:space="preserve"> </w:t>
      </w:r>
      <w:r w:rsidRPr="00B33663">
        <w:rPr>
          <w:sz w:val="26"/>
        </w:rPr>
        <w:t>the divisor</w:t>
      </w:r>
      <w:r w:rsidRPr="00B33663">
        <w:rPr>
          <w:spacing w:val="-2"/>
          <w:sz w:val="26"/>
        </w:rPr>
        <w:t xml:space="preserve"> </w:t>
      </w:r>
      <w:r w:rsidRPr="00B33663">
        <w:rPr>
          <w:sz w:val="26"/>
        </w:rPr>
        <w:t>C(x)</w:t>
      </w:r>
      <w:r w:rsidRPr="00B33663">
        <w:rPr>
          <w:spacing w:val="-2"/>
          <w:sz w:val="26"/>
        </w:rPr>
        <w:t xml:space="preserve"> </w:t>
      </w:r>
      <w:r w:rsidRPr="00B33663">
        <w:rPr>
          <w:sz w:val="26"/>
        </w:rPr>
        <w:t>using</w:t>
      </w:r>
      <w:r w:rsidRPr="00B33663">
        <w:rPr>
          <w:spacing w:val="-1"/>
          <w:sz w:val="26"/>
        </w:rPr>
        <w:t xml:space="preserve"> </w:t>
      </w:r>
      <w:r w:rsidRPr="00B33663">
        <w:rPr>
          <w:sz w:val="26"/>
        </w:rPr>
        <w:t>XOR</w:t>
      </w:r>
      <w:r w:rsidRPr="00B33663">
        <w:rPr>
          <w:spacing w:val="-2"/>
          <w:sz w:val="26"/>
        </w:rPr>
        <w:t xml:space="preserve"> </w:t>
      </w:r>
      <w:r w:rsidRPr="00B33663">
        <w:rPr>
          <w:sz w:val="26"/>
        </w:rPr>
        <w:t>operation.</w:t>
      </w:r>
    </w:p>
    <w:p w14:paraId="7196D064" w14:textId="77777777" w:rsidR="00CD7E1A" w:rsidRPr="00B33663" w:rsidRDefault="00CD7E1A">
      <w:pPr>
        <w:spacing w:line="318"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4FF1C98"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D66E520">
          <v:group id="_x0000_s1125" style="width:436.3pt;height:4.45pt;mso-position-horizontal-relative:char;mso-position-vertical-relative:line" coordsize="8726,89">
            <v:shape id="_x0000_s1126" style="position:absolute;width:8726;height:89" coordsize="8726,89" o:spt="100" adj="0,,0" path="m8726,29l,29,,89r8726,l8726,29xm8726,l,,,14r8726,l8726,xe" fillcolor="#612322" stroked="f">
              <v:stroke joinstyle="round"/>
              <v:formulas/>
              <v:path arrowok="t" o:connecttype="segments"/>
            </v:shape>
            <w10:anchorlock/>
          </v:group>
        </w:pict>
      </w:r>
    </w:p>
    <w:p w14:paraId="6D072C0D" w14:textId="77777777" w:rsidR="00CD7E1A" w:rsidRPr="00B33663" w:rsidRDefault="00CD7E1A">
      <w:pPr>
        <w:pStyle w:val="BodyText"/>
        <w:spacing w:before="2"/>
        <w:ind w:left="0"/>
        <w:rPr>
          <w:sz w:val="17"/>
        </w:rPr>
      </w:pPr>
    </w:p>
    <w:p w14:paraId="48A21919" w14:textId="77777777" w:rsidR="00CD7E1A" w:rsidRPr="00B33663" w:rsidRDefault="00CD7E1A">
      <w:pPr>
        <w:pStyle w:val="BodyText"/>
        <w:ind w:left="0"/>
        <w:rPr>
          <w:sz w:val="28"/>
        </w:rPr>
      </w:pPr>
    </w:p>
    <w:p w14:paraId="198DCB8A" w14:textId="77777777" w:rsidR="00CD7E1A" w:rsidRPr="00B33663" w:rsidRDefault="00A42A03">
      <w:pPr>
        <w:pStyle w:val="Heading2"/>
        <w:spacing w:before="164"/>
        <w:ind w:left="463" w:right="618"/>
        <w:jc w:val="center"/>
        <w:rPr>
          <w:u w:val="none"/>
        </w:rPr>
      </w:pPr>
      <w:r w:rsidRPr="00B33663">
        <w:rPr>
          <w:u w:val="none"/>
        </w:rPr>
        <w:t>ERROR</w:t>
      </w:r>
      <w:r w:rsidRPr="00B33663">
        <w:rPr>
          <w:spacing w:val="-2"/>
          <w:u w:val="none"/>
        </w:rPr>
        <w:t xml:space="preserve"> </w:t>
      </w:r>
      <w:r w:rsidRPr="00B33663">
        <w:rPr>
          <w:u w:val="none"/>
        </w:rPr>
        <w:t>CONTROL</w:t>
      </w:r>
    </w:p>
    <w:p w14:paraId="6BD18F9B" w14:textId="77777777" w:rsidR="00CD7E1A" w:rsidRPr="00B33663" w:rsidRDefault="00CD7E1A">
      <w:pPr>
        <w:pStyle w:val="BodyText"/>
        <w:spacing w:before="1"/>
        <w:ind w:left="0"/>
        <w:rPr>
          <w:b/>
          <w:sz w:val="19"/>
        </w:rPr>
      </w:pPr>
    </w:p>
    <w:p w14:paraId="6364C2D1" w14:textId="77777777" w:rsidR="00CD7E1A" w:rsidRPr="00B33663" w:rsidRDefault="00A42A03" w:rsidP="00E700C1">
      <w:pPr>
        <w:pStyle w:val="ListParagraph"/>
        <w:numPr>
          <w:ilvl w:val="0"/>
          <w:numId w:val="36"/>
        </w:numPr>
        <w:tabs>
          <w:tab w:val="left" w:pos="1201"/>
        </w:tabs>
        <w:spacing w:before="100" w:line="318" w:lineRule="exact"/>
        <w:ind w:hanging="361"/>
        <w:jc w:val="both"/>
        <w:rPr>
          <w:sz w:val="26"/>
        </w:rPr>
      </w:pPr>
      <w:r w:rsidRPr="00B33663">
        <w:rPr>
          <w:sz w:val="26"/>
        </w:rPr>
        <w:t>Error</w:t>
      </w:r>
      <w:r w:rsidRPr="00B33663">
        <w:rPr>
          <w:spacing w:val="-3"/>
          <w:sz w:val="26"/>
        </w:rPr>
        <w:t xml:space="preserve"> </w:t>
      </w:r>
      <w:r w:rsidRPr="00B33663">
        <w:rPr>
          <w:sz w:val="26"/>
        </w:rPr>
        <w:t>control</w:t>
      </w:r>
      <w:r w:rsidRPr="00B33663">
        <w:rPr>
          <w:spacing w:val="-2"/>
          <w:sz w:val="26"/>
        </w:rPr>
        <w:t xml:space="preserve"> </w:t>
      </w:r>
      <w:r w:rsidRPr="00B33663">
        <w:rPr>
          <w:sz w:val="26"/>
        </w:rPr>
        <w:t>includes both</w:t>
      </w:r>
      <w:r w:rsidRPr="00B33663">
        <w:rPr>
          <w:spacing w:val="-2"/>
          <w:sz w:val="26"/>
        </w:rPr>
        <w:t xml:space="preserve"> </w:t>
      </w:r>
      <w:r w:rsidRPr="00B33663">
        <w:rPr>
          <w:sz w:val="26"/>
        </w:rPr>
        <w:t>error</w:t>
      </w:r>
      <w:r w:rsidRPr="00B33663">
        <w:rPr>
          <w:spacing w:val="-2"/>
          <w:sz w:val="26"/>
        </w:rPr>
        <w:t xml:space="preserve"> </w:t>
      </w:r>
      <w:r w:rsidRPr="00B33663">
        <w:rPr>
          <w:sz w:val="26"/>
        </w:rPr>
        <w:t>detection and</w:t>
      </w:r>
      <w:r w:rsidRPr="00B33663">
        <w:rPr>
          <w:spacing w:val="-2"/>
          <w:sz w:val="26"/>
        </w:rPr>
        <w:t xml:space="preserve"> </w:t>
      </w:r>
      <w:r w:rsidRPr="00B33663">
        <w:rPr>
          <w:sz w:val="26"/>
        </w:rPr>
        <w:t>error</w:t>
      </w:r>
      <w:r w:rsidRPr="00B33663">
        <w:rPr>
          <w:spacing w:val="-2"/>
          <w:sz w:val="26"/>
        </w:rPr>
        <w:t xml:space="preserve"> </w:t>
      </w:r>
      <w:r w:rsidRPr="00B33663">
        <w:rPr>
          <w:sz w:val="26"/>
        </w:rPr>
        <w:t>correction.</w:t>
      </w:r>
    </w:p>
    <w:p w14:paraId="002646DE" w14:textId="77777777" w:rsidR="00CD7E1A" w:rsidRPr="00B33663" w:rsidRDefault="00A42A03" w:rsidP="00E700C1">
      <w:pPr>
        <w:pStyle w:val="ListParagraph"/>
        <w:numPr>
          <w:ilvl w:val="0"/>
          <w:numId w:val="36"/>
        </w:numPr>
        <w:tabs>
          <w:tab w:val="left" w:pos="1201"/>
        </w:tabs>
        <w:spacing w:line="317" w:lineRule="exact"/>
        <w:ind w:hanging="361"/>
        <w:jc w:val="both"/>
        <w:rPr>
          <w:sz w:val="26"/>
        </w:rPr>
      </w:pPr>
      <w:r w:rsidRPr="00B33663">
        <w:rPr>
          <w:sz w:val="26"/>
        </w:rPr>
        <w:t>Whenever</w:t>
      </w:r>
      <w:r w:rsidRPr="00B33663">
        <w:rPr>
          <w:spacing w:val="62"/>
          <w:sz w:val="26"/>
        </w:rPr>
        <w:t xml:space="preserve"> </w:t>
      </w:r>
      <w:r w:rsidRPr="00B33663">
        <w:rPr>
          <w:sz w:val="26"/>
        </w:rPr>
        <w:t>an</w:t>
      </w:r>
      <w:r w:rsidRPr="00B33663">
        <w:rPr>
          <w:spacing w:val="-2"/>
          <w:sz w:val="26"/>
        </w:rPr>
        <w:t xml:space="preserve"> </w:t>
      </w:r>
      <w:r w:rsidRPr="00B33663">
        <w:rPr>
          <w:sz w:val="26"/>
        </w:rPr>
        <w:t>error</w:t>
      </w:r>
      <w:r w:rsidRPr="00B33663">
        <w:rPr>
          <w:spacing w:val="-2"/>
          <w:sz w:val="26"/>
        </w:rPr>
        <w:t xml:space="preserve"> </w:t>
      </w:r>
      <w:r w:rsidRPr="00B33663">
        <w:rPr>
          <w:sz w:val="26"/>
        </w:rPr>
        <w:t>is</w:t>
      </w:r>
      <w:r w:rsidRPr="00B33663">
        <w:rPr>
          <w:spacing w:val="1"/>
          <w:sz w:val="26"/>
        </w:rPr>
        <w:t xml:space="preserve"> </w:t>
      </w:r>
      <w:r w:rsidRPr="00B33663">
        <w:rPr>
          <w:sz w:val="26"/>
        </w:rPr>
        <w:t>detected,</w:t>
      </w:r>
      <w:r w:rsidRPr="00B33663">
        <w:rPr>
          <w:spacing w:val="-1"/>
          <w:sz w:val="26"/>
        </w:rPr>
        <w:t xml:space="preserve"> </w:t>
      </w:r>
      <w:r w:rsidRPr="00B33663">
        <w:rPr>
          <w:sz w:val="26"/>
        </w:rPr>
        <w:t>specified</w:t>
      </w:r>
      <w:r w:rsidRPr="00B33663">
        <w:rPr>
          <w:spacing w:val="-2"/>
          <w:sz w:val="26"/>
        </w:rPr>
        <w:t xml:space="preserve"> </w:t>
      </w:r>
      <w:r w:rsidRPr="00B33663">
        <w:rPr>
          <w:sz w:val="26"/>
        </w:rPr>
        <w:t>frames</w:t>
      </w:r>
      <w:r w:rsidRPr="00B33663">
        <w:rPr>
          <w:spacing w:val="-2"/>
          <w:sz w:val="26"/>
        </w:rPr>
        <w:t xml:space="preserve"> </w:t>
      </w:r>
      <w:r w:rsidRPr="00B33663">
        <w:rPr>
          <w:sz w:val="26"/>
        </w:rPr>
        <w:t>are</w:t>
      </w:r>
      <w:r w:rsidRPr="00B33663">
        <w:rPr>
          <w:spacing w:val="-2"/>
          <w:sz w:val="26"/>
        </w:rPr>
        <w:t xml:space="preserve"> </w:t>
      </w:r>
      <w:r w:rsidRPr="00B33663">
        <w:rPr>
          <w:sz w:val="26"/>
        </w:rPr>
        <w:t>retransmitted</w:t>
      </w:r>
    </w:p>
    <w:p w14:paraId="1D679A0E" w14:textId="77777777" w:rsidR="00CD7E1A" w:rsidRPr="00B33663" w:rsidRDefault="00A42A03" w:rsidP="00E700C1">
      <w:pPr>
        <w:pStyle w:val="ListParagraph"/>
        <w:numPr>
          <w:ilvl w:val="0"/>
          <w:numId w:val="36"/>
        </w:numPr>
        <w:tabs>
          <w:tab w:val="left" w:pos="1201"/>
        </w:tabs>
        <w:ind w:right="633"/>
        <w:jc w:val="both"/>
        <w:rPr>
          <w:sz w:val="26"/>
        </w:rPr>
      </w:pPr>
      <w:r w:rsidRPr="00B33663">
        <w:rPr>
          <w:sz w:val="26"/>
        </w:rPr>
        <w:t>It allows the receiver to inform the sender if a frame is lost or damaged</w:t>
      </w:r>
      <w:r w:rsidRPr="00B33663">
        <w:rPr>
          <w:spacing w:val="1"/>
          <w:sz w:val="26"/>
        </w:rPr>
        <w:t xml:space="preserve"> </w:t>
      </w:r>
      <w:r w:rsidRPr="00B33663">
        <w:rPr>
          <w:sz w:val="26"/>
        </w:rPr>
        <w:t>during transmission and coordinates the retransmission of those frames by</w:t>
      </w:r>
      <w:r w:rsidRPr="00B33663">
        <w:rPr>
          <w:spacing w:val="1"/>
          <w:sz w:val="26"/>
        </w:rPr>
        <w:t xml:space="preserve"> </w:t>
      </w:r>
      <w:r w:rsidRPr="00B33663">
        <w:rPr>
          <w:sz w:val="26"/>
        </w:rPr>
        <w:t>the</w:t>
      </w:r>
      <w:r w:rsidRPr="00B33663">
        <w:rPr>
          <w:spacing w:val="-2"/>
          <w:sz w:val="26"/>
        </w:rPr>
        <w:t xml:space="preserve"> </w:t>
      </w:r>
      <w:r w:rsidRPr="00B33663">
        <w:rPr>
          <w:sz w:val="26"/>
        </w:rPr>
        <w:t>sender.</w:t>
      </w:r>
    </w:p>
    <w:p w14:paraId="057030E4" w14:textId="77777777" w:rsidR="00CD7E1A" w:rsidRPr="00B33663" w:rsidRDefault="00A42A03" w:rsidP="00E700C1">
      <w:pPr>
        <w:pStyle w:val="ListParagraph"/>
        <w:numPr>
          <w:ilvl w:val="0"/>
          <w:numId w:val="36"/>
        </w:numPr>
        <w:tabs>
          <w:tab w:val="left" w:pos="1201"/>
        </w:tabs>
        <w:ind w:hanging="361"/>
        <w:jc w:val="both"/>
        <w:rPr>
          <w:sz w:val="26"/>
        </w:rPr>
      </w:pPr>
      <w:r w:rsidRPr="00B33663">
        <w:rPr>
          <w:sz w:val="26"/>
        </w:rPr>
        <w:t>Includes</w:t>
      </w:r>
      <w:r w:rsidRPr="00B33663">
        <w:rPr>
          <w:spacing w:val="-3"/>
          <w:sz w:val="26"/>
        </w:rPr>
        <w:t xml:space="preserve"> </w:t>
      </w:r>
      <w:r w:rsidRPr="00B33663">
        <w:rPr>
          <w:sz w:val="26"/>
        </w:rPr>
        <w:t>the following</w:t>
      </w:r>
      <w:r w:rsidRPr="00B33663">
        <w:rPr>
          <w:spacing w:val="-1"/>
          <w:sz w:val="26"/>
        </w:rPr>
        <w:t xml:space="preserve"> </w:t>
      </w:r>
      <w:r w:rsidRPr="00B33663">
        <w:rPr>
          <w:sz w:val="26"/>
        </w:rPr>
        <w:t>actions:</w:t>
      </w:r>
    </w:p>
    <w:p w14:paraId="1ECA7645" w14:textId="77777777" w:rsidR="00CD7E1A" w:rsidRPr="00B33663" w:rsidRDefault="00A42A03" w:rsidP="00E700C1">
      <w:pPr>
        <w:pStyle w:val="Heading4"/>
        <w:numPr>
          <w:ilvl w:val="1"/>
          <w:numId w:val="36"/>
        </w:numPr>
        <w:tabs>
          <w:tab w:val="left" w:pos="1921"/>
        </w:tabs>
        <w:spacing w:before="4" w:line="298" w:lineRule="exact"/>
        <w:rPr>
          <w:rFonts w:ascii="Courier New" w:hAnsi="Courier New"/>
          <w:sz w:val="20"/>
        </w:rPr>
      </w:pPr>
      <w:r w:rsidRPr="00B33663">
        <w:t>Error</w:t>
      </w:r>
      <w:r w:rsidRPr="00B33663">
        <w:rPr>
          <w:spacing w:val="-3"/>
        </w:rPr>
        <w:t xml:space="preserve"> </w:t>
      </w:r>
      <w:r w:rsidRPr="00B33663">
        <w:t>detection</w:t>
      </w:r>
    </w:p>
    <w:p w14:paraId="4223AD5E" w14:textId="77777777" w:rsidR="00CD7E1A" w:rsidRPr="00B33663" w:rsidRDefault="00A42A03" w:rsidP="00E700C1">
      <w:pPr>
        <w:pStyle w:val="ListParagraph"/>
        <w:numPr>
          <w:ilvl w:val="1"/>
          <w:numId w:val="36"/>
        </w:numPr>
        <w:tabs>
          <w:tab w:val="left" w:pos="1921"/>
        </w:tabs>
        <w:spacing w:line="235" w:lineRule="auto"/>
        <w:ind w:right="642"/>
        <w:rPr>
          <w:rFonts w:ascii="Courier New" w:hAnsi="Courier New"/>
          <w:sz w:val="20"/>
        </w:rPr>
      </w:pPr>
      <w:r w:rsidRPr="00B33663">
        <w:rPr>
          <w:sz w:val="26"/>
          <w:szCs w:val="26"/>
        </w:rPr>
        <w:t>Positive</w:t>
      </w:r>
      <w:r w:rsidRPr="00B33663">
        <w:rPr>
          <w:spacing w:val="1"/>
          <w:sz w:val="26"/>
          <w:szCs w:val="26"/>
        </w:rPr>
        <w:t xml:space="preserve"> </w:t>
      </w:r>
      <w:r w:rsidRPr="00B33663">
        <w:rPr>
          <w:sz w:val="26"/>
          <w:szCs w:val="26"/>
        </w:rPr>
        <w:t>Acknowledgement</w:t>
      </w:r>
      <w:r w:rsidRPr="00B33663">
        <w:rPr>
          <w:spacing w:val="1"/>
          <w:sz w:val="26"/>
          <w:szCs w:val="26"/>
        </w:rPr>
        <w:t xml:space="preserve"> </w:t>
      </w:r>
      <w:r w:rsidRPr="00B33663">
        <w:rPr>
          <w:sz w:val="26"/>
          <w:szCs w:val="26"/>
        </w:rPr>
        <w:t>(</w:t>
      </w:r>
      <w:r w:rsidRPr="00B33663">
        <w:rPr>
          <w:b/>
          <w:bCs/>
          <w:sz w:val="26"/>
          <w:szCs w:val="26"/>
        </w:rPr>
        <w:t>ACK</w:t>
      </w:r>
      <w:r w:rsidRPr="00B33663">
        <w:rPr>
          <w:sz w:val="26"/>
          <w:szCs w:val="26"/>
        </w:rPr>
        <w:t>):</w:t>
      </w:r>
      <w:r w:rsidRPr="00B33663">
        <w:rPr>
          <w:spacing w:val="1"/>
          <w:sz w:val="26"/>
          <w:szCs w:val="26"/>
        </w:rPr>
        <w:t xml:space="preserve"> </w:t>
      </w:r>
      <w:r w:rsidRPr="00B33663">
        <w:rPr>
          <w:sz w:val="26"/>
          <w:szCs w:val="26"/>
        </w:rPr>
        <w:t>if</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frame</w:t>
      </w:r>
      <w:r w:rsidRPr="00B33663">
        <w:rPr>
          <w:spacing w:val="1"/>
          <w:sz w:val="26"/>
          <w:szCs w:val="26"/>
        </w:rPr>
        <w:t xml:space="preserve"> </w:t>
      </w:r>
      <w:r w:rsidRPr="00B33663">
        <w:rPr>
          <w:sz w:val="26"/>
          <w:szCs w:val="26"/>
        </w:rPr>
        <w:t>arrived</w:t>
      </w:r>
      <w:r w:rsidRPr="00B33663">
        <w:rPr>
          <w:spacing w:val="1"/>
          <w:sz w:val="26"/>
          <w:szCs w:val="26"/>
        </w:rPr>
        <w:t xml:space="preserve"> </w:t>
      </w:r>
      <w:r w:rsidRPr="00B33663">
        <w:rPr>
          <w:sz w:val="26"/>
          <w:szCs w:val="26"/>
        </w:rPr>
        <w:t>with</w:t>
      </w:r>
      <w:r w:rsidRPr="00B33663">
        <w:rPr>
          <w:spacing w:val="1"/>
          <w:sz w:val="26"/>
          <w:szCs w:val="26"/>
        </w:rPr>
        <w:t xml:space="preserve"> </w:t>
      </w:r>
      <w:r w:rsidRPr="00B33663">
        <w:rPr>
          <w:sz w:val="26"/>
          <w:szCs w:val="26"/>
        </w:rPr>
        <w:t>no</w:t>
      </w:r>
      <w:r w:rsidRPr="00B33663">
        <w:rPr>
          <w:spacing w:val="-62"/>
          <w:sz w:val="26"/>
          <w:szCs w:val="26"/>
        </w:rPr>
        <w:t xml:space="preserve"> </w:t>
      </w:r>
      <w:r w:rsidRPr="00B33663">
        <w:rPr>
          <w:sz w:val="26"/>
          <w:szCs w:val="26"/>
        </w:rPr>
        <w:t>errors</w:t>
      </w:r>
    </w:p>
    <w:p w14:paraId="1C1E6D50" w14:textId="77777777" w:rsidR="00CD7E1A" w:rsidRPr="00B33663" w:rsidRDefault="00A42A03" w:rsidP="00E700C1">
      <w:pPr>
        <w:pStyle w:val="ListParagraph"/>
        <w:numPr>
          <w:ilvl w:val="1"/>
          <w:numId w:val="36"/>
        </w:numPr>
        <w:tabs>
          <w:tab w:val="left" w:pos="1921"/>
        </w:tabs>
        <w:spacing w:before="3" w:line="302" w:lineRule="exact"/>
        <w:rPr>
          <w:rFonts w:ascii="Courier New" w:hAnsi="Courier New"/>
          <w:sz w:val="20"/>
        </w:rPr>
      </w:pPr>
      <w:r w:rsidRPr="00B33663">
        <w:rPr>
          <w:sz w:val="26"/>
          <w:szCs w:val="26"/>
        </w:rPr>
        <w:t>Negative</w:t>
      </w:r>
      <w:r w:rsidRPr="00B33663">
        <w:rPr>
          <w:spacing w:val="-3"/>
          <w:sz w:val="26"/>
          <w:szCs w:val="26"/>
        </w:rPr>
        <w:t xml:space="preserve"> </w:t>
      </w:r>
      <w:r w:rsidRPr="00B33663">
        <w:rPr>
          <w:sz w:val="26"/>
          <w:szCs w:val="26"/>
        </w:rPr>
        <w:t>Acknowledgement</w:t>
      </w:r>
      <w:r w:rsidRPr="00B33663">
        <w:rPr>
          <w:spacing w:val="-2"/>
          <w:sz w:val="26"/>
          <w:szCs w:val="26"/>
        </w:rPr>
        <w:t xml:space="preserve"> </w:t>
      </w:r>
      <w:r w:rsidRPr="00B33663">
        <w:rPr>
          <w:sz w:val="26"/>
          <w:szCs w:val="26"/>
        </w:rPr>
        <w:t>(</w:t>
      </w:r>
      <w:r w:rsidRPr="00B33663">
        <w:rPr>
          <w:b/>
          <w:bCs/>
          <w:sz w:val="26"/>
          <w:szCs w:val="26"/>
        </w:rPr>
        <w:t>NAK</w:t>
      </w:r>
      <w:r w:rsidRPr="00B33663">
        <w:rPr>
          <w:sz w:val="26"/>
          <w:szCs w:val="26"/>
        </w:rPr>
        <w:t>):</w:t>
      </w:r>
      <w:r w:rsidRPr="00B33663">
        <w:rPr>
          <w:spacing w:val="-3"/>
          <w:sz w:val="26"/>
          <w:szCs w:val="26"/>
        </w:rPr>
        <w:t xml:space="preserve"> </w:t>
      </w:r>
      <w:r w:rsidRPr="00B33663">
        <w:rPr>
          <w:sz w:val="26"/>
          <w:szCs w:val="26"/>
        </w:rPr>
        <w:t>if the</w:t>
      </w:r>
      <w:r w:rsidRPr="00B33663">
        <w:rPr>
          <w:spacing w:val="-3"/>
          <w:sz w:val="26"/>
          <w:szCs w:val="26"/>
        </w:rPr>
        <w:t xml:space="preserve"> </w:t>
      </w:r>
      <w:r w:rsidRPr="00B33663">
        <w:rPr>
          <w:sz w:val="26"/>
          <w:szCs w:val="26"/>
        </w:rPr>
        <w:t>frame</w:t>
      </w:r>
      <w:r w:rsidRPr="00B33663">
        <w:rPr>
          <w:spacing w:val="1"/>
          <w:sz w:val="26"/>
          <w:szCs w:val="26"/>
        </w:rPr>
        <w:t xml:space="preserve"> </w:t>
      </w:r>
      <w:r w:rsidRPr="00B33663">
        <w:rPr>
          <w:sz w:val="26"/>
          <w:szCs w:val="26"/>
        </w:rPr>
        <w:t>arrived</w:t>
      </w:r>
      <w:r w:rsidRPr="00B33663">
        <w:rPr>
          <w:spacing w:val="2"/>
          <w:sz w:val="26"/>
          <w:szCs w:val="26"/>
        </w:rPr>
        <w:t xml:space="preserve"> </w:t>
      </w:r>
      <w:r w:rsidRPr="00B33663">
        <w:rPr>
          <w:sz w:val="26"/>
          <w:szCs w:val="26"/>
        </w:rPr>
        <w:t>with</w:t>
      </w:r>
      <w:r w:rsidRPr="00B33663">
        <w:rPr>
          <w:spacing w:val="-2"/>
          <w:sz w:val="26"/>
          <w:szCs w:val="26"/>
        </w:rPr>
        <w:t xml:space="preserve"> </w:t>
      </w:r>
      <w:r w:rsidRPr="00B33663">
        <w:rPr>
          <w:sz w:val="26"/>
          <w:szCs w:val="26"/>
        </w:rPr>
        <w:t>errors</w:t>
      </w:r>
    </w:p>
    <w:p w14:paraId="7E39D1EE" w14:textId="77777777" w:rsidR="00CD7E1A" w:rsidRPr="00B33663" w:rsidRDefault="00A42A03" w:rsidP="00E700C1">
      <w:pPr>
        <w:pStyle w:val="ListParagraph"/>
        <w:numPr>
          <w:ilvl w:val="1"/>
          <w:numId w:val="36"/>
        </w:numPr>
        <w:tabs>
          <w:tab w:val="left" w:pos="1921"/>
        </w:tabs>
        <w:spacing w:before="3" w:line="235" w:lineRule="auto"/>
        <w:ind w:right="636"/>
        <w:rPr>
          <w:rFonts w:ascii="Courier New" w:hAnsi="Courier New"/>
          <w:sz w:val="20"/>
        </w:rPr>
      </w:pPr>
      <w:r w:rsidRPr="00B33663">
        <w:rPr>
          <w:sz w:val="26"/>
          <w:szCs w:val="26"/>
        </w:rPr>
        <w:t>Retransmissions</w:t>
      </w:r>
      <w:r w:rsidRPr="00B33663">
        <w:rPr>
          <w:spacing w:val="26"/>
          <w:sz w:val="26"/>
          <w:szCs w:val="26"/>
        </w:rPr>
        <w:t xml:space="preserve"> </w:t>
      </w:r>
      <w:r w:rsidRPr="00B33663">
        <w:rPr>
          <w:sz w:val="26"/>
          <w:szCs w:val="26"/>
        </w:rPr>
        <w:t>after</w:t>
      </w:r>
      <w:r w:rsidRPr="00B33663">
        <w:rPr>
          <w:spacing w:val="30"/>
          <w:sz w:val="26"/>
          <w:szCs w:val="26"/>
        </w:rPr>
        <w:t xml:space="preserve"> </w:t>
      </w:r>
      <w:r w:rsidRPr="00B33663">
        <w:rPr>
          <w:b/>
          <w:bCs/>
          <w:sz w:val="26"/>
          <w:szCs w:val="26"/>
        </w:rPr>
        <w:t>Timeou</w:t>
      </w:r>
      <w:r w:rsidRPr="00B33663">
        <w:rPr>
          <w:sz w:val="26"/>
          <w:szCs w:val="26"/>
        </w:rPr>
        <w:t>t:</w:t>
      </w:r>
      <w:r w:rsidRPr="00B33663">
        <w:rPr>
          <w:spacing w:val="28"/>
          <w:sz w:val="26"/>
          <w:szCs w:val="26"/>
        </w:rPr>
        <w:t xml:space="preserve"> </w:t>
      </w:r>
      <w:r w:rsidRPr="00B33663">
        <w:rPr>
          <w:sz w:val="26"/>
          <w:szCs w:val="26"/>
        </w:rPr>
        <w:t>Frame</w:t>
      </w:r>
      <w:r w:rsidRPr="00B33663">
        <w:rPr>
          <w:spacing w:val="26"/>
          <w:sz w:val="26"/>
          <w:szCs w:val="26"/>
        </w:rPr>
        <w:t xml:space="preserve"> </w:t>
      </w:r>
      <w:r w:rsidRPr="00B33663">
        <w:rPr>
          <w:sz w:val="26"/>
          <w:szCs w:val="26"/>
        </w:rPr>
        <w:t>is</w:t>
      </w:r>
      <w:r w:rsidRPr="00B33663">
        <w:rPr>
          <w:spacing w:val="26"/>
          <w:sz w:val="26"/>
          <w:szCs w:val="26"/>
        </w:rPr>
        <w:t xml:space="preserve"> </w:t>
      </w:r>
      <w:r w:rsidRPr="00B33663">
        <w:rPr>
          <w:sz w:val="26"/>
          <w:szCs w:val="26"/>
        </w:rPr>
        <w:t>retransmitted</w:t>
      </w:r>
      <w:r w:rsidRPr="00B33663">
        <w:rPr>
          <w:spacing w:val="28"/>
          <w:sz w:val="26"/>
          <w:szCs w:val="26"/>
        </w:rPr>
        <w:t xml:space="preserve"> </w:t>
      </w:r>
      <w:r w:rsidRPr="00B33663">
        <w:rPr>
          <w:sz w:val="26"/>
          <w:szCs w:val="26"/>
        </w:rPr>
        <w:t>after</w:t>
      </w:r>
      <w:r w:rsidRPr="00B33663">
        <w:rPr>
          <w:spacing w:val="26"/>
          <w:sz w:val="26"/>
          <w:szCs w:val="26"/>
        </w:rPr>
        <w:t xml:space="preserve"> </w:t>
      </w:r>
      <w:r w:rsidRPr="00B33663">
        <w:rPr>
          <w:sz w:val="26"/>
          <w:szCs w:val="26"/>
        </w:rPr>
        <w:t>certain</w:t>
      </w:r>
      <w:r w:rsidRPr="00B33663">
        <w:rPr>
          <w:spacing w:val="-62"/>
          <w:sz w:val="26"/>
          <w:szCs w:val="26"/>
        </w:rPr>
        <w:t xml:space="preserve"> </w:t>
      </w:r>
      <w:r w:rsidRPr="00B33663">
        <w:rPr>
          <w:sz w:val="26"/>
          <w:szCs w:val="26"/>
        </w:rPr>
        <w:t>amount</w:t>
      </w:r>
      <w:r w:rsidRPr="00B33663">
        <w:rPr>
          <w:spacing w:val="-2"/>
          <w:sz w:val="26"/>
          <w:szCs w:val="26"/>
        </w:rPr>
        <w:t xml:space="preserve"> </w:t>
      </w:r>
      <w:r w:rsidRPr="00B33663">
        <w:rPr>
          <w:sz w:val="26"/>
          <w:szCs w:val="26"/>
        </w:rPr>
        <w:t>of</w:t>
      </w:r>
      <w:r w:rsidRPr="00B33663">
        <w:rPr>
          <w:spacing w:val="2"/>
          <w:sz w:val="26"/>
          <w:szCs w:val="26"/>
        </w:rPr>
        <w:t xml:space="preserve"> </w:t>
      </w:r>
      <w:r w:rsidRPr="00B33663">
        <w:rPr>
          <w:sz w:val="26"/>
          <w:szCs w:val="26"/>
        </w:rPr>
        <w:t>time</w:t>
      </w:r>
      <w:r w:rsidRPr="00B33663">
        <w:rPr>
          <w:spacing w:val="-1"/>
          <w:sz w:val="26"/>
          <w:szCs w:val="26"/>
        </w:rPr>
        <w:t xml:space="preserve"> </w:t>
      </w:r>
      <w:r w:rsidRPr="00B33663">
        <w:rPr>
          <w:sz w:val="26"/>
          <w:szCs w:val="26"/>
        </w:rPr>
        <w:t>if</w:t>
      </w:r>
      <w:r w:rsidRPr="00B33663">
        <w:rPr>
          <w:spacing w:val="1"/>
          <w:sz w:val="26"/>
          <w:szCs w:val="26"/>
        </w:rPr>
        <w:t xml:space="preserve"> </w:t>
      </w:r>
      <w:r w:rsidRPr="00B33663">
        <w:rPr>
          <w:sz w:val="26"/>
          <w:szCs w:val="26"/>
        </w:rPr>
        <w:t>no</w:t>
      </w:r>
      <w:r w:rsidRPr="00B33663">
        <w:rPr>
          <w:spacing w:val="-1"/>
          <w:sz w:val="26"/>
          <w:szCs w:val="26"/>
        </w:rPr>
        <w:t xml:space="preserve"> </w:t>
      </w:r>
      <w:r w:rsidRPr="00B33663">
        <w:rPr>
          <w:sz w:val="26"/>
          <w:szCs w:val="26"/>
        </w:rPr>
        <w:t>acknowledgement was received</w:t>
      </w:r>
    </w:p>
    <w:p w14:paraId="4B8DC433" w14:textId="77777777" w:rsidR="00CD7E1A" w:rsidRPr="00B33663" w:rsidRDefault="00A42A03" w:rsidP="00E700C1">
      <w:pPr>
        <w:pStyle w:val="ListParagraph"/>
        <w:numPr>
          <w:ilvl w:val="0"/>
          <w:numId w:val="36"/>
        </w:numPr>
        <w:tabs>
          <w:tab w:val="left" w:pos="1200"/>
          <w:tab w:val="left" w:pos="1201"/>
        </w:tabs>
        <w:spacing w:before="7" w:line="237" w:lineRule="auto"/>
        <w:ind w:right="642"/>
        <w:rPr>
          <w:sz w:val="26"/>
        </w:rPr>
      </w:pPr>
      <w:r w:rsidRPr="00B33663">
        <w:rPr>
          <w:sz w:val="26"/>
        </w:rPr>
        <w:t>Error</w:t>
      </w:r>
      <w:r w:rsidRPr="00B33663">
        <w:rPr>
          <w:spacing w:val="45"/>
          <w:sz w:val="26"/>
        </w:rPr>
        <w:t xml:space="preserve"> </w:t>
      </w:r>
      <w:r w:rsidRPr="00B33663">
        <w:rPr>
          <w:sz w:val="26"/>
        </w:rPr>
        <w:t>control</w:t>
      </w:r>
      <w:r w:rsidRPr="00B33663">
        <w:rPr>
          <w:spacing w:val="46"/>
          <w:sz w:val="26"/>
        </w:rPr>
        <w:t xml:space="preserve"> </w:t>
      </w:r>
      <w:r w:rsidRPr="00B33663">
        <w:rPr>
          <w:sz w:val="26"/>
        </w:rPr>
        <w:t>in</w:t>
      </w:r>
      <w:r w:rsidRPr="00B33663">
        <w:rPr>
          <w:spacing w:val="46"/>
          <w:sz w:val="26"/>
        </w:rPr>
        <w:t xml:space="preserve"> </w:t>
      </w:r>
      <w:r w:rsidRPr="00B33663">
        <w:rPr>
          <w:sz w:val="26"/>
        </w:rPr>
        <w:t>the</w:t>
      </w:r>
      <w:r w:rsidRPr="00B33663">
        <w:rPr>
          <w:spacing w:val="46"/>
          <w:sz w:val="26"/>
        </w:rPr>
        <w:t xml:space="preserve"> </w:t>
      </w:r>
      <w:r w:rsidRPr="00B33663">
        <w:rPr>
          <w:sz w:val="26"/>
        </w:rPr>
        <w:t>data</w:t>
      </w:r>
      <w:r w:rsidRPr="00B33663">
        <w:rPr>
          <w:spacing w:val="46"/>
          <w:sz w:val="26"/>
        </w:rPr>
        <w:t xml:space="preserve"> </w:t>
      </w:r>
      <w:r w:rsidRPr="00B33663">
        <w:rPr>
          <w:sz w:val="26"/>
        </w:rPr>
        <w:t>link</w:t>
      </w:r>
      <w:r w:rsidRPr="00B33663">
        <w:rPr>
          <w:spacing w:val="45"/>
          <w:sz w:val="26"/>
        </w:rPr>
        <w:t xml:space="preserve"> </w:t>
      </w:r>
      <w:r w:rsidRPr="00B33663">
        <w:rPr>
          <w:sz w:val="26"/>
        </w:rPr>
        <w:t>layer</w:t>
      </w:r>
      <w:r w:rsidRPr="00B33663">
        <w:rPr>
          <w:spacing w:val="46"/>
          <w:sz w:val="26"/>
        </w:rPr>
        <w:t xml:space="preserve"> </w:t>
      </w:r>
      <w:r w:rsidRPr="00B33663">
        <w:rPr>
          <w:sz w:val="26"/>
        </w:rPr>
        <w:t>is</w:t>
      </w:r>
      <w:r w:rsidRPr="00B33663">
        <w:rPr>
          <w:spacing w:val="46"/>
          <w:sz w:val="26"/>
        </w:rPr>
        <w:t xml:space="preserve"> </w:t>
      </w:r>
      <w:r w:rsidRPr="00B33663">
        <w:rPr>
          <w:sz w:val="26"/>
        </w:rPr>
        <w:t>based</w:t>
      </w:r>
      <w:r w:rsidRPr="00B33663">
        <w:rPr>
          <w:spacing w:val="48"/>
          <w:sz w:val="26"/>
        </w:rPr>
        <w:t xml:space="preserve"> </w:t>
      </w:r>
      <w:r w:rsidRPr="00B33663">
        <w:rPr>
          <w:sz w:val="26"/>
        </w:rPr>
        <w:t>on</w:t>
      </w:r>
      <w:r w:rsidRPr="00B33663">
        <w:rPr>
          <w:spacing w:val="46"/>
          <w:sz w:val="26"/>
        </w:rPr>
        <w:t xml:space="preserve"> </w:t>
      </w:r>
      <w:r w:rsidRPr="00B33663">
        <w:rPr>
          <w:sz w:val="26"/>
        </w:rPr>
        <w:t>automatic</w:t>
      </w:r>
      <w:r w:rsidRPr="00B33663">
        <w:rPr>
          <w:spacing w:val="45"/>
          <w:sz w:val="26"/>
        </w:rPr>
        <w:t xml:space="preserve"> </w:t>
      </w:r>
      <w:r w:rsidRPr="00B33663">
        <w:rPr>
          <w:sz w:val="26"/>
        </w:rPr>
        <w:t>repeat</w:t>
      </w:r>
      <w:r w:rsidRPr="00B33663">
        <w:rPr>
          <w:spacing w:val="46"/>
          <w:sz w:val="26"/>
        </w:rPr>
        <w:t xml:space="preserve"> </w:t>
      </w:r>
      <w:r w:rsidRPr="00B33663">
        <w:rPr>
          <w:sz w:val="26"/>
        </w:rPr>
        <w:t>request</w:t>
      </w:r>
      <w:r w:rsidRPr="00B33663">
        <w:rPr>
          <w:spacing w:val="-62"/>
          <w:sz w:val="26"/>
        </w:rPr>
        <w:t xml:space="preserve"> </w:t>
      </w:r>
      <w:r w:rsidRPr="00B33663">
        <w:rPr>
          <w:sz w:val="26"/>
        </w:rPr>
        <w:t>(ARQ).</w:t>
      </w:r>
    </w:p>
    <w:p w14:paraId="238601FE" w14:textId="77777777" w:rsidR="00CD7E1A" w:rsidRPr="00B33663" w:rsidRDefault="00CD7E1A">
      <w:pPr>
        <w:pStyle w:val="BodyText"/>
        <w:ind w:left="0"/>
        <w:rPr>
          <w:sz w:val="28"/>
        </w:rPr>
      </w:pPr>
    </w:p>
    <w:p w14:paraId="0F3CABC7" w14:textId="77777777" w:rsidR="00CD7E1A" w:rsidRPr="00B33663" w:rsidRDefault="00CD7E1A">
      <w:pPr>
        <w:pStyle w:val="BodyText"/>
        <w:ind w:left="0"/>
        <w:rPr>
          <w:sz w:val="28"/>
        </w:rPr>
      </w:pPr>
    </w:p>
    <w:p w14:paraId="37E1506B" w14:textId="77777777" w:rsidR="00CD7E1A" w:rsidRPr="00B33663" w:rsidRDefault="00A42A03">
      <w:pPr>
        <w:pStyle w:val="Heading4"/>
        <w:spacing w:before="222"/>
      </w:pPr>
      <w:r w:rsidRPr="00B33663">
        <w:t>Categories</w:t>
      </w:r>
      <w:r w:rsidRPr="00B33663">
        <w:rPr>
          <w:spacing w:val="-1"/>
        </w:rPr>
        <w:t xml:space="preserve"> </w:t>
      </w:r>
      <w:r w:rsidRPr="00B33663">
        <w:t>of</w:t>
      </w:r>
      <w:r w:rsidRPr="00B33663">
        <w:rPr>
          <w:spacing w:val="-3"/>
        </w:rPr>
        <w:t xml:space="preserve"> </w:t>
      </w:r>
      <w:r w:rsidRPr="00B33663">
        <w:t>Error Control</w:t>
      </w:r>
    </w:p>
    <w:p w14:paraId="63C4F435" w14:textId="77777777" w:rsidR="00CD7E1A" w:rsidRPr="00B33663" w:rsidRDefault="00A42A03">
      <w:pPr>
        <w:pStyle w:val="BodyText"/>
        <w:spacing w:before="9"/>
        <w:ind w:left="0"/>
        <w:rPr>
          <w:b/>
          <w:sz w:val="20"/>
        </w:rPr>
      </w:pPr>
      <w:r w:rsidRPr="00B33663">
        <w:rPr>
          <w:noProof/>
          <w:lang w:val="en-IN" w:eastAsia="en-IN"/>
        </w:rPr>
        <w:drawing>
          <wp:anchor distT="0" distB="0" distL="0" distR="0" simplePos="0" relativeHeight="251627008" behindDoc="0" locked="0" layoutInCell="1" allowOverlap="1" wp14:anchorId="0272FAF5" wp14:editId="07777777">
            <wp:simplePos x="0" y="0"/>
            <wp:positionH relativeFrom="page">
              <wp:posOffset>2088091</wp:posOffset>
            </wp:positionH>
            <wp:positionV relativeFrom="paragraph">
              <wp:posOffset>176786</wp:posOffset>
            </wp:positionV>
            <wp:extent cx="3596342" cy="1845945"/>
            <wp:effectExtent l="0" t="0" r="0" b="0"/>
            <wp:wrapTopAndBottom/>
            <wp:docPr id="6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2.png"/>
                    <pic:cNvPicPr/>
                  </pic:nvPicPr>
                  <pic:blipFill>
                    <a:blip r:embed="rId38" cstate="print"/>
                    <a:stretch>
                      <a:fillRect/>
                    </a:stretch>
                  </pic:blipFill>
                  <pic:spPr>
                    <a:xfrm>
                      <a:off x="0" y="0"/>
                      <a:ext cx="3596342" cy="1845945"/>
                    </a:xfrm>
                    <a:prstGeom prst="rect">
                      <a:avLst/>
                    </a:prstGeom>
                  </pic:spPr>
                </pic:pic>
              </a:graphicData>
            </a:graphic>
          </wp:anchor>
        </w:drawing>
      </w:r>
    </w:p>
    <w:p w14:paraId="5B08B5D1" w14:textId="77777777" w:rsidR="00CD7E1A" w:rsidRPr="00B33663" w:rsidRDefault="00CD7E1A">
      <w:pPr>
        <w:rPr>
          <w:sz w:val="20"/>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6DEB4AB"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6ED26A28">
          <v:group id="_x0000_s1119" style="width:436.3pt;height:4.45pt;mso-position-horizontal-relative:char;mso-position-vertical-relative:line" coordsize="8726,89">
            <v:shape id="_x0000_s1120" style="position:absolute;width:8726;height:89" coordsize="8726,89" o:spt="100" adj="0,,0" path="m8726,29l,29,,89r8726,l8726,29xm8726,l,,,14r8726,l8726,xe" fillcolor="#612322" stroked="f">
              <v:stroke joinstyle="round"/>
              <v:formulas/>
              <v:path arrowok="t" o:connecttype="segments"/>
            </v:shape>
            <w10:anchorlock/>
          </v:group>
        </w:pict>
      </w:r>
    </w:p>
    <w:p w14:paraId="0AD9C6F4" w14:textId="77777777" w:rsidR="00CD7E1A" w:rsidRPr="00B33663" w:rsidRDefault="00CD7E1A">
      <w:pPr>
        <w:pStyle w:val="BodyText"/>
        <w:spacing w:before="2"/>
        <w:ind w:left="0"/>
        <w:rPr>
          <w:b/>
          <w:sz w:val="17"/>
        </w:rPr>
      </w:pPr>
    </w:p>
    <w:p w14:paraId="587C7165" w14:textId="77777777" w:rsidR="00CD7E1A" w:rsidRPr="00B33663" w:rsidRDefault="00A42A03">
      <w:pPr>
        <w:spacing w:before="89" w:line="296" w:lineRule="exact"/>
        <w:ind w:left="480"/>
        <w:rPr>
          <w:b/>
          <w:sz w:val="26"/>
        </w:rPr>
      </w:pPr>
      <w:r w:rsidRPr="00B33663">
        <w:rPr>
          <w:b/>
          <w:sz w:val="26"/>
        </w:rPr>
        <w:t>STOP-AND-WAIT</w:t>
      </w:r>
      <w:r w:rsidRPr="00B33663">
        <w:rPr>
          <w:b/>
          <w:spacing w:val="-4"/>
          <w:sz w:val="26"/>
        </w:rPr>
        <w:t xml:space="preserve"> </w:t>
      </w:r>
      <w:r w:rsidRPr="00B33663">
        <w:rPr>
          <w:b/>
          <w:sz w:val="26"/>
        </w:rPr>
        <w:t>ARQ</w:t>
      </w:r>
    </w:p>
    <w:p w14:paraId="4291F4EE" w14:textId="77777777" w:rsidR="00CD7E1A" w:rsidRPr="00B33663" w:rsidRDefault="00A42A03" w:rsidP="00E700C1">
      <w:pPr>
        <w:pStyle w:val="ListParagraph"/>
        <w:numPr>
          <w:ilvl w:val="0"/>
          <w:numId w:val="36"/>
        </w:numPr>
        <w:tabs>
          <w:tab w:val="left" w:pos="1201"/>
        </w:tabs>
        <w:spacing w:line="237" w:lineRule="auto"/>
        <w:ind w:right="644"/>
        <w:jc w:val="both"/>
        <w:rPr>
          <w:sz w:val="26"/>
        </w:rPr>
      </w:pPr>
      <w:r w:rsidRPr="00B33663">
        <w:rPr>
          <w:sz w:val="26"/>
        </w:rPr>
        <w:t>Stop-and-wait ARQ is a technique used to retransmit the data in case of</w:t>
      </w:r>
      <w:r w:rsidRPr="00B33663">
        <w:rPr>
          <w:spacing w:val="1"/>
          <w:sz w:val="26"/>
        </w:rPr>
        <w:t xml:space="preserve"> </w:t>
      </w:r>
      <w:r w:rsidRPr="00B33663">
        <w:rPr>
          <w:sz w:val="26"/>
        </w:rPr>
        <w:t>damaged</w:t>
      </w:r>
      <w:r w:rsidRPr="00B33663">
        <w:rPr>
          <w:spacing w:val="-2"/>
          <w:sz w:val="26"/>
        </w:rPr>
        <w:t xml:space="preserve"> </w:t>
      </w:r>
      <w:r w:rsidRPr="00B33663">
        <w:rPr>
          <w:sz w:val="26"/>
        </w:rPr>
        <w:t>or</w:t>
      </w:r>
      <w:r w:rsidRPr="00B33663">
        <w:rPr>
          <w:spacing w:val="2"/>
          <w:sz w:val="26"/>
        </w:rPr>
        <w:t xml:space="preserve"> </w:t>
      </w:r>
      <w:r w:rsidRPr="00B33663">
        <w:rPr>
          <w:sz w:val="26"/>
        </w:rPr>
        <w:t>lost</w:t>
      </w:r>
      <w:r w:rsidRPr="00B33663">
        <w:rPr>
          <w:spacing w:val="-1"/>
          <w:sz w:val="26"/>
        </w:rPr>
        <w:t xml:space="preserve"> </w:t>
      </w:r>
      <w:r w:rsidRPr="00B33663">
        <w:rPr>
          <w:sz w:val="26"/>
        </w:rPr>
        <w:t>frames.</w:t>
      </w:r>
    </w:p>
    <w:p w14:paraId="4FC89EF5" w14:textId="77777777" w:rsidR="00CD7E1A" w:rsidRPr="00B33663" w:rsidRDefault="00A42A03" w:rsidP="00E700C1">
      <w:pPr>
        <w:pStyle w:val="ListParagraph"/>
        <w:numPr>
          <w:ilvl w:val="0"/>
          <w:numId w:val="36"/>
        </w:numPr>
        <w:tabs>
          <w:tab w:val="left" w:pos="1201"/>
        </w:tabs>
        <w:spacing w:before="3"/>
        <w:ind w:right="644"/>
        <w:jc w:val="both"/>
        <w:rPr>
          <w:sz w:val="26"/>
        </w:rPr>
      </w:pPr>
      <w:r w:rsidRPr="00B33663">
        <w:rPr>
          <w:sz w:val="26"/>
        </w:rPr>
        <w:t>This technique works on the principle that the sender will not transmit the</w:t>
      </w:r>
      <w:r w:rsidRPr="00B33663">
        <w:rPr>
          <w:spacing w:val="1"/>
          <w:sz w:val="26"/>
        </w:rPr>
        <w:t xml:space="preserve"> </w:t>
      </w:r>
      <w:r w:rsidRPr="00B33663">
        <w:rPr>
          <w:sz w:val="26"/>
        </w:rPr>
        <w:t>next frame until it receives the acknowledgement of the last transmitted</w:t>
      </w:r>
      <w:r w:rsidRPr="00B33663">
        <w:rPr>
          <w:spacing w:val="1"/>
          <w:sz w:val="26"/>
        </w:rPr>
        <w:t xml:space="preserve"> </w:t>
      </w:r>
      <w:r w:rsidRPr="00B33663">
        <w:rPr>
          <w:sz w:val="26"/>
        </w:rPr>
        <w:t>frame.</w:t>
      </w:r>
    </w:p>
    <w:p w14:paraId="4B1F511A" w14:textId="77777777" w:rsidR="00CD7E1A" w:rsidRPr="00B33663" w:rsidRDefault="00CD7E1A">
      <w:pPr>
        <w:pStyle w:val="BodyText"/>
        <w:spacing w:before="6"/>
        <w:ind w:left="0"/>
        <w:rPr>
          <w:sz w:val="24"/>
        </w:rPr>
      </w:pPr>
    </w:p>
    <w:p w14:paraId="7C47B159" w14:textId="77777777" w:rsidR="00CD7E1A" w:rsidRPr="00B33663" w:rsidRDefault="00A42A03">
      <w:pPr>
        <w:pStyle w:val="Heading4"/>
        <w:spacing w:before="1"/>
      </w:pPr>
      <w:r w:rsidRPr="00B33663">
        <w:t>Two</w:t>
      </w:r>
      <w:r w:rsidRPr="00B33663">
        <w:rPr>
          <w:spacing w:val="-2"/>
        </w:rPr>
        <w:t xml:space="preserve"> </w:t>
      </w:r>
      <w:r w:rsidRPr="00B33663">
        <w:t>possibilities</w:t>
      </w:r>
      <w:r w:rsidRPr="00B33663">
        <w:rPr>
          <w:spacing w:val="-2"/>
        </w:rPr>
        <w:t xml:space="preserve"> </w:t>
      </w:r>
      <w:r w:rsidRPr="00B33663">
        <w:t>of</w:t>
      </w:r>
      <w:r w:rsidRPr="00B33663">
        <w:rPr>
          <w:spacing w:val="-2"/>
        </w:rPr>
        <w:t xml:space="preserve"> </w:t>
      </w:r>
      <w:r w:rsidRPr="00B33663">
        <w:t>the</w:t>
      </w:r>
      <w:r w:rsidRPr="00B33663">
        <w:rPr>
          <w:spacing w:val="-1"/>
        </w:rPr>
        <w:t xml:space="preserve"> </w:t>
      </w:r>
      <w:r w:rsidRPr="00B33663">
        <w:t>retransmission in</w:t>
      </w:r>
      <w:r w:rsidRPr="00B33663">
        <w:rPr>
          <w:spacing w:val="-2"/>
        </w:rPr>
        <w:t xml:space="preserve"> </w:t>
      </w:r>
      <w:r w:rsidRPr="00B33663">
        <w:t>Stop</w:t>
      </w:r>
      <w:r w:rsidRPr="00B33663">
        <w:rPr>
          <w:spacing w:val="-1"/>
        </w:rPr>
        <w:t xml:space="preserve"> </w:t>
      </w:r>
      <w:r w:rsidRPr="00B33663">
        <w:t>and Wait</w:t>
      </w:r>
      <w:r w:rsidRPr="00B33663">
        <w:rPr>
          <w:spacing w:val="-2"/>
        </w:rPr>
        <w:t xml:space="preserve"> </w:t>
      </w:r>
      <w:r w:rsidRPr="00B33663">
        <w:t>ARQ:</w:t>
      </w:r>
    </w:p>
    <w:p w14:paraId="65F9C3DC" w14:textId="77777777" w:rsidR="00CD7E1A" w:rsidRPr="00B33663" w:rsidRDefault="00CD7E1A">
      <w:pPr>
        <w:pStyle w:val="BodyText"/>
        <w:spacing w:before="10"/>
        <w:ind w:left="0"/>
        <w:rPr>
          <w:b/>
          <w:sz w:val="23"/>
        </w:rPr>
      </w:pPr>
    </w:p>
    <w:p w14:paraId="2280F35E" w14:textId="77777777" w:rsidR="00CD7E1A" w:rsidRPr="00B33663" w:rsidRDefault="00A42A03" w:rsidP="00E700C1">
      <w:pPr>
        <w:pStyle w:val="ListParagraph"/>
        <w:numPr>
          <w:ilvl w:val="0"/>
          <w:numId w:val="35"/>
        </w:numPr>
        <w:tabs>
          <w:tab w:val="left" w:pos="1201"/>
        </w:tabs>
        <w:ind w:right="635"/>
        <w:jc w:val="both"/>
        <w:rPr>
          <w:sz w:val="26"/>
        </w:rPr>
      </w:pPr>
      <w:r w:rsidRPr="00B33663">
        <w:rPr>
          <w:b/>
          <w:sz w:val="26"/>
        </w:rPr>
        <w:t xml:space="preserve">Damaged Frame: </w:t>
      </w:r>
      <w:r w:rsidRPr="00B33663">
        <w:rPr>
          <w:sz w:val="26"/>
        </w:rPr>
        <w:t>When the receiver receives a damaged frame(i.e., the</w:t>
      </w:r>
      <w:r w:rsidRPr="00B33663">
        <w:rPr>
          <w:spacing w:val="1"/>
          <w:sz w:val="26"/>
        </w:rPr>
        <w:t xml:space="preserve"> </w:t>
      </w:r>
      <w:r w:rsidRPr="00B33663">
        <w:rPr>
          <w:sz w:val="26"/>
        </w:rPr>
        <w:t>frame contains an error), then it returns the NAK frame. For example, when</w:t>
      </w:r>
      <w:r w:rsidRPr="00B33663">
        <w:rPr>
          <w:spacing w:val="-62"/>
          <w:sz w:val="26"/>
        </w:rPr>
        <w:t xml:space="preserve"> </w:t>
      </w:r>
      <w:r w:rsidRPr="00B33663">
        <w:rPr>
          <w:sz w:val="26"/>
        </w:rPr>
        <w:t>the frame DATA 1 is sent, and then the receiver sends the ACK 0 frame</w:t>
      </w:r>
      <w:r w:rsidRPr="00B33663">
        <w:rPr>
          <w:spacing w:val="1"/>
          <w:sz w:val="26"/>
        </w:rPr>
        <w:t xml:space="preserve"> </w:t>
      </w:r>
      <w:r w:rsidRPr="00B33663">
        <w:rPr>
          <w:sz w:val="26"/>
        </w:rPr>
        <w:t>means that the data 1 has arrived correctly. The sender transmits the next</w:t>
      </w:r>
      <w:r w:rsidRPr="00B33663">
        <w:rPr>
          <w:spacing w:val="1"/>
          <w:sz w:val="26"/>
        </w:rPr>
        <w:t xml:space="preserve"> </w:t>
      </w:r>
      <w:r w:rsidRPr="00B33663">
        <w:rPr>
          <w:sz w:val="26"/>
        </w:rPr>
        <w:t>frame:</w:t>
      </w:r>
      <w:r w:rsidRPr="00B33663">
        <w:rPr>
          <w:spacing w:val="39"/>
          <w:sz w:val="26"/>
        </w:rPr>
        <w:t xml:space="preserve"> </w:t>
      </w:r>
      <w:r w:rsidRPr="00B33663">
        <w:rPr>
          <w:sz w:val="26"/>
        </w:rPr>
        <w:t>DATA</w:t>
      </w:r>
      <w:r w:rsidRPr="00B33663">
        <w:rPr>
          <w:spacing w:val="38"/>
          <w:sz w:val="26"/>
        </w:rPr>
        <w:t xml:space="preserve"> </w:t>
      </w:r>
      <w:r w:rsidRPr="00B33663">
        <w:rPr>
          <w:sz w:val="26"/>
        </w:rPr>
        <w:t>0.</w:t>
      </w:r>
      <w:r w:rsidRPr="00B33663">
        <w:rPr>
          <w:spacing w:val="38"/>
          <w:sz w:val="26"/>
        </w:rPr>
        <w:t xml:space="preserve"> </w:t>
      </w:r>
      <w:r w:rsidRPr="00B33663">
        <w:rPr>
          <w:sz w:val="26"/>
        </w:rPr>
        <w:t>It</w:t>
      </w:r>
      <w:r w:rsidRPr="00B33663">
        <w:rPr>
          <w:spacing w:val="39"/>
          <w:sz w:val="26"/>
        </w:rPr>
        <w:t xml:space="preserve"> </w:t>
      </w:r>
      <w:r w:rsidRPr="00B33663">
        <w:rPr>
          <w:sz w:val="26"/>
        </w:rPr>
        <w:t>reaches</w:t>
      </w:r>
      <w:r w:rsidRPr="00B33663">
        <w:rPr>
          <w:spacing w:val="38"/>
          <w:sz w:val="26"/>
        </w:rPr>
        <w:t xml:space="preserve"> </w:t>
      </w:r>
      <w:r w:rsidRPr="00B33663">
        <w:rPr>
          <w:sz w:val="26"/>
        </w:rPr>
        <w:t>undamaged,</w:t>
      </w:r>
      <w:r w:rsidRPr="00B33663">
        <w:rPr>
          <w:spacing w:val="38"/>
          <w:sz w:val="26"/>
        </w:rPr>
        <w:t xml:space="preserve"> </w:t>
      </w:r>
      <w:r w:rsidRPr="00B33663">
        <w:rPr>
          <w:sz w:val="26"/>
        </w:rPr>
        <w:t>and</w:t>
      </w:r>
      <w:r w:rsidRPr="00B33663">
        <w:rPr>
          <w:spacing w:val="41"/>
          <w:sz w:val="26"/>
        </w:rPr>
        <w:t xml:space="preserve"> </w:t>
      </w:r>
      <w:r w:rsidRPr="00B33663">
        <w:rPr>
          <w:sz w:val="26"/>
        </w:rPr>
        <w:t>the</w:t>
      </w:r>
      <w:r w:rsidRPr="00B33663">
        <w:rPr>
          <w:spacing w:val="38"/>
          <w:sz w:val="26"/>
        </w:rPr>
        <w:t xml:space="preserve"> </w:t>
      </w:r>
      <w:r w:rsidRPr="00B33663">
        <w:rPr>
          <w:sz w:val="26"/>
        </w:rPr>
        <w:t>receiver</w:t>
      </w:r>
      <w:r w:rsidRPr="00B33663">
        <w:rPr>
          <w:spacing w:val="39"/>
          <w:sz w:val="26"/>
        </w:rPr>
        <w:t xml:space="preserve"> </w:t>
      </w:r>
      <w:r w:rsidRPr="00B33663">
        <w:rPr>
          <w:sz w:val="26"/>
        </w:rPr>
        <w:t>returns</w:t>
      </w:r>
      <w:r w:rsidRPr="00B33663">
        <w:rPr>
          <w:spacing w:val="40"/>
          <w:sz w:val="26"/>
        </w:rPr>
        <w:t xml:space="preserve"> </w:t>
      </w:r>
      <w:r w:rsidRPr="00B33663">
        <w:rPr>
          <w:sz w:val="26"/>
        </w:rPr>
        <w:t>ACK</w:t>
      </w:r>
      <w:r w:rsidRPr="00B33663">
        <w:rPr>
          <w:spacing w:val="43"/>
          <w:sz w:val="26"/>
        </w:rPr>
        <w:t xml:space="preserve"> </w:t>
      </w:r>
      <w:r w:rsidRPr="00B33663">
        <w:rPr>
          <w:sz w:val="26"/>
        </w:rPr>
        <w:t>1.</w:t>
      </w:r>
      <w:r w:rsidRPr="00B33663">
        <w:rPr>
          <w:spacing w:val="-63"/>
          <w:sz w:val="26"/>
        </w:rPr>
        <w:t xml:space="preserve"> </w:t>
      </w:r>
      <w:r w:rsidRPr="00B33663">
        <w:rPr>
          <w:sz w:val="26"/>
        </w:rPr>
        <w:t>The sender transmits the third frame: DATA 1. The receiver reports an error</w:t>
      </w:r>
      <w:r w:rsidRPr="00B33663">
        <w:rPr>
          <w:spacing w:val="-62"/>
          <w:sz w:val="26"/>
        </w:rPr>
        <w:t xml:space="preserve"> </w:t>
      </w:r>
      <w:r w:rsidRPr="00B33663">
        <w:rPr>
          <w:sz w:val="26"/>
        </w:rPr>
        <w:t>and</w:t>
      </w:r>
      <w:r w:rsidRPr="00B33663">
        <w:rPr>
          <w:spacing w:val="-1"/>
          <w:sz w:val="26"/>
        </w:rPr>
        <w:t xml:space="preserve"> </w:t>
      </w:r>
      <w:r w:rsidRPr="00B33663">
        <w:rPr>
          <w:sz w:val="26"/>
        </w:rPr>
        <w:t>returns the</w:t>
      </w:r>
      <w:r w:rsidRPr="00B33663">
        <w:rPr>
          <w:spacing w:val="-2"/>
          <w:sz w:val="26"/>
        </w:rPr>
        <w:t xml:space="preserve"> </w:t>
      </w:r>
      <w:r w:rsidRPr="00B33663">
        <w:rPr>
          <w:sz w:val="26"/>
        </w:rPr>
        <w:t>NAK</w:t>
      </w:r>
      <w:r w:rsidRPr="00B33663">
        <w:rPr>
          <w:spacing w:val="-1"/>
          <w:sz w:val="26"/>
        </w:rPr>
        <w:t xml:space="preserve"> </w:t>
      </w:r>
      <w:r w:rsidRPr="00B33663">
        <w:rPr>
          <w:sz w:val="26"/>
        </w:rPr>
        <w:t>frame.</w:t>
      </w:r>
      <w:r w:rsidRPr="00B33663">
        <w:rPr>
          <w:spacing w:val="-2"/>
          <w:sz w:val="26"/>
        </w:rPr>
        <w:t xml:space="preserve"> </w:t>
      </w:r>
      <w:r w:rsidRPr="00B33663">
        <w:rPr>
          <w:sz w:val="26"/>
        </w:rPr>
        <w:t>The</w:t>
      </w:r>
      <w:r w:rsidRPr="00B33663">
        <w:rPr>
          <w:spacing w:val="-2"/>
          <w:sz w:val="26"/>
        </w:rPr>
        <w:t xml:space="preserve"> </w:t>
      </w:r>
      <w:r w:rsidRPr="00B33663">
        <w:rPr>
          <w:sz w:val="26"/>
        </w:rPr>
        <w:t>sender</w:t>
      </w:r>
      <w:r w:rsidRPr="00B33663">
        <w:rPr>
          <w:spacing w:val="-2"/>
          <w:sz w:val="26"/>
        </w:rPr>
        <w:t xml:space="preserve"> </w:t>
      </w:r>
      <w:r w:rsidRPr="00B33663">
        <w:rPr>
          <w:sz w:val="26"/>
        </w:rPr>
        <w:t>retransmits</w:t>
      </w:r>
      <w:r w:rsidRPr="00B33663">
        <w:rPr>
          <w:spacing w:val="-1"/>
          <w:sz w:val="26"/>
        </w:rPr>
        <w:t xml:space="preserve"> </w:t>
      </w:r>
      <w:r w:rsidRPr="00B33663">
        <w:rPr>
          <w:sz w:val="26"/>
        </w:rPr>
        <w:t>the</w:t>
      </w:r>
      <w:r w:rsidRPr="00B33663">
        <w:rPr>
          <w:spacing w:val="4"/>
          <w:sz w:val="26"/>
        </w:rPr>
        <w:t xml:space="preserve"> </w:t>
      </w:r>
      <w:r w:rsidRPr="00B33663">
        <w:rPr>
          <w:sz w:val="26"/>
        </w:rPr>
        <w:t>DATA</w:t>
      </w:r>
      <w:r w:rsidRPr="00B33663">
        <w:rPr>
          <w:spacing w:val="-2"/>
          <w:sz w:val="26"/>
        </w:rPr>
        <w:t xml:space="preserve"> </w:t>
      </w:r>
      <w:r w:rsidRPr="00B33663">
        <w:rPr>
          <w:sz w:val="26"/>
        </w:rPr>
        <w:t>1</w:t>
      </w:r>
      <w:r w:rsidRPr="00B33663">
        <w:rPr>
          <w:spacing w:val="1"/>
          <w:sz w:val="26"/>
        </w:rPr>
        <w:t xml:space="preserve"> </w:t>
      </w:r>
      <w:r w:rsidRPr="00B33663">
        <w:rPr>
          <w:sz w:val="26"/>
        </w:rPr>
        <w:t>frame.</w:t>
      </w:r>
    </w:p>
    <w:p w14:paraId="2A5D341A" w14:textId="77777777" w:rsidR="00CD7E1A" w:rsidRPr="00B33663" w:rsidRDefault="00A42A03">
      <w:pPr>
        <w:pStyle w:val="BodyText"/>
        <w:ind w:left="0"/>
        <w:rPr>
          <w:sz w:val="21"/>
        </w:rPr>
      </w:pPr>
      <w:r w:rsidRPr="00B33663">
        <w:rPr>
          <w:noProof/>
          <w:lang w:val="en-IN" w:eastAsia="en-IN"/>
        </w:rPr>
        <w:drawing>
          <wp:anchor distT="0" distB="0" distL="0" distR="0" simplePos="0" relativeHeight="251630080" behindDoc="0" locked="0" layoutInCell="1" allowOverlap="1" wp14:anchorId="7E67FF5B" wp14:editId="07777777">
            <wp:simplePos x="0" y="0"/>
            <wp:positionH relativeFrom="page">
              <wp:posOffset>2407920</wp:posOffset>
            </wp:positionH>
            <wp:positionV relativeFrom="paragraph">
              <wp:posOffset>178620</wp:posOffset>
            </wp:positionV>
            <wp:extent cx="2871845" cy="2165604"/>
            <wp:effectExtent l="0" t="0" r="0" b="0"/>
            <wp:wrapTopAndBottom/>
            <wp:docPr id="63"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3.jpeg"/>
                    <pic:cNvPicPr/>
                  </pic:nvPicPr>
                  <pic:blipFill>
                    <a:blip r:embed="rId39" cstate="print"/>
                    <a:stretch>
                      <a:fillRect/>
                    </a:stretch>
                  </pic:blipFill>
                  <pic:spPr>
                    <a:xfrm>
                      <a:off x="0" y="0"/>
                      <a:ext cx="2871845" cy="2165604"/>
                    </a:xfrm>
                    <a:prstGeom prst="rect">
                      <a:avLst/>
                    </a:prstGeom>
                  </pic:spPr>
                </pic:pic>
              </a:graphicData>
            </a:graphic>
          </wp:anchor>
        </w:drawing>
      </w:r>
    </w:p>
    <w:p w14:paraId="5023141B" w14:textId="77777777" w:rsidR="00CD7E1A" w:rsidRPr="00B33663" w:rsidRDefault="00CD7E1A">
      <w:pPr>
        <w:pStyle w:val="BodyText"/>
        <w:ind w:left="0"/>
        <w:rPr>
          <w:sz w:val="28"/>
        </w:rPr>
      </w:pPr>
    </w:p>
    <w:p w14:paraId="57074A66" w14:textId="77777777" w:rsidR="00CD7E1A" w:rsidRPr="00B33663" w:rsidRDefault="00A42A03" w:rsidP="00E700C1">
      <w:pPr>
        <w:pStyle w:val="ListParagraph"/>
        <w:numPr>
          <w:ilvl w:val="0"/>
          <w:numId w:val="35"/>
        </w:numPr>
        <w:tabs>
          <w:tab w:val="left" w:pos="1201"/>
        </w:tabs>
        <w:spacing w:before="238"/>
        <w:ind w:right="638"/>
        <w:jc w:val="both"/>
        <w:rPr>
          <w:sz w:val="26"/>
        </w:rPr>
      </w:pPr>
      <w:r w:rsidRPr="00B33663">
        <w:rPr>
          <w:b/>
          <w:sz w:val="26"/>
        </w:rPr>
        <w:t xml:space="preserve">Lost Frame: </w:t>
      </w:r>
      <w:r w:rsidRPr="00B33663">
        <w:rPr>
          <w:sz w:val="26"/>
        </w:rPr>
        <w:t>Sender is equipped with the timer and starts when the frame is</w:t>
      </w:r>
      <w:r w:rsidRPr="00B33663">
        <w:rPr>
          <w:spacing w:val="-62"/>
          <w:sz w:val="26"/>
        </w:rPr>
        <w:t xml:space="preserve"> </w:t>
      </w:r>
      <w:r w:rsidRPr="00B33663">
        <w:rPr>
          <w:sz w:val="26"/>
        </w:rPr>
        <w:t>transmitted. Sometimes the frame</w:t>
      </w:r>
      <w:r w:rsidRPr="00B33663">
        <w:rPr>
          <w:spacing w:val="1"/>
          <w:sz w:val="26"/>
        </w:rPr>
        <w:t xml:space="preserve"> </w:t>
      </w:r>
      <w:r w:rsidRPr="00B33663">
        <w:rPr>
          <w:sz w:val="26"/>
        </w:rPr>
        <w:t>has not arrived at the</w:t>
      </w:r>
      <w:r w:rsidRPr="00B33663">
        <w:rPr>
          <w:spacing w:val="1"/>
          <w:sz w:val="26"/>
        </w:rPr>
        <w:t xml:space="preserve"> </w:t>
      </w:r>
      <w:r w:rsidRPr="00B33663">
        <w:rPr>
          <w:sz w:val="26"/>
        </w:rPr>
        <w:t>receiving</w:t>
      </w:r>
      <w:r w:rsidRPr="00B33663">
        <w:rPr>
          <w:spacing w:val="65"/>
          <w:sz w:val="26"/>
        </w:rPr>
        <w:t xml:space="preserve"> </w:t>
      </w:r>
      <w:r w:rsidRPr="00B33663">
        <w:rPr>
          <w:sz w:val="26"/>
        </w:rPr>
        <w:t>end so</w:t>
      </w:r>
      <w:r w:rsidRPr="00B33663">
        <w:rPr>
          <w:spacing w:val="1"/>
          <w:sz w:val="26"/>
        </w:rPr>
        <w:t xml:space="preserve"> </w:t>
      </w:r>
      <w:r w:rsidRPr="00B33663">
        <w:rPr>
          <w:sz w:val="26"/>
        </w:rPr>
        <w:t>that it cannot be acknowledged either positively or negatively. The sender</w:t>
      </w:r>
      <w:r w:rsidRPr="00B33663">
        <w:rPr>
          <w:spacing w:val="1"/>
          <w:sz w:val="26"/>
        </w:rPr>
        <w:t xml:space="preserve"> </w:t>
      </w:r>
      <w:r w:rsidRPr="00B33663">
        <w:rPr>
          <w:sz w:val="26"/>
        </w:rPr>
        <w:t>waits for acknowledgement until the timer goes off. If the timer goes off, it</w:t>
      </w:r>
      <w:r w:rsidRPr="00B33663">
        <w:rPr>
          <w:spacing w:val="1"/>
          <w:sz w:val="26"/>
        </w:rPr>
        <w:t xml:space="preserve"> </w:t>
      </w:r>
      <w:r w:rsidRPr="00B33663">
        <w:rPr>
          <w:sz w:val="26"/>
        </w:rPr>
        <w:t>retransmits the</w:t>
      </w:r>
      <w:r w:rsidRPr="00B33663">
        <w:rPr>
          <w:spacing w:val="-1"/>
          <w:sz w:val="26"/>
        </w:rPr>
        <w:t xml:space="preserve"> </w:t>
      </w:r>
      <w:r w:rsidRPr="00B33663">
        <w:rPr>
          <w:sz w:val="26"/>
        </w:rPr>
        <w:t>last</w:t>
      </w:r>
      <w:r w:rsidRPr="00B33663">
        <w:rPr>
          <w:spacing w:val="1"/>
          <w:sz w:val="26"/>
        </w:rPr>
        <w:t xml:space="preserve"> </w:t>
      </w:r>
      <w:r w:rsidRPr="00B33663">
        <w:rPr>
          <w:sz w:val="26"/>
        </w:rPr>
        <w:t>transmitted</w:t>
      </w:r>
      <w:r w:rsidRPr="00B33663">
        <w:rPr>
          <w:spacing w:val="-1"/>
          <w:sz w:val="26"/>
        </w:rPr>
        <w:t xml:space="preserve"> </w:t>
      </w:r>
      <w:r w:rsidRPr="00B33663">
        <w:rPr>
          <w:sz w:val="26"/>
        </w:rPr>
        <w:t>frame.</w:t>
      </w:r>
    </w:p>
    <w:p w14:paraId="1ACF7F6A" w14:textId="77777777" w:rsidR="00CD7E1A" w:rsidRPr="00B33663" w:rsidRDefault="00A42A03">
      <w:pPr>
        <w:pStyle w:val="BodyText"/>
        <w:spacing w:before="10"/>
        <w:ind w:left="0"/>
      </w:pPr>
      <w:r w:rsidRPr="00B33663">
        <w:rPr>
          <w:noProof/>
          <w:lang w:val="en-IN" w:eastAsia="en-IN"/>
        </w:rPr>
        <w:drawing>
          <wp:anchor distT="0" distB="0" distL="0" distR="0" simplePos="0" relativeHeight="251633152" behindDoc="0" locked="0" layoutInCell="1" allowOverlap="1" wp14:anchorId="4211DA66" wp14:editId="07777777">
            <wp:simplePos x="0" y="0"/>
            <wp:positionH relativeFrom="page">
              <wp:posOffset>3541309</wp:posOffset>
            </wp:positionH>
            <wp:positionV relativeFrom="paragraph">
              <wp:posOffset>221399</wp:posOffset>
            </wp:positionV>
            <wp:extent cx="1177120" cy="1802130"/>
            <wp:effectExtent l="0" t="0" r="0" b="0"/>
            <wp:wrapTopAndBottom/>
            <wp:docPr id="65"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34.jpeg"/>
                    <pic:cNvPicPr/>
                  </pic:nvPicPr>
                  <pic:blipFill>
                    <a:blip r:embed="rId40" cstate="print"/>
                    <a:stretch>
                      <a:fillRect/>
                    </a:stretch>
                  </pic:blipFill>
                  <pic:spPr>
                    <a:xfrm>
                      <a:off x="0" y="0"/>
                      <a:ext cx="1177120" cy="1802130"/>
                    </a:xfrm>
                    <a:prstGeom prst="rect">
                      <a:avLst/>
                    </a:prstGeom>
                  </pic:spPr>
                </pic:pic>
              </a:graphicData>
            </a:graphic>
          </wp:anchor>
        </w:drawing>
      </w:r>
    </w:p>
    <w:p w14:paraId="1F3B1409" w14:textId="77777777" w:rsidR="00CD7E1A" w:rsidRPr="00B33663" w:rsidRDefault="00CD7E1A">
      <w:p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62C75D1"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E595B8A">
          <v:group id="_x0000_s1117" style="width:436.3pt;height:4.45pt;mso-position-horizontal-relative:char;mso-position-vertical-relative:line" coordsize="8726,89">
            <v:shape id="_x0000_s1118" style="position:absolute;width:8726;height:89" coordsize="8726,89" o:spt="100" adj="0,,0" path="m8726,29l,29,,89r8726,l8726,29xm8726,l,,,14r8726,l8726,xe" fillcolor="#612322" stroked="f">
              <v:stroke joinstyle="round"/>
              <v:formulas/>
              <v:path arrowok="t" o:connecttype="segments"/>
            </v:shape>
            <w10:anchorlock/>
          </v:group>
        </w:pict>
      </w:r>
    </w:p>
    <w:p w14:paraId="664355AD" w14:textId="77777777" w:rsidR="00CD7E1A" w:rsidRPr="00B33663" w:rsidRDefault="00CD7E1A">
      <w:pPr>
        <w:pStyle w:val="BodyText"/>
        <w:spacing w:before="2"/>
        <w:ind w:left="0"/>
        <w:rPr>
          <w:sz w:val="17"/>
        </w:rPr>
      </w:pPr>
    </w:p>
    <w:p w14:paraId="025BD53E" w14:textId="77777777" w:rsidR="00CD7E1A" w:rsidRPr="00B33663" w:rsidRDefault="00A42A03">
      <w:pPr>
        <w:pStyle w:val="Heading4"/>
        <w:spacing w:before="89"/>
      </w:pPr>
      <w:r w:rsidRPr="00B33663">
        <w:t>SLIDING</w:t>
      </w:r>
      <w:r w:rsidRPr="00B33663">
        <w:rPr>
          <w:spacing w:val="-3"/>
        </w:rPr>
        <w:t xml:space="preserve"> </w:t>
      </w:r>
      <w:r w:rsidRPr="00B33663">
        <w:t>WINDOW</w:t>
      </w:r>
      <w:r w:rsidRPr="00B33663">
        <w:rPr>
          <w:spacing w:val="-1"/>
        </w:rPr>
        <w:t xml:space="preserve"> </w:t>
      </w:r>
      <w:r w:rsidRPr="00B33663">
        <w:t>ARQ</w:t>
      </w:r>
    </w:p>
    <w:p w14:paraId="1A965116" w14:textId="77777777" w:rsidR="00CD7E1A" w:rsidRPr="00B33663" w:rsidRDefault="00CD7E1A">
      <w:pPr>
        <w:pStyle w:val="BodyText"/>
        <w:spacing w:before="8"/>
        <w:ind w:left="0"/>
        <w:rPr>
          <w:b/>
          <w:sz w:val="23"/>
        </w:rPr>
      </w:pPr>
    </w:p>
    <w:p w14:paraId="5B92DCC6" w14:textId="77777777" w:rsidR="00CD7E1A" w:rsidRPr="00B33663" w:rsidRDefault="00A42A03">
      <w:pPr>
        <w:pStyle w:val="BodyText"/>
        <w:ind w:left="480" w:right="765"/>
      </w:pPr>
      <w:r w:rsidRPr="00B33663">
        <w:t>Sliding</w:t>
      </w:r>
      <w:r w:rsidRPr="00B33663">
        <w:rPr>
          <w:spacing w:val="14"/>
        </w:rPr>
        <w:t xml:space="preserve"> </w:t>
      </w:r>
      <w:r w:rsidRPr="00B33663">
        <w:t>Window</w:t>
      </w:r>
      <w:r w:rsidRPr="00B33663">
        <w:rPr>
          <w:spacing w:val="11"/>
        </w:rPr>
        <w:t xml:space="preserve"> </w:t>
      </w:r>
      <w:r w:rsidRPr="00B33663">
        <w:t>ARQ</w:t>
      </w:r>
      <w:r w:rsidRPr="00B33663">
        <w:rPr>
          <w:spacing w:val="11"/>
        </w:rPr>
        <w:t xml:space="preserve"> </w:t>
      </w:r>
      <w:r w:rsidRPr="00B33663">
        <w:t>is</w:t>
      </w:r>
      <w:r w:rsidRPr="00B33663">
        <w:rPr>
          <w:spacing w:val="11"/>
        </w:rPr>
        <w:t xml:space="preserve"> </w:t>
      </w:r>
      <w:r w:rsidRPr="00B33663">
        <w:t>a</w:t>
      </w:r>
      <w:r w:rsidRPr="00B33663">
        <w:rPr>
          <w:spacing w:val="11"/>
        </w:rPr>
        <w:t xml:space="preserve"> </w:t>
      </w:r>
      <w:r w:rsidRPr="00B33663">
        <w:t>technique</w:t>
      </w:r>
      <w:r w:rsidRPr="00B33663">
        <w:rPr>
          <w:spacing w:val="11"/>
        </w:rPr>
        <w:t xml:space="preserve"> </w:t>
      </w:r>
      <w:r w:rsidRPr="00B33663">
        <w:t>used</w:t>
      </w:r>
      <w:r w:rsidRPr="00B33663">
        <w:rPr>
          <w:spacing w:val="11"/>
        </w:rPr>
        <w:t xml:space="preserve"> </w:t>
      </w:r>
      <w:r w:rsidRPr="00B33663">
        <w:t>for</w:t>
      </w:r>
      <w:r w:rsidRPr="00B33663">
        <w:rPr>
          <w:spacing w:val="11"/>
        </w:rPr>
        <w:t xml:space="preserve"> </w:t>
      </w:r>
      <w:r w:rsidRPr="00B33663">
        <w:t>continuous</w:t>
      </w:r>
      <w:r w:rsidRPr="00B33663">
        <w:rPr>
          <w:spacing w:val="11"/>
        </w:rPr>
        <w:t xml:space="preserve"> </w:t>
      </w:r>
      <w:r w:rsidRPr="00B33663">
        <w:t>transmission</w:t>
      </w:r>
      <w:r w:rsidRPr="00B33663">
        <w:rPr>
          <w:spacing w:val="11"/>
        </w:rPr>
        <w:t xml:space="preserve"> </w:t>
      </w:r>
      <w:r w:rsidRPr="00B33663">
        <w:t>error</w:t>
      </w:r>
      <w:r w:rsidRPr="00B33663">
        <w:rPr>
          <w:spacing w:val="-62"/>
        </w:rPr>
        <w:t xml:space="preserve"> </w:t>
      </w:r>
      <w:r w:rsidRPr="00B33663">
        <w:t>control.</w:t>
      </w:r>
    </w:p>
    <w:p w14:paraId="7DF4E37C" w14:textId="77777777" w:rsidR="00CD7E1A" w:rsidRPr="00B33663" w:rsidRDefault="00CD7E1A">
      <w:pPr>
        <w:pStyle w:val="BodyText"/>
        <w:ind w:left="0"/>
        <w:rPr>
          <w:sz w:val="25"/>
        </w:rPr>
      </w:pPr>
    </w:p>
    <w:p w14:paraId="7F4494E2" w14:textId="77777777" w:rsidR="00CD7E1A" w:rsidRPr="00B33663" w:rsidRDefault="00A42A03">
      <w:pPr>
        <w:pStyle w:val="Heading4"/>
      </w:pPr>
      <w:r w:rsidRPr="00B33663">
        <w:t>Two</w:t>
      </w:r>
      <w:r w:rsidRPr="00B33663">
        <w:rPr>
          <w:spacing w:val="-5"/>
        </w:rPr>
        <w:t xml:space="preserve"> </w:t>
      </w:r>
      <w:r w:rsidRPr="00B33663">
        <w:t>protocols</w:t>
      </w:r>
      <w:r w:rsidRPr="00B33663">
        <w:rPr>
          <w:spacing w:val="-5"/>
        </w:rPr>
        <w:t xml:space="preserve"> </w:t>
      </w:r>
      <w:r w:rsidRPr="00B33663">
        <w:t>used</w:t>
      </w:r>
      <w:r w:rsidRPr="00B33663">
        <w:rPr>
          <w:spacing w:val="-4"/>
        </w:rPr>
        <w:t xml:space="preserve"> </w:t>
      </w:r>
      <w:r w:rsidRPr="00B33663">
        <w:t>in</w:t>
      </w:r>
      <w:r w:rsidRPr="00B33663">
        <w:rPr>
          <w:spacing w:val="-2"/>
        </w:rPr>
        <w:t xml:space="preserve"> </w:t>
      </w:r>
      <w:r w:rsidRPr="00B33663">
        <w:t>sliding</w:t>
      </w:r>
      <w:r w:rsidRPr="00B33663">
        <w:rPr>
          <w:spacing w:val="-4"/>
        </w:rPr>
        <w:t xml:space="preserve"> </w:t>
      </w:r>
      <w:r w:rsidRPr="00B33663">
        <w:t>window ARQ:</w:t>
      </w:r>
    </w:p>
    <w:p w14:paraId="44FB30F8" w14:textId="77777777" w:rsidR="00CD7E1A" w:rsidRPr="00B33663" w:rsidRDefault="00CD7E1A">
      <w:pPr>
        <w:pStyle w:val="BodyText"/>
        <w:ind w:left="0"/>
        <w:rPr>
          <w:b/>
          <w:sz w:val="24"/>
        </w:rPr>
      </w:pPr>
    </w:p>
    <w:p w14:paraId="616071CA" w14:textId="77777777" w:rsidR="00CD7E1A" w:rsidRPr="00B33663" w:rsidRDefault="00A42A03" w:rsidP="00E700C1">
      <w:pPr>
        <w:pStyle w:val="ListParagraph"/>
        <w:numPr>
          <w:ilvl w:val="0"/>
          <w:numId w:val="29"/>
        </w:numPr>
        <w:tabs>
          <w:tab w:val="left" w:pos="662"/>
        </w:tabs>
        <w:spacing w:before="1" w:line="274" w:lineRule="exact"/>
        <w:ind w:hanging="182"/>
        <w:rPr>
          <w:b/>
          <w:sz w:val="24"/>
        </w:rPr>
      </w:pPr>
      <w:r w:rsidRPr="00B33663">
        <w:rPr>
          <w:b/>
          <w:sz w:val="24"/>
        </w:rPr>
        <w:t>GO-BACK-N</w:t>
      </w:r>
      <w:r w:rsidRPr="00B33663">
        <w:rPr>
          <w:b/>
          <w:spacing w:val="-2"/>
          <w:sz w:val="24"/>
        </w:rPr>
        <w:t xml:space="preserve"> </w:t>
      </w:r>
      <w:r w:rsidRPr="00B33663">
        <w:rPr>
          <w:b/>
          <w:sz w:val="24"/>
        </w:rPr>
        <w:t>ARQ</w:t>
      </w:r>
    </w:p>
    <w:p w14:paraId="32D01907" w14:textId="77777777" w:rsidR="00CD7E1A" w:rsidRPr="00B33663" w:rsidRDefault="00A42A03" w:rsidP="00E700C1">
      <w:pPr>
        <w:pStyle w:val="ListParagraph"/>
        <w:numPr>
          <w:ilvl w:val="1"/>
          <w:numId w:val="29"/>
        </w:numPr>
        <w:tabs>
          <w:tab w:val="left" w:pos="1201"/>
        </w:tabs>
        <w:spacing w:line="237" w:lineRule="auto"/>
        <w:ind w:right="644"/>
        <w:rPr>
          <w:sz w:val="26"/>
        </w:rPr>
      </w:pPr>
      <w:r w:rsidRPr="00B33663">
        <w:rPr>
          <w:sz w:val="26"/>
        </w:rPr>
        <w:t>In</w:t>
      </w:r>
      <w:r w:rsidRPr="00B33663">
        <w:rPr>
          <w:spacing w:val="60"/>
          <w:sz w:val="26"/>
        </w:rPr>
        <w:t xml:space="preserve"> </w:t>
      </w:r>
      <w:r w:rsidRPr="00B33663">
        <w:rPr>
          <w:sz w:val="26"/>
        </w:rPr>
        <w:t>Go-Back-N</w:t>
      </w:r>
      <w:r w:rsidRPr="00B33663">
        <w:rPr>
          <w:spacing w:val="63"/>
          <w:sz w:val="26"/>
        </w:rPr>
        <w:t xml:space="preserve"> </w:t>
      </w:r>
      <w:r w:rsidRPr="00B33663">
        <w:rPr>
          <w:sz w:val="26"/>
        </w:rPr>
        <w:t>ARQ</w:t>
      </w:r>
      <w:r w:rsidRPr="00B33663">
        <w:rPr>
          <w:spacing w:val="62"/>
          <w:sz w:val="26"/>
        </w:rPr>
        <w:t xml:space="preserve"> </w:t>
      </w:r>
      <w:r w:rsidRPr="00B33663">
        <w:rPr>
          <w:sz w:val="26"/>
        </w:rPr>
        <w:t>protocol,</w:t>
      </w:r>
      <w:r w:rsidRPr="00B33663">
        <w:rPr>
          <w:spacing w:val="63"/>
          <w:sz w:val="26"/>
        </w:rPr>
        <w:t xml:space="preserve"> </w:t>
      </w:r>
      <w:r w:rsidRPr="00B33663">
        <w:rPr>
          <w:sz w:val="26"/>
        </w:rPr>
        <w:t>if</w:t>
      </w:r>
      <w:r w:rsidRPr="00B33663">
        <w:rPr>
          <w:spacing w:val="62"/>
          <w:sz w:val="26"/>
        </w:rPr>
        <w:t xml:space="preserve"> </w:t>
      </w:r>
      <w:r w:rsidRPr="00B33663">
        <w:rPr>
          <w:sz w:val="26"/>
        </w:rPr>
        <w:t>one</w:t>
      </w:r>
      <w:r w:rsidRPr="00B33663">
        <w:rPr>
          <w:spacing w:val="61"/>
          <w:sz w:val="26"/>
        </w:rPr>
        <w:t xml:space="preserve"> </w:t>
      </w:r>
      <w:r w:rsidRPr="00B33663">
        <w:rPr>
          <w:sz w:val="26"/>
        </w:rPr>
        <w:t>frame</w:t>
      </w:r>
      <w:r w:rsidRPr="00B33663">
        <w:rPr>
          <w:spacing w:val="62"/>
          <w:sz w:val="26"/>
        </w:rPr>
        <w:t xml:space="preserve"> </w:t>
      </w:r>
      <w:r w:rsidRPr="00B33663">
        <w:rPr>
          <w:sz w:val="26"/>
        </w:rPr>
        <w:t>is</w:t>
      </w:r>
      <w:r w:rsidRPr="00B33663">
        <w:rPr>
          <w:spacing w:val="60"/>
          <w:sz w:val="26"/>
        </w:rPr>
        <w:t xml:space="preserve"> </w:t>
      </w:r>
      <w:r w:rsidRPr="00B33663">
        <w:rPr>
          <w:sz w:val="26"/>
        </w:rPr>
        <w:t>lost</w:t>
      </w:r>
      <w:r w:rsidRPr="00B33663">
        <w:rPr>
          <w:spacing w:val="62"/>
          <w:sz w:val="26"/>
        </w:rPr>
        <w:t xml:space="preserve"> </w:t>
      </w:r>
      <w:r w:rsidRPr="00B33663">
        <w:rPr>
          <w:sz w:val="26"/>
        </w:rPr>
        <w:t>or</w:t>
      </w:r>
      <w:r w:rsidRPr="00B33663">
        <w:rPr>
          <w:spacing w:val="61"/>
          <w:sz w:val="26"/>
        </w:rPr>
        <w:t xml:space="preserve"> </w:t>
      </w:r>
      <w:r w:rsidRPr="00B33663">
        <w:rPr>
          <w:sz w:val="26"/>
        </w:rPr>
        <w:t>damaged,</w:t>
      </w:r>
      <w:r w:rsidRPr="00B33663">
        <w:rPr>
          <w:spacing w:val="64"/>
          <w:sz w:val="26"/>
        </w:rPr>
        <w:t xml:space="preserve"> </w:t>
      </w:r>
      <w:r w:rsidRPr="00B33663">
        <w:rPr>
          <w:sz w:val="26"/>
        </w:rPr>
        <w:t>then</w:t>
      </w:r>
      <w:r w:rsidRPr="00B33663">
        <w:rPr>
          <w:spacing w:val="61"/>
          <w:sz w:val="26"/>
        </w:rPr>
        <w:t xml:space="preserve"> </w:t>
      </w:r>
      <w:r w:rsidRPr="00B33663">
        <w:rPr>
          <w:sz w:val="26"/>
        </w:rPr>
        <w:t>it</w:t>
      </w:r>
      <w:r w:rsidRPr="00B33663">
        <w:rPr>
          <w:spacing w:val="-62"/>
          <w:sz w:val="26"/>
        </w:rPr>
        <w:t xml:space="preserve"> </w:t>
      </w:r>
      <w:r w:rsidRPr="00B33663">
        <w:rPr>
          <w:sz w:val="26"/>
        </w:rPr>
        <w:t>retransmits all</w:t>
      </w:r>
      <w:r w:rsidRPr="00B33663">
        <w:rPr>
          <w:spacing w:val="-2"/>
          <w:sz w:val="26"/>
        </w:rPr>
        <w:t xml:space="preserve"> </w:t>
      </w:r>
      <w:r w:rsidRPr="00B33663">
        <w:rPr>
          <w:sz w:val="26"/>
        </w:rPr>
        <w:t>the</w:t>
      </w:r>
      <w:r w:rsidRPr="00B33663">
        <w:rPr>
          <w:spacing w:val="-1"/>
          <w:sz w:val="26"/>
        </w:rPr>
        <w:t xml:space="preserve"> </w:t>
      </w:r>
      <w:r w:rsidRPr="00B33663">
        <w:rPr>
          <w:sz w:val="26"/>
        </w:rPr>
        <w:t>frames</w:t>
      </w:r>
      <w:r w:rsidRPr="00B33663">
        <w:rPr>
          <w:spacing w:val="-2"/>
          <w:sz w:val="26"/>
        </w:rPr>
        <w:t xml:space="preserve"> </w:t>
      </w:r>
      <w:r w:rsidRPr="00B33663">
        <w:rPr>
          <w:sz w:val="26"/>
        </w:rPr>
        <w:t>after</w:t>
      </w:r>
      <w:r w:rsidRPr="00B33663">
        <w:rPr>
          <w:spacing w:val="-2"/>
          <w:sz w:val="26"/>
        </w:rPr>
        <w:t xml:space="preserve"> </w:t>
      </w:r>
      <w:r w:rsidRPr="00B33663">
        <w:rPr>
          <w:sz w:val="26"/>
        </w:rPr>
        <w:t>which</w:t>
      </w:r>
      <w:r w:rsidRPr="00B33663">
        <w:rPr>
          <w:spacing w:val="-1"/>
          <w:sz w:val="26"/>
        </w:rPr>
        <w:t xml:space="preserve"> </w:t>
      </w:r>
      <w:r w:rsidRPr="00B33663">
        <w:rPr>
          <w:sz w:val="26"/>
        </w:rPr>
        <w:t>it</w:t>
      </w:r>
      <w:r w:rsidRPr="00B33663">
        <w:rPr>
          <w:spacing w:val="-2"/>
          <w:sz w:val="26"/>
        </w:rPr>
        <w:t xml:space="preserve"> </w:t>
      </w:r>
      <w:r w:rsidRPr="00B33663">
        <w:rPr>
          <w:sz w:val="26"/>
        </w:rPr>
        <w:t>does</w:t>
      </w:r>
      <w:r w:rsidRPr="00B33663">
        <w:rPr>
          <w:spacing w:val="-1"/>
          <w:sz w:val="26"/>
        </w:rPr>
        <w:t xml:space="preserve"> </w:t>
      </w:r>
      <w:r w:rsidRPr="00B33663">
        <w:rPr>
          <w:sz w:val="26"/>
        </w:rPr>
        <w:t>not</w:t>
      </w:r>
      <w:r w:rsidRPr="00B33663">
        <w:rPr>
          <w:spacing w:val="-2"/>
          <w:sz w:val="26"/>
        </w:rPr>
        <w:t xml:space="preserve"> </w:t>
      </w:r>
      <w:r w:rsidRPr="00B33663">
        <w:rPr>
          <w:sz w:val="26"/>
        </w:rPr>
        <w:t>receive</w:t>
      </w:r>
      <w:r w:rsidRPr="00B33663">
        <w:rPr>
          <w:spacing w:val="-2"/>
          <w:sz w:val="26"/>
        </w:rPr>
        <w:t xml:space="preserve"> </w:t>
      </w:r>
      <w:r w:rsidRPr="00B33663">
        <w:rPr>
          <w:sz w:val="26"/>
        </w:rPr>
        <w:t>the</w:t>
      </w:r>
      <w:r w:rsidRPr="00B33663">
        <w:rPr>
          <w:spacing w:val="-1"/>
          <w:sz w:val="26"/>
        </w:rPr>
        <w:t xml:space="preserve"> </w:t>
      </w:r>
      <w:r w:rsidRPr="00B33663">
        <w:rPr>
          <w:sz w:val="26"/>
        </w:rPr>
        <w:t>positive</w:t>
      </w:r>
      <w:r w:rsidRPr="00B33663">
        <w:rPr>
          <w:spacing w:val="1"/>
          <w:sz w:val="26"/>
        </w:rPr>
        <w:t xml:space="preserve"> </w:t>
      </w:r>
      <w:r w:rsidRPr="00B33663">
        <w:rPr>
          <w:sz w:val="26"/>
        </w:rPr>
        <w:t>ACK.</w:t>
      </w:r>
    </w:p>
    <w:p w14:paraId="05D545B4" w14:textId="77777777" w:rsidR="00CD7E1A" w:rsidRPr="00B33663" w:rsidRDefault="00A42A03">
      <w:pPr>
        <w:pStyle w:val="BodyText"/>
        <w:spacing w:before="10"/>
        <w:ind w:left="0"/>
        <w:rPr>
          <w:sz w:val="12"/>
        </w:rPr>
      </w:pPr>
      <w:r w:rsidRPr="00B33663">
        <w:rPr>
          <w:noProof/>
          <w:lang w:val="en-IN" w:eastAsia="en-IN"/>
        </w:rPr>
        <w:drawing>
          <wp:anchor distT="0" distB="0" distL="0" distR="0" simplePos="0" relativeHeight="251636224" behindDoc="0" locked="0" layoutInCell="1" allowOverlap="1" wp14:anchorId="5CA2AE13" wp14:editId="07777777">
            <wp:simplePos x="0" y="0"/>
            <wp:positionH relativeFrom="page">
              <wp:posOffset>2260767</wp:posOffset>
            </wp:positionH>
            <wp:positionV relativeFrom="paragraph">
              <wp:posOffset>119002</wp:posOffset>
            </wp:positionV>
            <wp:extent cx="3550572" cy="2199131"/>
            <wp:effectExtent l="0" t="0" r="0" b="0"/>
            <wp:wrapTopAndBottom/>
            <wp:docPr id="67" name="image3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5.jpeg"/>
                    <pic:cNvPicPr/>
                  </pic:nvPicPr>
                  <pic:blipFill>
                    <a:blip r:embed="rId41" cstate="print"/>
                    <a:stretch>
                      <a:fillRect/>
                    </a:stretch>
                  </pic:blipFill>
                  <pic:spPr>
                    <a:xfrm>
                      <a:off x="0" y="0"/>
                      <a:ext cx="3550572" cy="2199131"/>
                    </a:xfrm>
                    <a:prstGeom prst="rect">
                      <a:avLst/>
                    </a:prstGeom>
                  </pic:spPr>
                </pic:pic>
              </a:graphicData>
            </a:graphic>
          </wp:anchor>
        </w:drawing>
      </w:r>
    </w:p>
    <w:p w14:paraId="4139E0BF" w14:textId="77777777" w:rsidR="00CD7E1A" w:rsidRPr="00B33663" w:rsidRDefault="00A42A03" w:rsidP="00E700C1">
      <w:pPr>
        <w:pStyle w:val="ListParagraph"/>
        <w:numPr>
          <w:ilvl w:val="1"/>
          <w:numId w:val="29"/>
        </w:numPr>
        <w:tabs>
          <w:tab w:val="left" w:pos="1201"/>
        </w:tabs>
        <w:spacing w:before="184" w:line="235" w:lineRule="auto"/>
        <w:ind w:right="636"/>
        <w:rPr>
          <w:sz w:val="26"/>
        </w:rPr>
      </w:pPr>
      <w:r w:rsidRPr="00B33663">
        <w:rPr>
          <w:sz w:val="26"/>
        </w:rPr>
        <w:t>In</w:t>
      </w:r>
      <w:r w:rsidRPr="00B33663">
        <w:rPr>
          <w:spacing w:val="11"/>
          <w:sz w:val="26"/>
        </w:rPr>
        <w:t xml:space="preserve"> </w:t>
      </w:r>
      <w:r w:rsidRPr="00B33663">
        <w:rPr>
          <w:sz w:val="26"/>
        </w:rPr>
        <w:t>the</w:t>
      </w:r>
      <w:r w:rsidRPr="00B33663">
        <w:rPr>
          <w:spacing w:val="12"/>
          <w:sz w:val="26"/>
        </w:rPr>
        <w:t xml:space="preserve"> </w:t>
      </w:r>
      <w:r w:rsidRPr="00B33663">
        <w:rPr>
          <w:sz w:val="26"/>
        </w:rPr>
        <w:t>above</w:t>
      </w:r>
      <w:r w:rsidRPr="00B33663">
        <w:rPr>
          <w:spacing w:val="12"/>
          <w:sz w:val="26"/>
        </w:rPr>
        <w:t xml:space="preserve"> </w:t>
      </w:r>
      <w:r w:rsidRPr="00B33663">
        <w:rPr>
          <w:sz w:val="26"/>
        </w:rPr>
        <w:t>figure,</w:t>
      </w:r>
      <w:r w:rsidRPr="00B33663">
        <w:rPr>
          <w:spacing w:val="14"/>
          <w:sz w:val="26"/>
        </w:rPr>
        <w:t xml:space="preserve"> </w:t>
      </w:r>
      <w:r w:rsidRPr="00B33663">
        <w:rPr>
          <w:sz w:val="26"/>
        </w:rPr>
        <w:t>three</w:t>
      </w:r>
      <w:r w:rsidRPr="00B33663">
        <w:rPr>
          <w:spacing w:val="12"/>
          <w:sz w:val="26"/>
        </w:rPr>
        <w:t xml:space="preserve"> </w:t>
      </w:r>
      <w:r w:rsidRPr="00B33663">
        <w:rPr>
          <w:sz w:val="26"/>
        </w:rPr>
        <w:t>frames</w:t>
      </w:r>
      <w:r w:rsidRPr="00B33663">
        <w:rPr>
          <w:spacing w:val="17"/>
          <w:sz w:val="26"/>
        </w:rPr>
        <w:t xml:space="preserve"> </w:t>
      </w:r>
      <w:r w:rsidRPr="00B33663">
        <w:rPr>
          <w:sz w:val="26"/>
        </w:rPr>
        <w:t>(Data</w:t>
      </w:r>
      <w:r w:rsidRPr="00B33663">
        <w:rPr>
          <w:spacing w:val="14"/>
          <w:sz w:val="26"/>
        </w:rPr>
        <w:t xml:space="preserve"> </w:t>
      </w:r>
      <w:r w:rsidRPr="00B33663">
        <w:rPr>
          <w:sz w:val="26"/>
        </w:rPr>
        <w:t>0,1,2)</w:t>
      </w:r>
      <w:r w:rsidRPr="00B33663">
        <w:rPr>
          <w:spacing w:val="17"/>
          <w:sz w:val="26"/>
        </w:rPr>
        <w:t xml:space="preserve"> </w:t>
      </w:r>
      <w:r w:rsidRPr="00B33663">
        <w:rPr>
          <w:sz w:val="26"/>
        </w:rPr>
        <w:t>have</w:t>
      </w:r>
      <w:r w:rsidRPr="00B33663">
        <w:rPr>
          <w:spacing w:val="12"/>
          <w:sz w:val="26"/>
        </w:rPr>
        <w:t xml:space="preserve"> </w:t>
      </w:r>
      <w:r w:rsidRPr="00B33663">
        <w:rPr>
          <w:sz w:val="26"/>
        </w:rPr>
        <w:t>been</w:t>
      </w:r>
      <w:r w:rsidRPr="00B33663">
        <w:rPr>
          <w:spacing w:val="14"/>
          <w:sz w:val="26"/>
        </w:rPr>
        <w:t xml:space="preserve"> </w:t>
      </w:r>
      <w:r w:rsidRPr="00B33663">
        <w:rPr>
          <w:sz w:val="26"/>
        </w:rPr>
        <w:t>transmitted</w:t>
      </w:r>
      <w:r w:rsidRPr="00B33663">
        <w:rPr>
          <w:spacing w:val="14"/>
          <w:sz w:val="26"/>
        </w:rPr>
        <w:t xml:space="preserve"> </w:t>
      </w:r>
      <w:r w:rsidRPr="00B33663">
        <w:rPr>
          <w:sz w:val="26"/>
        </w:rPr>
        <w:t>before</w:t>
      </w:r>
      <w:r w:rsidRPr="00B33663">
        <w:rPr>
          <w:spacing w:val="-62"/>
          <w:sz w:val="26"/>
        </w:rPr>
        <w:t xml:space="preserve"> </w:t>
      </w:r>
      <w:r w:rsidRPr="00B33663">
        <w:rPr>
          <w:sz w:val="26"/>
        </w:rPr>
        <w:t>an</w:t>
      </w:r>
      <w:r w:rsidRPr="00B33663">
        <w:rPr>
          <w:spacing w:val="-1"/>
          <w:sz w:val="26"/>
        </w:rPr>
        <w:t xml:space="preserve"> </w:t>
      </w:r>
      <w:r w:rsidRPr="00B33663">
        <w:rPr>
          <w:sz w:val="26"/>
        </w:rPr>
        <w:t>error discovered in the third</w:t>
      </w:r>
      <w:r w:rsidRPr="00B33663">
        <w:rPr>
          <w:spacing w:val="-1"/>
          <w:sz w:val="26"/>
        </w:rPr>
        <w:t xml:space="preserve"> </w:t>
      </w:r>
      <w:r w:rsidRPr="00B33663">
        <w:rPr>
          <w:sz w:val="26"/>
        </w:rPr>
        <w:t>frame.</w:t>
      </w:r>
    </w:p>
    <w:p w14:paraId="28F94638" w14:textId="77777777" w:rsidR="00CD7E1A" w:rsidRPr="00B33663" w:rsidRDefault="00A42A03" w:rsidP="00E700C1">
      <w:pPr>
        <w:pStyle w:val="ListParagraph"/>
        <w:numPr>
          <w:ilvl w:val="1"/>
          <w:numId w:val="29"/>
        </w:numPr>
        <w:tabs>
          <w:tab w:val="left" w:pos="1201"/>
        </w:tabs>
        <w:spacing w:before="8" w:line="235" w:lineRule="auto"/>
        <w:ind w:right="639"/>
        <w:rPr>
          <w:sz w:val="26"/>
        </w:rPr>
      </w:pPr>
      <w:r w:rsidRPr="00B33663">
        <w:rPr>
          <w:sz w:val="26"/>
        </w:rPr>
        <w:t>The</w:t>
      </w:r>
      <w:r w:rsidRPr="00B33663">
        <w:rPr>
          <w:spacing w:val="26"/>
          <w:sz w:val="26"/>
        </w:rPr>
        <w:t xml:space="preserve"> </w:t>
      </w:r>
      <w:r w:rsidRPr="00B33663">
        <w:rPr>
          <w:sz w:val="26"/>
        </w:rPr>
        <w:t>receiver</w:t>
      </w:r>
      <w:r w:rsidRPr="00B33663">
        <w:rPr>
          <w:spacing w:val="27"/>
          <w:sz w:val="26"/>
        </w:rPr>
        <w:t xml:space="preserve"> </w:t>
      </w:r>
      <w:r w:rsidRPr="00B33663">
        <w:rPr>
          <w:sz w:val="26"/>
        </w:rPr>
        <w:t>discovers</w:t>
      </w:r>
      <w:r w:rsidRPr="00B33663">
        <w:rPr>
          <w:spacing w:val="28"/>
          <w:sz w:val="26"/>
        </w:rPr>
        <w:t xml:space="preserve"> </w:t>
      </w:r>
      <w:r w:rsidRPr="00B33663">
        <w:rPr>
          <w:sz w:val="26"/>
        </w:rPr>
        <w:t>the</w:t>
      </w:r>
      <w:r w:rsidRPr="00B33663">
        <w:rPr>
          <w:spacing w:val="27"/>
          <w:sz w:val="26"/>
        </w:rPr>
        <w:t xml:space="preserve"> </w:t>
      </w:r>
      <w:r w:rsidRPr="00B33663">
        <w:rPr>
          <w:sz w:val="26"/>
        </w:rPr>
        <w:t>error</w:t>
      </w:r>
      <w:r w:rsidRPr="00B33663">
        <w:rPr>
          <w:spacing w:val="26"/>
          <w:sz w:val="26"/>
        </w:rPr>
        <w:t xml:space="preserve"> </w:t>
      </w:r>
      <w:r w:rsidRPr="00B33663">
        <w:rPr>
          <w:sz w:val="26"/>
        </w:rPr>
        <w:t>in</w:t>
      </w:r>
      <w:r w:rsidRPr="00B33663">
        <w:rPr>
          <w:spacing w:val="30"/>
          <w:sz w:val="26"/>
        </w:rPr>
        <w:t xml:space="preserve"> </w:t>
      </w:r>
      <w:r w:rsidRPr="00B33663">
        <w:rPr>
          <w:sz w:val="26"/>
        </w:rPr>
        <w:t>Data</w:t>
      </w:r>
      <w:r w:rsidRPr="00B33663">
        <w:rPr>
          <w:spacing w:val="26"/>
          <w:sz w:val="26"/>
        </w:rPr>
        <w:t xml:space="preserve"> </w:t>
      </w:r>
      <w:r w:rsidRPr="00B33663">
        <w:rPr>
          <w:sz w:val="26"/>
        </w:rPr>
        <w:t>2</w:t>
      </w:r>
      <w:r w:rsidRPr="00B33663">
        <w:rPr>
          <w:spacing w:val="27"/>
          <w:sz w:val="26"/>
        </w:rPr>
        <w:t xml:space="preserve"> </w:t>
      </w:r>
      <w:r w:rsidRPr="00B33663">
        <w:rPr>
          <w:sz w:val="26"/>
        </w:rPr>
        <w:t>frame,</w:t>
      </w:r>
      <w:r w:rsidRPr="00B33663">
        <w:rPr>
          <w:spacing w:val="26"/>
          <w:sz w:val="26"/>
        </w:rPr>
        <w:t xml:space="preserve"> </w:t>
      </w:r>
      <w:r w:rsidRPr="00B33663">
        <w:rPr>
          <w:sz w:val="26"/>
        </w:rPr>
        <w:t>so</w:t>
      </w:r>
      <w:r w:rsidRPr="00B33663">
        <w:rPr>
          <w:spacing w:val="27"/>
          <w:sz w:val="26"/>
        </w:rPr>
        <w:t xml:space="preserve"> </w:t>
      </w:r>
      <w:r w:rsidRPr="00B33663">
        <w:rPr>
          <w:sz w:val="26"/>
        </w:rPr>
        <w:t>it</w:t>
      </w:r>
      <w:r w:rsidRPr="00B33663">
        <w:rPr>
          <w:spacing w:val="26"/>
          <w:sz w:val="26"/>
        </w:rPr>
        <w:t xml:space="preserve"> </w:t>
      </w:r>
      <w:r w:rsidRPr="00B33663">
        <w:rPr>
          <w:sz w:val="26"/>
        </w:rPr>
        <w:t>returns</w:t>
      </w:r>
      <w:r w:rsidRPr="00B33663">
        <w:rPr>
          <w:spacing w:val="27"/>
          <w:sz w:val="26"/>
        </w:rPr>
        <w:t xml:space="preserve"> </w:t>
      </w:r>
      <w:r w:rsidRPr="00B33663">
        <w:rPr>
          <w:sz w:val="26"/>
        </w:rPr>
        <w:t>the</w:t>
      </w:r>
      <w:r w:rsidRPr="00B33663">
        <w:rPr>
          <w:spacing w:val="26"/>
          <w:sz w:val="26"/>
        </w:rPr>
        <w:t xml:space="preserve"> </w:t>
      </w:r>
      <w:r w:rsidRPr="00B33663">
        <w:rPr>
          <w:sz w:val="26"/>
        </w:rPr>
        <w:t>NAK</w:t>
      </w:r>
      <w:r w:rsidRPr="00B33663">
        <w:rPr>
          <w:spacing w:val="27"/>
          <w:sz w:val="26"/>
        </w:rPr>
        <w:t xml:space="preserve"> </w:t>
      </w:r>
      <w:r w:rsidRPr="00B33663">
        <w:rPr>
          <w:sz w:val="26"/>
        </w:rPr>
        <w:t>2</w:t>
      </w:r>
      <w:r w:rsidRPr="00B33663">
        <w:rPr>
          <w:spacing w:val="-62"/>
          <w:sz w:val="26"/>
        </w:rPr>
        <w:t xml:space="preserve"> </w:t>
      </w:r>
      <w:r w:rsidRPr="00B33663">
        <w:rPr>
          <w:sz w:val="26"/>
        </w:rPr>
        <w:t>frame.</w:t>
      </w:r>
    </w:p>
    <w:p w14:paraId="2A8BFAB2" w14:textId="77777777" w:rsidR="00CD7E1A" w:rsidRPr="00B33663" w:rsidRDefault="00A42A03" w:rsidP="00E700C1">
      <w:pPr>
        <w:pStyle w:val="ListParagraph"/>
        <w:numPr>
          <w:ilvl w:val="1"/>
          <w:numId w:val="29"/>
        </w:numPr>
        <w:tabs>
          <w:tab w:val="left" w:pos="1201"/>
        </w:tabs>
        <w:spacing w:before="8" w:line="235" w:lineRule="auto"/>
        <w:ind w:right="637"/>
        <w:rPr>
          <w:sz w:val="26"/>
        </w:rPr>
      </w:pPr>
      <w:r w:rsidRPr="00B33663">
        <w:rPr>
          <w:sz w:val="26"/>
        </w:rPr>
        <w:t>All</w:t>
      </w:r>
      <w:r w:rsidRPr="00B33663">
        <w:rPr>
          <w:spacing w:val="7"/>
          <w:sz w:val="26"/>
        </w:rPr>
        <w:t xml:space="preserve"> </w:t>
      </w:r>
      <w:r w:rsidRPr="00B33663">
        <w:rPr>
          <w:sz w:val="26"/>
        </w:rPr>
        <w:t>the</w:t>
      </w:r>
      <w:r w:rsidRPr="00B33663">
        <w:rPr>
          <w:spacing w:val="9"/>
          <w:sz w:val="26"/>
        </w:rPr>
        <w:t xml:space="preserve"> </w:t>
      </w:r>
      <w:r w:rsidRPr="00B33663">
        <w:rPr>
          <w:sz w:val="26"/>
        </w:rPr>
        <w:t>frames</w:t>
      </w:r>
      <w:r w:rsidRPr="00B33663">
        <w:rPr>
          <w:spacing w:val="8"/>
          <w:sz w:val="26"/>
        </w:rPr>
        <w:t xml:space="preserve"> </w:t>
      </w:r>
      <w:r w:rsidRPr="00B33663">
        <w:rPr>
          <w:sz w:val="26"/>
        </w:rPr>
        <w:t>including</w:t>
      </w:r>
      <w:r w:rsidRPr="00B33663">
        <w:rPr>
          <w:spacing w:val="8"/>
          <w:sz w:val="26"/>
        </w:rPr>
        <w:t xml:space="preserve"> </w:t>
      </w:r>
      <w:r w:rsidRPr="00B33663">
        <w:rPr>
          <w:sz w:val="26"/>
        </w:rPr>
        <w:t>the</w:t>
      </w:r>
      <w:r w:rsidRPr="00B33663">
        <w:rPr>
          <w:spacing w:val="8"/>
          <w:sz w:val="26"/>
        </w:rPr>
        <w:t xml:space="preserve"> </w:t>
      </w:r>
      <w:r w:rsidRPr="00B33663">
        <w:rPr>
          <w:sz w:val="26"/>
        </w:rPr>
        <w:t>damaged</w:t>
      </w:r>
      <w:r w:rsidRPr="00B33663">
        <w:rPr>
          <w:spacing w:val="8"/>
          <w:sz w:val="26"/>
        </w:rPr>
        <w:t xml:space="preserve"> </w:t>
      </w:r>
      <w:r w:rsidRPr="00B33663">
        <w:rPr>
          <w:sz w:val="26"/>
        </w:rPr>
        <w:t>frame</w:t>
      </w:r>
      <w:r w:rsidRPr="00B33663">
        <w:rPr>
          <w:spacing w:val="9"/>
          <w:sz w:val="26"/>
        </w:rPr>
        <w:t xml:space="preserve"> </w:t>
      </w:r>
      <w:r w:rsidRPr="00B33663">
        <w:rPr>
          <w:sz w:val="26"/>
        </w:rPr>
        <w:t>(Data</w:t>
      </w:r>
      <w:r w:rsidRPr="00B33663">
        <w:rPr>
          <w:spacing w:val="9"/>
          <w:sz w:val="26"/>
        </w:rPr>
        <w:t xml:space="preserve"> </w:t>
      </w:r>
      <w:r w:rsidRPr="00B33663">
        <w:rPr>
          <w:sz w:val="26"/>
        </w:rPr>
        <w:t>2,3,4)</w:t>
      </w:r>
      <w:r w:rsidRPr="00B33663">
        <w:rPr>
          <w:spacing w:val="8"/>
          <w:sz w:val="26"/>
        </w:rPr>
        <w:t xml:space="preserve"> </w:t>
      </w:r>
      <w:r w:rsidRPr="00B33663">
        <w:rPr>
          <w:sz w:val="26"/>
        </w:rPr>
        <w:t>are</w:t>
      </w:r>
      <w:r w:rsidRPr="00B33663">
        <w:rPr>
          <w:spacing w:val="8"/>
          <w:sz w:val="26"/>
        </w:rPr>
        <w:t xml:space="preserve"> </w:t>
      </w:r>
      <w:r w:rsidRPr="00B33663">
        <w:rPr>
          <w:sz w:val="26"/>
        </w:rPr>
        <w:t>discarded</w:t>
      </w:r>
      <w:r w:rsidRPr="00B33663">
        <w:rPr>
          <w:spacing w:val="8"/>
          <w:sz w:val="26"/>
        </w:rPr>
        <w:t xml:space="preserve"> </w:t>
      </w:r>
      <w:r w:rsidRPr="00B33663">
        <w:rPr>
          <w:sz w:val="26"/>
        </w:rPr>
        <w:t>as</w:t>
      </w:r>
      <w:r w:rsidRPr="00B33663">
        <w:rPr>
          <w:spacing w:val="8"/>
          <w:sz w:val="26"/>
        </w:rPr>
        <w:t xml:space="preserve"> </w:t>
      </w:r>
      <w:r w:rsidRPr="00B33663">
        <w:rPr>
          <w:sz w:val="26"/>
        </w:rPr>
        <w:t>it</w:t>
      </w:r>
      <w:r w:rsidRPr="00B33663">
        <w:rPr>
          <w:spacing w:val="-62"/>
          <w:sz w:val="26"/>
        </w:rPr>
        <w:t xml:space="preserve"> </w:t>
      </w:r>
      <w:r w:rsidRPr="00B33663">
        <w:rPr>
          <w:sz w:val="26"/>
        </w:rPr>
        <w:t>is</w:t>
      </w:r>
      <w:r w:rsidRPr="00B33663">
        <w:rPr>
          <w:spacing w:val="-2"/>
          <w:sz w:val="26"/>
        </w:rPr>
        <w:t xml:space="preserve"> </w:t>
      </w:r>
      <w:r w:rsidRPr="00B33663">
        <w:rPr>
          <w:sz w:val="26"/>
        </w:rPr>
        <w:t>transmitted</w:t>
      </w:r>
      <w:r w:rsidRPr="00B33663">
        <w:rPr>
          <w:spacing w:val="-1"/>
          <w:sz w:val="26"/>
        </w:rPr>
        <w:t xml:space="preserve"> </w:t>
      </w:r>
      <w:r w:rsidRPr="00B33663">
        <w:rPr>
          <w:sz w:val="26"/>
        </w:rPr>
        <w:t>after</w:t>
      </w:r>
      <w:r w:rsidRPr="00B33663">
        <w:rPr>
          <w:spacing w:val="-2"/>
          <w:sz w:val="26"/>
        </w:rPr>
        <w:t xml:space="preserve"> </w:t>
      </w:r>
      <w:r w:rsidRPr="00B33663">
        <w:rPr>
          <w:sz w:val="26"/>
        </w:rPr>
        <w:t>the</w:t>
      </w:r>
      <w:r w:rsidRPr="00B33663">
        <w:rPr>
          <w:spacing w:val="2"/>
          <w:sz w:val="26"/>
        </w:rPr>
        <w:t xml:space="preserve"> </w:t>
      </w:r>
      <w:r w:rsidRPr="00B33663">
        <w:rPr>
          <w:sz w:val="26"/>
        </w:rPr>
        <w:t>damaged</w:t>
      </w:r>
      <w:r w:rsidRPr="00B33663">
        <w:rPr>
          <w:spacing w:val="-2"/>
          <w:sz w:val="26"/>
        </w:rPr>
        <w:t xml:space="preserve"> </w:t>
      </w:r>
      <w:r w:rsidRPr="00B33663">
        <w:rPr>
          <w:sz w:val="26"/>
        </w:rPr>
        <w:t>frame.</w:t>
      </w:r>
    </w:p>
    <w:p w14:paraId="06B7BBC9" w14:textId="77777777" w:rsidR="00CD7E1A" w:rsidRPr="00B33663" w:rsidRDefault="00A42A03" w:rsidP="00E700C1">
      <w:pPr>
        <w:pStyle w:val="ListParagraph"/>
        <w:numPr>
          <w:ilvl w:val="1"/>
          <w:numId w:val="29"/>
        </w:numPr>
        <w:tabs>
          <w:tab w:val="left" w:pos="1201"/>
        </w:tabs>
        <w:spacing w:before="3"/>
        <w:ind w:hanging="361"/>
        <w:rPr>
          <w:sz w:val="26"/>
        </w:rPr>
      </w:pPr>
      <w:r w:rsidRPr="00B33663">
        <w:rPr>
          <w:sz w:val="26"/>
        </w:rPr>
        <w:t>Therefore,</w:t>
      </w:r>
      <w:r w:rsidRPr="00B33663">
        <w:rPr>
          <w:spacing w:val="-3"/>
          <w:sz w:val="26"/>
        </w:rPr>
        <w:t xml:space="preserve"> </w:t>
      </w:r>
      <w:r w:rsidRPr="00B33663">
        <w:rPr>
          <w:sz w:val="26"/>
        </w:rPr>
        <w:t>the</w:t>
      </w:r>
      <w:r w:rsidRPr="00B33663">
        <w:rPr>
          <w:spacing w:val="-2"/>
          <w:sz w:val="26"/>
        </w:rPr>
        <w:t xml:space="preserve"> </w:t>
      </w:r>
      <w:r w:rsidRPr="00B33663">
        <w:rPr>
          <w:sz w:val="26"/>
        </w:rPr>
        <w:t>sender retransmits the</w:t>
      </w:r>
      <w:r w:rsidRPr="00B33663">
        <w:rPr>
          <w:spacing w:val="-2"/>
          <w:sz w:val="26"/>
        </w:rPr>
        <w:t xml:space="preserve"> </w:t>
      </w:r>
      <w:r w:rsidRPr="00B33663">
        <w:rPr>
          <w:sz w:val="26"/>
        </w:rPr>
        <w:t>frames (Data2,3,4).</w:t>
      </w:r>
    </w:p>
    <w:p w14:paraId="1DA6542E" w14:textId="77777777" w:rsidR="00CD7E1A" w:rsidRPr="00B33663" w:rsidRDefault="00CD7E1A">
      <w:pPr>
        <w:pStyle w:val="BodyText"/>
        <w:spacing w:before="6"/>
        <w:ind w:left="0"/>
        <w:rPr>
          <w:sz w:val="24"/>
        </w:rPr>
      </w:pPr>
    </w:p>
    <w:p w14:paraId="0F67C801" w14:textId="77777777" w:rsidR="00CD7E1A" w:rsidRPr="00B33663" w:rsidRDefault="00A42A03" w:rsidP="00E700C1">
      <w:pPr>
        <w:pStyle w:val="ListParagraph"/>
        <w:numPr>
          <w:ilvl w:val="0"/>
          <w:numId w:val="29"/>
        </w:numPr>
        <w:tabs>
          <w:tab w:val="left" w:pos="662"/>
        </w:tabs>
        <w:ind w:hanging="182"/>
        <w:rPr>
          <w:b/>
          <w:sz w:val="24"/>
        </w:rPr>
      </w:pPr>
      <w:r w:rsidRPr="00B33663">
        <w:rPr>
          <w:b/>
          <w:sz w:val="24"/>
        </w:rPr>
        <w:t>SELECTIVE-REJECT(REPEAT)</w:t>
      </w:r>
      <w:r w:rsidRPr="00B33663">
        <w:rPr>
          <w:b/>
          <w:spacing w:val="-4"/>
          <w:sz w:val="24"/>
        </w:rPr>
        <w:t xml:space="preserve"> </w:t>
      </w:r>
      <w:r w:rsidRPr="00B33663">
        <w:rPr>
          <w:b/>
          <w:sz w:val="24"/>
        </w:rPr>
        <w:t>ARQ</w:t>
      </w:r>
    </w:p>
    <w:p w14:paraId="3041E394" w14:textId="77777777" w:rsidR="00CD7E1A" w:rsidRPr="00B33663" w:rsidRDefault="00CD7E1A">
      <w:pPr>
        <w:pStyle w:val="BodyText"/>
        <w:spacing w:before="10"/>
        <w:ind w:left="0"/>
        <w:rPr>
          <w:b/>
          <w:sz w:val="23"/>
        </w:rPr>
      </w:pPr>
    </w:p>
    <w:p w14:paraId="2B4E1081" w14:textId="77777777" w:rsidR="00CD7E1A" w:rsidRPr="00B33663" w:rsidRDefault="00A42A03" w:rsidP="00E700C1">
      <w:pPr>
        <w:pStyle w:val="ListParagraph"/>
        <w:numPr>
          <w:ilvl w:val="1"/>
          <w:numId w:val="29"/>
        </w:numPr>
        <w:tabs>
          <w:tab w:val="left" w:pos="1201"/>
        </w:tabs>
        <w:ind w:hanging="361"/>
        <w:rPr>
          <w:sz w:val="26"/>
        </w:rPr>
      </w:pPr>
      <w:r w:rsidRPr="00B33663">
        <w:rPr>
          <w:sz w:val="26"/>
          <w:szCs w:val="26"/>
        </w:rPr>
        <w:t>Selective-Reject</w:t>
      </w:r>
      <w:r w:rsidRPr="00B33663">
        <w:rPr>
          <w:spacing w:val="-3"/>
          <w:sz w:val="26"/>
          <w:szCs w:val="26"/>
        </w:rPr>
        <w:t xml:space="preserve"> </w:t>
      </w:r>
      <w:r w:rsidRPr="00B33663">
        <w:rPr>
          <w:sz w:val="26"/>
          <w:szCs w:val="26"/>
        </w:rPr>
        <w:t>ARQ</w:t>
      </w:r>
      <w:r w:rsidRPr="00B33663">
        <w:rPr>
          <w:spacing w:val="-2"/>
          <w:sz w:val="26"/>
          <w:szCs w:val="26"/>
        </w:rPr>
        <w:t xml:space="preserve"> </w:t>
      </w:r>
      <w:r w:rsidRPr="00B33663">
        <w:rPr>
          <w:sz w:val="26"/>
          <w:szCs w:val="26"/>
        </w:rPr>
        <w:t>technique</w:t>
      </w:r>
      <w:r w:rsidRPr="00B33663">
        <w:rPr>
          <w:spacing w:val="-3"/>
          <w:sz w:val="26"/>
          <w:szCs w:val="26"/>
        </w:rPr>
        <w:t xml:space="preserve"> </w:t>
      </w:r>
      <w:r w:rsidRPr="00B33663">
        <w:rPr>
          <w:sz w:val="26"/>
          <w:szCs w:val="26"/>
        </w:rPr>
        <w:t>is more</w:t>
      </w:r>
      <w:r w:rsidRPr="00B33663">
        <w:rPr>
          <w:spacing w:val="-2"/>
          <w:sz w:val="26"/>
          <w:szCs w:val="26"/>
        </w:rPr>
        <w:t xml:space="preserve"> </w:t>
      </w:r>
      <w:r w:rsidRPr="00B33663">
        <w:rPr>
          <w:sz w:val="26"/>
          <w:szCs w:val="26"/>
        </w:rPr>
        <w:t>efficient</w:t>
      </w:r>
      <w:r w:rsidRPr="00B33663">
        <w:rPr>
          <w:spacing w:val="-2"/>
          <w:sz w:val="26"/>
          <w:szCs w:val="26"/>
        </w:rPr>
        <w:t xml:space="preserve"> </w:t>
      </w:r>
      <w:r w:rsidRPr="00B33663">
        <w:rPr>
          <w:sz w:val="26"/>
          <w:szCs w:val="26"/>
        </w:rPr>
        <w:t>than</w:t>
      </w:r>
      <w:r w:rsidRPr="00B33663">
        <w:rPr>
          <w:spacing w:val="-2"/>
          <w:sz w:val="26"/>
          <w:szCs w:val="26"/>
        </w:rPr>
        <w:t xml:space="preserve"> </w:t>
      </w:r>
      <w:r w:rsidRPr="00B33663">
        <w:rPr>
          <w:sz w:val="26"/>
          <w:szCs w:val="26"/>
        </w:rPr>
        <w:t>Go-Back-n</w:t>
      </w:r>
      <w:r w:rsidRPr="00B33663">
        <w:rPr>
          <w:spacing w:val="-1"/>
          <w:sz w:val="26"/>
          <w:szCs w:val="26"/>
        </w:rPr>
        <w:t xml:space="preserve"> </w:t>
      </w:r>
      <w:r w:rsidRPr="00B33663">
        <w:rPr>
          <w:sz w:val="26"/>
          <w:szCs w:val="26"/>
        </w:rPr>
        <w:t>ARQ.</w:t>
      </w:r>
    </w:p>
    <w:p w14:paraId="3C5F378A" w14:textId="77777777" w:rsidR="00CD7E1A" w:rsidRPr="00B33663" w:rsidRDefault="00A42A03" w:rsidP="00E700C1">
      <w:pPr>
        <w:pStyle w:val="ListParagraph"/>
        <w:numPr>
          <w:ilvl w:val="1"/>
          <w:numId w:val="29"/>
        </w:numPr>
        <w:tabs>
          <w:tab w:val="left" w:pos="1201"/>
        </w:tabs>
        <w:spacing w:before="62" w:line="235" w:lineRule="auto"/>
        <w:ind w:right="645"/>
        <w:rPr>
          <w:sz w:val="26"/>
        </w:rPr>
      </w:pPr>
      <w:r w:rsidRPr="00B33663">
        <w:rPr>
          <w:sz w:val="26"/>
          <w:szCs w:val="26"/>
        </w:rPr>
        <w:t>In</w:t>
      </w:r>
      <w:r w:rsidRPr="00B33663">
        <w:rPr>
          <w:spacing w:val="38"/>
          <w:sz w:val="26"/>
          <w:szCs w:val="26"/>
        </w:rPr>
        <w:t xml:space="preserve"> </w:t>
      </w:r>
      <w:r w:rsidRPr="00B33663">
        <w:rPr>
          <w:sz w:val="26"/>
          <w:szCs w:val="26"/>
        </w:rPr>
        <w:t>this</w:t>
      </w:r>
      <w:r w:rsidRPr="00B33663">
        <w:rPr>
          <w:spacing w:val="39"/>
          <w:sz w:val="26"/>
          <w:szCs w:val="26"/>
        </w:rPr>
        <w:t xml:space="preserve"> </w:t>
      </w:r>
      <w:r w:rsidRPr="00B33663">
        <w:rPr>
          <w:sz w:val="26"/>
          <w:szCs w:val="26"/>
        </w:rPr>
        <w:t>technique,</w:t>
      </w:r>
      <w:r w:rsidRPr="00B33663">
        <w:rPr>
          <w:spacing w:val="39"/>
          <w:sz w:val="26"/>
          <w:szCs w:val="26"/>
        </w:rPr>
        <w:t xml:space="preserve"> </w:t>
      </w:r>
      <w:r w:rsidRPr="00B33663">
        <w:rPr>
          <w:sz w:val="26"/>
          <w:szCs w:val="26"/>
        </w:rPr>
        <w:t>only</w:t>
      </w:r>
      <w:r w:rsidRPr="00B33663">
        <w:rPr>
          <w:spacing w:val="36"/>
          <w:sz w:val="26"/>
          <w:szCs w:val="26"/>
        </w:rPr>
        <w:t xml:space="preserve"> </w:t>
      </w:r>
      <w:r w:rsidRPr="00B33663">
        <w:rPr>
          <w:sz w:val="26"/>
          <w:szCs w:val="26"/>
        </w:rPr>
        <w:t>those</w:t>
      </w:r>
      <w:r w:rsidRPr="00B33663">
        <w:rPr>
          <w:spacing w:val="39"/>
          <w:sz w:val="26"/>
          <w:szCs w:val="26"/>
        </w:rPr>
        <w:t xml:space="preserve"> </w:t>
      </w:r>
      <w:r w:rsidRPr="00B33663">
        <w:rPr>
          <w:sz w:val="26"/>
          <w:szCs w:val="26"/>
        </w:rPr>
        <w:t>frames</w:t>
      </w:r>
      <w:r w:rsidRPr="00B33663">
        <w:rPr>
          <w:spacing w:val="39"/>
          <w:sz w:val="26"/>
          <w:szCs w:val="26"/>
        </w:rPr>
        <w:t xml:space="preserve"> </w:t>
      </w:r>
      <w:r w:rsidRPr="00B33663">
        <w:rPr>
          <w:sz w:val="26"/>
          <w:szCs w:val="26"/>
        </w:rPr>
        <w:t>are</w:t>
      </w:r>
      <w:r w:rsidRPr="00B33663">
        <w:rPr>
          <w:spacing w:val="39"/>
          <w:sz w:val="26"/>
          <w:szCs w:val="26"/>
        </w:rPr>
        <w:t xml:space="preserve"> </w:t>
      </w:r>
      <w:r w:rsidRPr="00B33663">
        <w:rPr>
          <w:sz w:val="26"/>
          <w:szCs w:val="26"/>
        </w:rPr>
        <w:t>retransmitted</w:t>
      </w:r>
      <w:r w:rsidRPr="00B33663">
        <w:rPr>
          <w:spacing w:val="38"/>
          <w:sz w:val="26"/>
          <w:szCs w:val="26"/>
        </w:rPr>
        <w:t xml:space="preserve"> </w:t>
      </w:r>
      <w:r w:rsidRPr="00B33663">
        <w:rPr>
          <w:sz w:val="26"/>
          <w:szCs w:val="26"/>
        </w:rPr>
        <w:t>for</w:t>
      </w:r>
      <w:r w:rsidRPr="00B33663">
        <w:rPr>
          <w:spacing w:val="39"/>
          <w:sz w:val="26"/>
          <w:szCs w:val="26"/>
        </w:rPr>
        <w:t xml:space="preserve"> </w:t>
      </w:r>
      <w:r w:rsidRPr="00B33663">
        <w:rPr>
          <w:sz w:val="26"/>
          <w:szCs w:val="26"/>
        </w:rPr>
        <w:t>which</w:t>
      </w:r>
      <w:r w:rsidRPr="00B33663">
        <w:rPr>
          <w:spacing w:val="39"/>
          <w:sz w:val="26"/>
          <w:szCs w:val="26"/>
        </w:rPr>
        <w:t xml:space="preserve"> </w:t>
      </w:r>
      <w:r w:rsidRPr="00B33663">
        <w:rPr>
          <w:sz w:val="26"/>
          <w:szCs w:val="26"/>
        </w:rPr>
        <w:t>negative</w:t>
      </w:r>
      <w:r w:rsidRPr="00B33663">
        <w:rPr>
          <w:spacing w:val="-62"/>
          <w:sz w:val="26"/>
          <w:szCs w:val="26"/>
        </w:rPr>
        <w:t xml:space="preserve"> </w:t>
      </w:r>
      <w:r w:rsidRPr="00B33663">
        <w:rPr>
          <w:sz w:val="26"/>
          <w:szCs w:val="26"/>
        </w:rPr>
        <w:t>acknowledgement</w:t>
      </w:r>
      <w:r w:rsidRPr="00B33663">
        <w:rPr>
          <w:spacing w:val="-1"/>
          <w:sz w:val="26"/>
          <w:szCs w:val="26"/>
        </w:rPr>
        <w:t xml:space="preserve"> </w:t>
      </w:r>
      <w:r w:rsidRPr="00B33663">
        <w:rPr>
          <w:sz w:val="26"/>
          <w:szCs w:val="26"/>
        </w:rPr>
        <w:t>(NAK) has been</w:t>
      </w:r>
      <w:r w:rsidRPr="00B33663">
        <w:rPr>
          <w:spacing w:val="1"/>
          <w:sz w:val="26"/>
          <w:szCs w:val="26"/>
        </w:rPr>
        <w:t xml:space="preserve"> </w:t>
      </w:r>
      <w:r w:rsidRPr="00B33663">
        <w:rPr>
          <w:sz w:val="26"/>
          <w:szCs w:val="26"/>
        </w:rPr>
        <w:t>received.</w:t>
      </w:r>
    </w:p>
    <w:p w14:paraId="106EAEF5" w14:textId="77777777" w:rsidR="00CD7E1A" w:rsidRPr="00B33663" w:rsidRDefault="00A42A03" w:rsidP="00E700C1">
      <w:pPr>
        <w:pStyle w:val="ListParagraph"/>
        <w:numPr>
          <w:ilvl w:val="1"/>
          <w:numId w:val="29"/>
        </w:numPr>
        <w:tabs>
          <w:tab w:val="left" w:pos="1201"/>
        </w:tabs>
        <w:spacing w:before="68" w:line="235" w:lineRule="auto"/>
        <w:ind w:right="644"/>
        <w:rPr>
          <w:sz w:val="26"/>
        </w:rPr>
      </w:pPr>
      <w:r w:rsidRPr="00B33663">
        <w:rPr>
          <w:sz w:val="26"/>
          <w:szCs w:val="26"/>
        </w:rPr>
        <w:t>The</w:t>
      </w:r>
      <w:r w:rsidRPr="00B33663">
        <w:rPr>
          <w:spacing w:val="15"/>
          <w:sz w:val="26"/>
          <w:szCs w:val="26"/>
        </w:rPr>
        <w:t xml:space="preserve"> </w:t>
      </w:r>
      <w:r w:rsidRPr="00B33663">
        <w:rPr>
          <w:sz w:val="26"/>
          <w:szCs w:val="26"/>
        </w:rPr>
        <w:t>receiver</w:t>
      </w:r>
      <w:r w:rsidRPr="00B33663">
        <w:rPr>
          <w:spacing w:val="16"/>
          <w:sz w:val="26"/>
          <w:szCs w:val="26"/>
        </w:rPr>
        <w:t xml:space="preserve"> </w:t>
      </w:r>
      <w:r w:rsidRPr="00B33663">
        <w:rPr>
          <w:sz w:val="26"/>
          <w:szCs w:val="26"/>
        </w:rPr>
        <w:t>storage</w:t>
      </w:r>
      <w:r w:rsidRPr="00B33663">
        <w:rPr>
          <w:spacing w:val="15"/>
          <w:sz w:val="26"/>
          <w:szCs w:val="26"/>
        </w:rPr>
        <w:t xml:space="preserve"> </w:t>
      </w:r>
      <w:r w:rsidRPr="00B33663">
        <w:rPr>
          <w:sz w:val="26"/>
          <w:szCs w:val="26"/>
        </w:rPr>
        <w:t>buffer</w:t>
      </w:r>
      <w:r w:rsidRPr="00B33663">
        <w:rPr>
          <w:spacing w:val="16"/>
          <w:sz w:val="26"/>
          <w:szCs w:val="26"/>
        </w:rPr>
        <w:t xml:space="preserve"> </w:t>
      </w:r>
      <w:r w:rsidRPr="00B33663">
        <w:rPr>
          <w:sz w:val="26"/>
          <w:szCs w:val="26"/>
        </w:rPr>
        <w:t>keeps</w:t>
      </w:r>
      <w:r w:rsidRPr="00B33663">
        <w:rPr>
          <w:spacing w:val="16"/>
          <w:sz w:val="26"/>
          <w:szCs w:val="26"/>
        </w:rPr>
        <w:t xml:space="preserve"> </w:t>
      </w:r>
      <w:r w:rsidRPr="00B33663">
        <w:rPr>
          <w:sz w:val="26"/>
          <w:szCs w:val="26"/>
        </w:rPr>
        <w:t>all</w:t>
      </w:r>
      <w:r w:rsidRPr="00B33663">
        <w:rPr>
          <w:spacing w:val="15"/>
          <w:sz w:val="26"/>
          <w:szCs w:val="26"/>
        </w:rPr>
        <w:t xml:space="preserve"> </w:t>
      </w:r>
      <w:r w:rsidRPr="00B33663">
        <w:rPr>
          <w:sz w:val="26"/>
          <w:szCs w:val="26"/>
        </w:rPr>
        <w:t>the</w:t>
      </w:r>
      <w:r w:rsidRPr="00B33663">
        <w:rPr>
          <w:spacing w:val="16"/>
          <w:sz w:val="26"/>
          <w:szCs w:val="26"/>
        </w:rPr>
        <w:t xml:space="preserve"> </w:t>
      </w:r>
      <w:r w:rsidRPr="00B33663">
        <w:rPr>
          <w:sz w:val="26"/>
          <w:szCs w:val="26"/>
        </w:rPr>
        <w:t>damaged</w:t>
      </w:r>
      <w:r w:rsidRPr="00B33663">
        <w:rPr>
          <w:spacing w:val="16"/>
          <w:sz w:val="26"/>
          <w:szCs w:val="26"/>
        </w:rPr>
        <w:t xml:space="preserve"> </w:t>
      </w:r>
      <w:r w:rsidRPr="00B33663">
        <w:rPr>
          <w:sz w:val="26"/>
          <w:szCs w:val="26"/>
        </w:rPr>
        <w:t>frames</w:t>
      </w:r>
      <w:r w:rsidRPr="00B33663">
        <w:rPr>
          <w:spacing w:val="15"/>
          <w:sz w:val="26"/>
          <w:szCs w:val="26"/>
        </w:rPr>
        <w:t xml:space="preserve"> </w:t>
      </w:r>
      <w:r w:rsidRPr="00B33663">
        <w:rPr>
          <w:sz w:val="26"/>
          <w:szCs w:val="26"/>
        </w:rPr>
        <w:t>on</w:t>
      </w:r>
      <w:r w:rsidRPr="00B33663">
        <w:rPr>
          <w:spacing w:val="18"/>
          <w:sz w:val="26"/>
          <w:szCs w:val="26"/>
        </w:rPr>
        <w:t xml:space="preserve"> </w:t>
      </w:r>
      <w:r w:rsidRPr="00B33663">
        <w:rPr>
          <w:sz w:val="26"/>
          <w:szCs w:val="26"/>
        </w:rPr>
        <w:t>hold</w:t>
      </w:r>
      <w:r w:rsidRPr="00B33663">
        <w:rPr>
          <w:spacing w:val="17"/>
          <w:sz w:val="26"/>
          <w:szCs w:val="26"/>
        </w:rPr>
        <w:t xml:space="preserve"> </w:t>
      </w:r>
      <w:r w:rsidRPr="00B33663">
        <w:rPr>
          <w:sz w:val="26"/>
          <w:szCs w:val="26"/>
        </w:rPr>
        <w:t>until</w:t>
      </w:r>
      <w:r w:rsidRPr="00B33663">
        <w:rPr>
          <w:spacing w:val="16"/>
          <w:sz w:val="26"/>
          <w:szCs w:val="26"/>
        </w:rPr>
        <w:t xml:space="preserve"> </w:t>
      </w:r>
      <w:r w:rsidRPr="00B33663">
        <w:rPr>
          <w:sz w:val="26"/>
          <w:szCs w:val="26"/>
        </w:rPr>
        <w:t>the</w:t>
      </w:r>
      <w:r w:rsidRPr="00B33663">
        <w:rPr>
          <w:spacing w:val="-62"/>
          <w:sz w:val="26"/>
          <w:szCs w:val="26"/>
        </w:rPr>
        <w:t xml:space="preserve"> </w:t>
      </w:r>
      <w:r w:rsidRPr="00B33663">
        <w:rPr>
          <w:sz w:val="26"/>
          <w:szCs w:val="26"/>
        </w:rPr>
        <w:t>frame</w:t>
      </w:r>
      <w:r w:rsidRPr="00B33663">
        <w:rPr>
          <w:spacing w:val="-2"/>
          <w:sz w:val="26"/>
          <w:szCs w:val="26"/>
        </w:rPr>
        <w:t xml:space="preserve"> </w:t>
      </w:r>
      <w:r w:rsidRPr="00B33663">
        <w:rPr>
          <w:sz w:val="26"/>
          <w:szCs w:val="26"/>
        </w:rPr>
        <w:t>in</w:t>
      </w:r>
      <w:r w:rsidRPr="00B33663">
        <w:rPr>
          <w:spacing w:val="-1"/>
          <w:sz w:val="26"/>
          <w:szCs w:val="26"/>
        </w:rPr>
        <w:t xml:space="preserve"> </w:t>
      </w:r>
      <w:r w:rsidRPr="00B33663">
        <w:rPr>
          <w:sz w:val="26"/>
          <w:szCs w:val="26"/>
        </w:rPr>
        <w:t>error</w:t>
      </w:r>
      <w:r w:rsidRPr="00B33663">
        <w:rPr>
          <w:spacing w:val="-1"/>
          <w:sz w:val="26"/>
          <w:szCs w:val="26"/>
        </w:rPr>
        <w:t xml:space="preserve"> </w:t>
      </w:r>
      <w:r w:rsidRPr="00B33663">
        <w:rPr>
          <w:sz w:val="26"/>
          <w:szCs w:val="26"/>
        </w:rPr>
        <w:t>is</w:t>
      </w:r>
      <w:r w:rsidRPr="00B33663">
        <w:rPr>
          <w:spacing w:val="-1"/>
          <w:sz w:val="26"/>
          <w:szCs w:val="26"/>
        </w:rPr>
        <w:t xml:space="preserve"> </w:t>
      </w:r>
      <w:r w:rsidRPr="00B33663">
        <w:rPr>
          <w:sz w:val="26"/>
          <w:szCs w:val="26"/>
        </w:rPr>
        <w:t>correctly</w:t>
      </w:r>
      <w:r w:rsidRPr="00B33663">
        <w:rPr>
          <w:spacing w:val="-4"/>
          <w:sz w:val="26"/>
          <w:szCs w:val="26"/>
        </w:rPr>
        <w:t xml:space="preserve"> </w:t>
      </w:r>
      <w:r w:rsidRPr="00B33663">
        <w:rPr>
          <w:sz w:val="26"/>
          <w:szCs w:val="26"/>
        </w:rPr>
        <w:t>received.</w:t>
      </w:r>
    </w:p>
    <w:p w14:paraId="185D6B59" w14:textId="77777777" w:rsidR="00CD7E1A" w:rsidRPr="00B33663" w:rsidRDefault="00A42A03" w:rsidP="00E700C1">
      <w:pPr>
        <w:pStyle w:val="ListParagraph"/>
        <w:numPr>
          <w:ilvl w:val="1"/>
          <w:numId w:val="29"/>
        </w:numPr>
        <w:tabs>
          <w:tab w:val="left" w:pos="1201"/>
        </w:tabs>
        <w:spacing w:before="68" w:line="235" w:lineRule="auto"/>
        <w:ind w:right="639"/>
        <w:rPr>
          <w:sz w:val="26"/>
        </w:rPr>
      </w:pPr>
      <w:r w:rsidRPr="00B33663">
        <w:rPr>
          <w:sz w:val="26"/>
          <w:szCs w:val="26"/>
        </w:rPr>
        <w:t>The</w:t>
      </w:r>
      <w:r w:rsidRPr="00B33663">
        <w:rPr>
          <w:spacing w:val="16"/>
          <w:sz w:val="26"/>
          <w:szCs w:val="26"/>
        </w:rPr>
        <w:t xml:space="preserve"> </w:t>
      </w:r>
      <w:r w:rsidRPr="00B33663">
        <w:rPr>
          <w:sz w:val="26"/>
          <w:szCs w:val="26"/>
        </w:rPr>
        <w:t>receiver</w:t>
      </w:r>
      <w:r w:rsidRPr="00B33663">
        <w:rPr>
          <w:spacing w:val="20"/>
          <w:sz w:val="26"/>
          <w:szCs w:val="26"/>
        </w:rPr>
        <w:t xml:space="preserve"> </w:t>
      </w:r>
      <w:r w:rsidRPr="00B33663">
        <w:rPr>
          <w:sz w:val="26"/>
          <w:szCs w:val="26"/>
        </w:rPr>
        <w:t>must</w:t>
      </w:r>
      <w:r w:rsidRPr="00B33663">
        <w:rPr>
          <w:spacing w:val="17"/>
          <w:sz w:val="26"/>
          <w:szCs w:val="26"/>
        </w:rPr>
        <w:t xml:space="preserve"> </w:t>
      </w:r>
      <w:r w:rsidRPr="00B33663">
        <w:rPr>
          <w:sz w:val="26"/>
          <w:szCs w:val="26"/>
        </w:rPr>
        <w:t>have</w:t>
      </w:r>
      <w:r w:rsidRPr="00B33663">
        <w:rPr>
          <w:spacing w:val="17"/>
          <w:sz w:val="26"/>
          <w:szCs w:val="26"/>
        </w:rPr>
        <w:t xml:space="preserve"> </w:t>
      </w:r>
      <w:r w:rsidRPr="00B33663">
        <w:rPr>
          <w:sz w:val="26"/>
          <w:szCs w:val="26"/>
        </w:rPr>
        <w:t>an</w:t>
      </w:r>
      <w:r w:rsidRPr="00B33663">
        <w:rPr>
          <w:spacing w:val="18"/>
          <w:sz w:val="26"/>
          <w:szCs w:val="26"/>
        </w:rPr>
        <w:t xml:space="preserve"> </w:t>
      </w:r>
      <w:r w:rsidRPr="00B33663">
        <w:rPr>
          <w:sz w:val="26"/>
          <w:szCs w:val="26"/>
        </w:rPr>
        <w:t>appropriate</w:t>
      </w:r>
      <w:r w:rsidRPr="00B33663">
        <w:rPr>
          <w:spacing w:val="18"/>
          <w:sz w:val="26"/>
          <w:szCs w:val="26"/>
        </w:rPr>
        <w:t xml:space="preserve"> </w:t>
      </w:r>
      <w:r w:rsidRPr="00B33663">
        <w:rPr>
          <w:sz w:val="26"/>
          <w:szCs w:val="26"/>
        </w:rPr>
        <w:t>logic</w:t>
      </w:r>
      <w:r w:rsidRPr="00B33663">
        <w:rPr>
          <w:spacing w:val="20"/>
          <w:sz w:val="26"/>
          <w:szCs w:val="26"/>
        </w:rPr>
        <w:t xml:space="preserve"> </w:t>
      </w:r>
      <w:r w:rsidRPr="00B33663">
        <w:rPr>
          <w:sz w:val="26"/>
          <w:szCs w:val="26"/>
        </w:rPr>
        <w:t>for</w:t>
      </w:r>
      <w:r w:rsidRPr="00B33663">
        <w:rPr>
          <w:spacing w:val="16"/>
          <w:sz w:val="26"/>
          <w:szCs w:val="26"/>
        </w:rPr>
        <w:t xml:space="preserve"> </w:t>
      </w:r>
      <w:r w:rsidRPr="00B33663">
        <w:rPr>
          <w:sz w:val="26"/>
          <w:szCs w:val="26"/>
        </w:rPr>
        <w:t>reinserting</w:t>
      </w:r>
      <w:r w:rsidRPr="00B33663">
        <w:rPr>
          <w:spacing w:val="17"/>
          <w:sz w:val="26"/>
          <w:szCs w:val="26"/>
        </w:rPr>
        <w:t xml:space="preserve"> </w:t>
      </w:r>
      <w:r w:rsidRPr="00B33663">
        <w:rPr>
          <w:sz w:val="26"/>
          <w:szCs w:val="26"/>
        </w:rPr>
        <w:t>the</w:t>
      </w:r>
      <w:r w:rsidRPr="00B33663">
        <w:rPr>
          <w:spacing w:val="17"/>
          <w:sz w:val="26"/>
          <w:szCs w:val="26"/>
        </w:rPr>
        <w:t xml:space="preserve"> </w:t>
      </w:r>
      <w:r w:rsidRPr="00B33663">
        <w:rPr>
          <w:sz w:val="26"/>
          <w:szCs w:val="26"/>
        </w:rPr>
        <w:t>frames</w:t>
      </w:r>
      <w:r w:rsidRPr="00B33663">
        <w:rPr>
          <w:spacing w:val="16"/>
          <w:sz w:val="26"/>
          <w:szCs w:val="26"/>
        </w:rPr>
        <w:t xml:space="preserve"> </w:t>
      </w:r>
      <w:r w:rsidRPr="00B33663">
        <w:rPr>
          <w:sz w:val="26"/>
          <w:szCs w:val="26"/>
        </w:rPr>
        <w:t>in</w:t>
      </w:r>
      <w:r w:rsidRPr="00B33663">
        <w:rPr>
          <w:spacing w:val="17"/>
          <w:sz w:val="26"/>
          <w:szCs w:val="26"/>
        </w:rPr>
        <w:t xml:space="preserve"> </w:t>
      </w:r>
      <w:r w:rsidRPr="00B33663">
        <w:rPr>
          <w:sz w:val="26"/>
          <w:szCs w:val="26"/>
        </w:rPr>
        <w:t>a</w:t>
      </w:r>
      <w:r w:rsidRPr="00B33663">
        <w:rPr>
          <w:spacing w:val="-62"/>
          <w:sz w:val="26"/>
          <w:szCs w:val="26"/>
        </w:rPr>
        <w:t xml:space="preserve"> </w:t>
      </w:r>
      <w:r w:rsidRPr="00B33663">
        <w:rPr>
          <w:sz w:val="26"/>
          <w:szCs w:val="26"/>
        </w:rPr>
        <w:t>correct</w:t>
      </w:r>
      <w:r w:rsidRPr="00B33663">
        <w:rPr>
          <w:spacing w:val="-1"/>
          <w:sz w:val="26"/>
          <w:szCs w:val="26"/>
        </w:rPr>
        <w:t xml:space="preserve"> </w:t>
      </w:r>
      <w:r w:rsidRPr="00B33663">
        <w:rPr>
          <w:sz w:val="26"/>
          <w:szCs w:val="26"/>
        </w:rPr>
        <w:t>order.</w:t>
      </w:r>
    </w:p>
    <w:p w14:paraId="4A15A4BD" w14:textId="77777777" w:rsidR="00CD7E1A" w:rsidRPr="00B33663" w:rsidRDefault="00A42A03" w:rsidP="00E700C1">
      <w:pPr>
        <w:pStyle w:val="ListParagraph"/>
        <w:numPr>
          <w:ilvl w:val="1"/>
          <w:numId w:val="29"/>
        </w:numPr>
        <w:tabs>
          <w:tab w:val="left" w:pos="1201"/>
        </w:tabs>
        <w:spacing w:before="66" w:line="237" w:lineRule="auto"/>
        <w:ind w:right="643"/>
        <w:rPr>
          <w:sz w:val="26"/>
        </w:rPr>
      </w:pPr>
      <w:r w:rsidRPr="00B33663">
        <w:rPr>
          <w:sz w:val="26"/>
          <w:szCs w:val="26"/>
        </w:rPr>
        <w:t>The</w:t>
      </w:r>
      <w:r w:rsidRPr="00B33663">
        <w:rPr>
          <w:spacing w:val="49"/>
          <w:sz w:val="26"/>
          <w:szCs w:val="26"/>
        </w:rPr>
        <w:t xml:space="preserve"> </w:t>
      </w:r>
      <w:r w:rsidRPr="00B33663">
        <w:rPr>
          <w:sz w:val="26"/>
          <w:szCs w:val="26"/>
        </w:rPr>
        <w:t>sender</w:t>
      </w:r>
      <w:r w:rsidRPr="00B33663">
        <w:rPr>
          <w:spacing w:val="51"/>
          <w:sz w:val="26"/>
          <w:szCs w:val="26"/>
        </w:rPr>
        <w:t xml:space="preserve"> </w:t>
      </w:r>
      <w:r w:rsidRPr="00B33663">
        <w:rPr>
          <w:sz w:val="26"/>
          <w:szCs w:val="26"/>
        </w:rPr>
        <w:t>must</w:t>
      </w:r>
      <w:r w:rsidRPr="00B33663">
        <w:rPr>
          <w:spacing w:val="48"/>
          <w:sz w:val="26"/>
          <w:szCs w:val="26"/>
        </w:rPr>
        <w:t xml:space="preserve"> </w:t>
      </w:r>
      <w:r w:rsidRPr="00B33663">
        <w:rPr>
          <w:sz w:val="26"/>
          <w:szCs w:val="26"/>
        </w:rPr>
        <w:t>consist</w:t>
      </w:r>
      <w:r w:rsidRPr="00B33663">
        <w:rPr>
          <w:spacing w:val="48"/>
          <w:sz w:val="26"/>
          <w:szCs w:val="26"/>
        </w:rPr>
        <w:t xml:space="preserve"> </w:t>
      </w:r>
      <w:r w:rsidRPr="00B33663">
        <w:rPr>
          <w:sz w:val="26"/>
          <w:szCs w:val="26"/>
        </w:rPr>
        <w:t>of</w:t>
      </w:r>
      <w:r w:rsidRPr="00B33663">
        <w:rPr>
          <w:spacing w:val="51"/>
          <w:sz w:val="26"/>
          <w:szCs w:val="26"/>
        </w:rPr>
        <w:t xml:space="preserve"> </w:t>
      </w:r>
      <w:r w:rsidRPr="00B33663">
        <w:rPr>
          <w:sz w:val="26"/>
          <w:szCs w:val="26"/>
        </w:rPr>
        <w:t>a</w:t>
      </w:r>
      <w:r w:rsidRPr="00B33663">
        <w:rPr>
          <w:spacing w:val="49"/>
          <w:sz w:val="26"/>
          <w:szCs w:val="26"/>
        </w:rPr>
        <w:t xml:space="preserve"> </w:t>
      </w:r>
      <w:r w:rsidRPr="00B33663">
        <w:rPr>
          <w:sz w:val="26"/>
          <w:szCs w:val="26"/>
        </w:rPr>
        <w:t>searching</w:t>
      </w:r>
      <w:r w:rsidRPr="00B33663">
        <w:rPr>
          <w:spacing w:val="49"/>
          <w:sz w:val="26"/>
          <w:szCs w:val="26"/>
        </w:rPr>
        <w:t xml:space="preserve"> </w:t>
      </w:r>
      <w:r w:rsidRPr="00B33663">
        <w:rPr>
          <w:sz w:val="26"/>
          <w:szCs w:val="26"/>
        </w:rPr>
        <w:t>mechanism</w:t>
      </w:r>
      <w:r w:rsidRPr="00B33663">
        <w:rPr>
          <w:spacing w:val="46"/>
          <w:sz w:val="26"/>
          <w:szCs w:val="26"/>
        </w:rPr>
        <w:t xml:space="preserve"> </w:t>
      </w:r>
      <w:r w:rsidRPr="00B33663">
        <w:rPr>
          <w:sz w:val="26"/>
          <w:szCs w:val="26"/>
        </w:rPr>
        <w:t>that</w:t>
      </w:r>
      <w:r w:rsidRPr="00B33663">
        <w:rPr>
          <w:spacing w:val="48"/>
          <w:sz w:val="26"/>
          <w:szCs w:val="26"/>
        </w:rPr>
        <w:t xml:space="preserve"> </w:t>
      </w:r>
      <w:r w:rsidRPr="00B33663">
        <w:rPr>
          <w:sz w:val="26"/>
          <w:szCs w:val="26"/>
        </w:rPr>
        <w:t>selects</w:t>
      </w:r>
      <w:r w:rsidRPr="00B33663">
        <w:rPr>
          <w:spacing w:val="49"/>
          <w:sz w:val="26"/>
          <w:szCs w:val="26"/>
        </w:rPr>
        <w:t xml:space="preserve"> </w:t>
      </w:r>
      <w:r w:rsidRPr="00B33663">
        <w:rPr>
          <w:sz w:val="26"/>
          <w:szCs w:val="26"/>
        </w:rPr>
        <w:t>only</w:t>
      </w:r>
      <w:r w:rsidRPr="00B33663">
        <w:rPr>
          <w:spacing w:val="43"/>
          <w:sz w:val="26"/>
          <w:szCs w:val="26"/>
        </w:rPr>
        <w:t xml:space="preserve"> </w:t>
      </w:r>
      <w:r w:rsidRPr="00B33663">
        <w:rPr>
          <w:sz w:val="26"/>
          <w:szCs w:val="26"/>
        </w:rPr>
        <w:t>the</w:t>
      </w:r>
      <w:r w:rsidRPr="00B33663">
        <w:rPr>
          <w:spacing w:val="-62"/>
          <w:sz w:val="26"/>
          <w:szCs w:val="26"/>
        </w:rPr>
        <w:t xml:space="preserve"> </w:t>
      </w:r>
      <w:r w:rsidRPr="00B33663">
        <w:rPr>
          <w:sz w:val="26"/>
          <w:szCs w:val="26"/>
        </w:rPr>
        <w:t>requested</w:t>
      </w:r>
      <w:r w:rsidRPr="00B33663">
        <w:rPr>
          <w:spacing w:val="-2"/>
          <w:sz w:val="26"/>
          <w:szCs w:val="26"/>
        </w:rPr>
        <w:t xml:space="preserve"> </w:t>
      </w:r>
      <w:r w:rsidRPr="00B33663">
        <w:rPr>
          <w:sz w:val="26"/>
          <w:szCs w:val="26"/>
        </w:rPr>
        <w:t>frame for</w:t>
      </w:r>
      <w:r w:rsidRPr="00B33663">
        <w:rPr>
          <w:spacing w:val="-1"/>
          <w:sz w:val="26"/>
          <w:szCs w:val="26"/>
        </w:rPr>
        <w:t xml:space="preserve"> </w:t>
      </w:r>
      <w:r w:rsidRPr="00B33663">
        <w:rPr>
          <w:sz w:val="26"/>
          <w:szCs w:val="26"/>
        </w:rPr>
        <w:t>retransmission.</w:t>
      </w:r>
    </w:p>
    <w:p w14:paraId="722B00AE" w14:textId="77777777" w:rsidR="00CD7E1A" w:rsidRPr="00B33663" w:rsidRDefault="00CD7E1A">
      <w:pPr>
        <w:spacing w:line="237"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42C6D796"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6F61BB65">
          <v:group id="_x0000_s1115" style="width:436.3pt;height:4.45pt;mso-position-horizontal-relative:char;mso-position-vertical-relative:line" coordsize="8726,89">
            <v:shape id="_x0000_s1116" style="position:absolute;width:8726;height:89" coordsize="8726,89" o:spt="100" adj="0,,0" path="m8726,29l,29,,89r8726,l8726,29xm8726,l,,,14r8726,l8726,xe" fillcolor="#612322" stroked="f">
              <v:stroke joinstyle="round"/>
              <v:formulas/>
              <v:path arrowok="t" o:connecttype="segments"/>
            </v:shape>
            <w10:anchorlock/>
          </v:group>
        </w:pict>
      </w:r>
    </w:p>
    <w:p w14:paraId="6E1831B3" w14:textId="77777777" w:rsidR="00CD7E1A" w:rsidRPr="00B33663" w:rsidRDefault="00CD7E1A">
      <w:pPr>
        <w:pStyle w:val="BodyText"/>
        <w:ind w:left="0"/>
        <w:rPr>
          <w:sz w:val="20"/>
        </w:rPr>
      </w:pPr>
    </w:p>
    <w:p w14:paraId="7DAB1F09" w14:textId="77777777" w:rsidR="00CD7E1A" w:rsidRPr="00B33663" w:rsidRDefault="00A42A03">
      <w:pPr>
        <w:pStyle w:val="BodyText"/>
        <w:ind w:left="0"/>
        <w:rPr>
          <w:sz w:val="21"/>
        </w:rPr>
      </w:pPr>
      <w:r w:rsidRPr="00B33663">
        <w:rPr>
          <w:noProof/>
          <w:lang w:val="en-IN" w:eastAsia="en-IN"/>
        </w:rPr>
        <w:drawing>
          <wp:anchor distT="0" distB="0" distL="0" distR="0" simplePos="0" relativeHeight="251639296" behindDoc="0" locked="0" layoutInCell="1" allowOverlap="1" wp14:anchorId="79A2139D" wp14:editId="07777777">
            <wp:simplePos x="0" y="0"/>
            <wp:positionH relativeFrom="page">
              <wp:posOffset>2105633</wp:posOffset>
            </wp:positionH>
            <wp:positionV relativeFrom="paragraph">
              <wp:posOffset>178358</wp:posOffset>
            </wp:positionV>
            <wp:extent cx="3839392" cy="2415539"/>
            <wp:effectExtent l="0" t="0" r="0" b="0"/>
            <wp:wrapTopAndBottom/>
            <wp:docPr id="69"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6.jpeg"/>
                    <pic:cNvPicPr/>
                  </pic:nvPicPr>
                  <pic:blipFill>
                    <a:blip r:embed="rId42" cstate="print"/>
                    <a:stretch>
                      <a:fillRect/>
                    </a:stretch>
                  </pic:blipFill>
                  <pic:spPr>
                    <a:xfrm>
                      <a:off x="0" y="0"/>
                      <a:ext cx="3839392" cy="2415539"/>
                    </a:xfrm>
                    <a:prstGeom prst="rect">
                      <a:avLst/>
                    </a:prstGeom>
                  </pic:spPr>
                </pic:pic>
              </a:graphicData>
            </a:graphic>
          </wp:anchor>
        </w:drawing>
      </w:r>
    </w:p>
    <w:p w14:paraId="54E11D2A" w14:textId="77777777" w:rsidR="00CD7E1A" w:rsidRPr="00B33663" w:rsidRDefault="00CD7E1A">
      <w:pPr>
        <w:pStyle w:val="BodyText"/>
        <w:spacing w:before="8"/>
        <w:ind w:left="0"/>
      </w:pPr>
    </w:p>
    <w:p w14:paraId="0DE55C90" w14:textId="77777777" w:rsidR="00CD7E1A" w:rsidRPr="00B33663" w:rsidRDefault="00A42A03" w:rsidP="00E700C1">
      <w:pPr>
        <w:pStyle w:val="ListParagraph"/>
        <w:numPr>
          <w:ilvl w:val="1"/>
          <w:numId w:val="29"/>
        </w:numPr>
        <w:tabs>
          <w:tab w:val="left" w:pos="1201"/>
        </w:tabs>
        <w:spacing w:before="93" w:line="235" w:lineRule="auto"/>
        <w:ind w:right="634"/>
        <w:rPr>
          <w:sz w:val="26"/>
        </w:rPr>
      </w:pPr>
      <w:r w:rsidRPr="00B33663">
        <w:rPr>
          <w:sz w:val="26"/>
          <w:szCs w:val="26"/>
        </w:rPr>
        <w:t>In</w:t>
      </w:r>
      <w:r w:rsidRPr="00B33663">
        <w:rPr>
          <w:spacing w:val="11"/>
          <w:sz w:val="26"/>
          <w:szCs w:val="26"/>
        </w:rPr>
        <w:t xml:space="preserve"> </w:t>
      </w:r>
      <w:r w:rsidRPr="00B33663">
        <w:rPr>
          <w:sz w:val="26"/>
          <w:szCs w:val="26"/>
        </w:rPr>
        <w:t>the</w:t>
      </w:r>
      <w:r w:rsidRPr="00B33663">
        <w:rPr>
          <w:spacing w:val="12"/>
          <w:sz w:val="26"/>
          <w:szCs w:val="26"/>
        </w:rPr>
        <w:t xml:space="preserve"> </w:t>
      </w:r>
      <w:r w:rsidRPr="00B33663">
        <w:rPr>
          <w:sz w:val="26"/>
          <w:szCs w:val="26"/>
        </w:rPr>
        <w:t>above</w:t>
      </w:r>
      <w:r w:rsidRPr="00B33663">
        <w:rPr>
          <w:spacing w:val="12"/>
          <w:sz w:val="26"/>
          <w:szCs w:val="26"/>
        </w:rPr>
        <w:t xml:space="preserve"> </w:t>
      </w:r>
      <w:r w:rsidRPr="00B33663">
        <w:rPr>
          <w:sz w:val="26"/>
          <w:szCs w:val="26"/>
        </w:rPr>
        <w:t>figure,</w:t>
      </w:r>
      <w:r w:rsidRPr="00B33663">
        <w:rPr>
          <w:spacing w:val="14"/>
          <w:sz w:val="26"/>
          <w:szCs w:val="26"/>
        </w:rPr>
        <w:t xml:space="preserve"> </w:t>
      </w:r>
      <w:r w:rsidRPr="00B33663">
        <w:rPr>
          <w:sz w:val="26"/>
          <w:szCs w:val="26"/>
        </w:rPr>
        <w:t>three</w:t>
      </w:r>
      <w:r w:rsidRPr="00B33663">
        <w:rPr>
          <w:spacing w:val="12"/>
          <w:sz w:val="26"/>
          <w:szCs w:val="26"/>
        </w:rPr>
        <w:t xml:space="preserve"> </w:t>
      </w:r>
      <w:r w:rsidRPr="00B33663">
        <w:rPr>
          <w:sz w:val="26"/>
          <w:szCs w:val="26"/>
        </w:rPr>
        <w:t>frames</w:t>
      </w:r>
      <w:r w:rsidRPr="00B33663">
        <w:rPr>
          <w:spacing w:val="14"/>
          <w:sz w:val="26"/>
          <w:szCs w:val="26"/>
        </w:rPr>
        <w:t xml:space="preserve"> </w:t>
      </w:r>
      <w:r w:rsidRPr="00B33663">
        <w:rPr>
          <w:sz w:val="26"/>
          <w:szCs w:val="26"/>
        </w:rPr>
        <w:t>(Data</w:t>
      </w:r>
      <w:r w:rsidRPr="00B33663">
        <w:rPr>
          <w:spacing w:val="14"/>
          <w:sz w:val="26"/>
          <w:szCs w:val="26"/>
        </w:rPr>
        <w:t xml:space="preserve"> </w:t>
      </w:r>
      <w:r w:rsidRPr="00B33663">
        <w:rPr>
          <w:sz w:val="26"/>
          <w:szCs w:val="26"/>
        </w:rPr>
        <w:t>0,1,2)</w:t>
      </w:r>
      <w:r w:rsidRPr="00B33663">
        <w:rPr>
          <w:spacing w:val="16"/>
          <w:sz w:val="26"/>
          <w:szCs w:val="26"/>
        </w:rPr>
        <w:t xml:space="preserve"> </w:t>
      </w:r>
      <w:r w:rsidRPr="00B33663">
        <w:rPr>
          <w:sz w:val="26"/>
          <w:szCs w:val="26"/>
        </w:rPr>
        <w:t>have</w:t>
      </w:r>
      <w:r w:rsidRPr="00B33663">
        <w:rPr>
          <w:spacing w:val="12"/>
          <w:sz w:val="26"/>
          <w:szCs w:val="26"/>
        </w:rPr>
        <w:t xml:space="preserve"> </w:t>
      </w:r>
      <w:r w:rsidRPr="00B33663">
        <w:rPr>
          <w:sz w:val="26"/>
          <w:szCs w:val="26"/>
        </w:rPr>
        <w:t>been</w:t>
      </w:r>
      <w:r w:rsidRPr="00B33663">
        <w:rPr>
          <w:spacing w:val="20"/>
          <w:sz w:val="26"/>
          <w:szCs w:val="26"/>
        </w:rPr>
        <w:t xml:space="preserve"> </w:t>
      </w:r>
      <w:r w:rsidRPr="00B33663">
        <w:rPr>
          <w:sz w:val="26"/>
          <w:szCs w:val="26"/>
        </w:rPr>
        <w:t>transmitted</w:t>
      </w:r>
      <w:r w:rsidRPr="00B33663">
        <w:rPr>
          <w:spacing w:val="14"/>
          <w:sz w:val="26"/>
          <w:szCs w:val="26"/>
        </w:rPr>
        <w:t xml:space="preserve"> </w:t>
      </w:r>
      <w:r w:rsidRPr="00B33663">
        <w:rPr>
          <w:sz w:val="26"/>
          <w:szCs w:val="26"/>
        </w:rPr>
        <w:t>before</w:t>
      </w:r>
      <w:r w:rsidRPr="00B33663">
        <w:rPr>
          <w:spacing w:val="-62"/>
          <w:sz w:val="26"/>
          <w:szCs w:val="26"/>
        </w:rPr>
        <w:t xml:space="preserve"> </w:t>
      </w:r>
      <w:r w:rsidRPr="00B33663">
        <w:rPr>
          <w:sz w:val="26"/>
          <w:szCs w:val="26"/>
        </w:rPr>
        <w:t>an</w:t>
      </w:r>
      <w:r w:rsidRPr="00B33663">
        <w:rPr>
          <w:spacing w:val="-1"/>
          <w:sz w:val="26"/>
          <w:szCs w:val="26"/>
        </w:rPr>
        <w:t xml:space="preserve"> </w:t>
      </w:r>
      <w:r w:rsidRPr="00B33663">
        <w:rPr>
          <w:sz w:val="26"/>
          <w:szCs w:val="26"/>
        </w:rPr>
        <w:t>error discovered in the third</w:t>
      </w:r>
      <w:r w:rsidRPr="00B33663">
        <w:rPr>
          <w:spacing w:val="-1"/>
          <w:sz w:val="26"/>
          <w:szCs w:val="26"/>
        </w:rPr>
        <w:t xml:space="preserve"> </w:t>
      </w:r>
      <w:r w:rsidRPr="00B33663">
        <w:rPr>
          <w:sz w:val="26"/>
          <w:szCs w:val="26"/>
        </w:rPr>
        <w:t>frame.</w:t>
      </w:r>
    </w:p>
    <w:p w14:paraId="40A3EF0B" w14:textId="77777777" w:rsidR="00CD7E1A" w:rsidRPr="00B33663" w:rsidRDefault="00A42A03" w:rsidP="00E700C1">
      <w:pPr>
        <w:pStyle w:val="ListParagraph"/>
        <w:numPr>
          <w:ilvl w:val="1"/>
          <w:numId w:val="29"/>
        </w:numPr>
        <w:tabs>
          <w:tab w:val="left" w:pos="1201"/>
        </w:tabs>
        <w:spacing w:before="8" w:line="235" w:lineRule="auto"/>
        <w:ind w:right="642"/>
        <w:rPr>
          <w:sz w:val="26"/>
        </w:rPr>
      </w:pPr>
      <w:r w:rsidRPr="00B33663">
        <w:rPr>
          <w:sz w:val="26"/>
          <w:szCs w:val="26"/>
        </w:rPr>
        <w:t>The</w:t>
      </w:r>
      <w:r w:rsidRPr="00B33663">
        <w:rPr>
          <w:spacing w:val="26"/>
          <w:sz w:val="26"/>
          <w:szCs w:val="26"/>
        </w:rPr>
        <w:t xml:space="preserve"> </w:t>
      </w:r>
      <w:r w:rsidRPr="00B33663">
        <w:rPr>
          <w:sz w:val="26"/>
          <w:szCs w:val="26"/>
        </w:rPr>
        <w:t>receiver</w:t>
      </w:r>
      <w:r w:rsidRPr="00B33663">
        <w:rPr>
          <w:spacing w:val="27"/>
          <w:sz w:val="26"/>
          <w:szCs w:val="26"/>
        </w:rPr>
        <w:t xml:space="preserve"> </w:t>
      </w:r>
      <w:r w:rsidRPr="00B33663">
        <w:rPr>
          <w:sz w:val="26"/>
          <w:szCs w:val="26"/>
        </w:rPr>
        <w:t>discovers</w:t>
      </w:r>
      <w:r w:rsidRPr="00B33663">
        <w:rPr>
          <w:spacing w:val="28"/>
          <w:sz w:val="26"/>
          <w:szCs w:val="26"/>
        </w:rPr>
        <w:t xml:space="preserve"> </w:t>
      </w:r>
      <w:r w:rsidRPr="00B33663">
        <w:rPr>
          <w:sz w:val="26"/>
          <w:szCs w:val="26"/>
        </w:rPr>
        <w:t>the</w:t>
      </w:r>
      <w:r w:rsidRPr="00B33663">
        <w:rPr>
          <w:spacing w:val="27"/>
          <w:sz w:val="26"/>
          <w:szCs w:val="26"/>
        </w:rPr>
        <w:t xml:space="preserve"> </w:t>
      </w:r>
      <w:r w:rsidRPr="00B33663">
        <w:rPr>
          <w:sz w:val="26"/>
          <w:szCs w:val="26"/>
        </w:rPr>
        <w:t>error</w:t>
      </w:r>
      <w:r w:rsidRPr="00B33663">
        <w:rPr>
          <w:spacing w:val="26"/>
          <w:sz w:val="26"/>
          <w:szCs w:val="26"/>
        </w:rPr>
        <w:t xml:space="preserve"> </w:t>
      </w:r>
      <w:r w:rsidRPr="00B33663">
        <w:rPr>
          <w:sz w:val="26"/>
          <w:szCs w:val="26"/>
        </w:rPr>
        <w:t>in</w:t>
      </w:r>
      <w:r w:rsidRPr="00B33663">
        <w:rPr>
          <w:spacing w:val="27"/>
          <w:sz w:val="26"/>
          <w:szCs w:val="26"/>
        </w:rPr>
        <w:t xml:space="preserve"> </w:t>
      </w:r>
      <w:r w:rsidRPr="00B33663">
        <w:rPr>
          <w:sz w:val="26"/>
          <w:szCs w:val="26"/>
        </w:rPr>
        <w:t>Data</w:t>
      </w:r>
      <w:r w:rsidRPr="00B33663">
        <w:rPr>
          <w:spacing w:val="26"/>
          <w:sz w:val="26"/>
          <w:szCs w:val="26"/>
        </w:rPr>
        <w:t xml:space="preserve"> </w:t>
      </w:r>
      <w:r w:rsidRPr="00B33663">
        <w:rPr>
          <w:sz w:val="26"/>
          <w:szCs w:val="26"/>
        </w:rPr>
        <w:t>2</w:t>
      </w:r>
      <w:r w:rsidRPr="00B33663">
        <w:rPr>
          <w:spacing w:val="27"/>
          <w:sz w:val="26"/>
          <w:szCs w:val="26"/>
        </w:rPr>
        <w:t xml:space="preserve"> </w:t>
      </w:r>
      <w:r w:rsidRPr="00B33663">
        <w:rPr>
          <w:sz w:val="26"/>
          <w:szCs w:val="26"/>
        </w:rPr>
        <w:t>frame,</w:t>
      </w:r>
      <w:r w:rsidRPr="00B33663">
        <w:rPr>
          <w:spacing w:val="26"/>
          <w:sz w:val="26"/>
          <w:szCs w:val="26"/>
        </w:rPr>
        <w:t xml:space="preserve"> </w:t>
      </w:r>
      <w:r w:rsidRPr="00B33663">
        <w:rPr>
          <w:sz w:val="26"/>
          <w:szCs w:val="26"/>
        </w:rPr>
        <w:t>so</w:t>
      </w:r>
      <w:r w:rsidRPr="00B33663">
        <w:rPr>
          <w:spacing w:val="27"/>
          <w:sz w:val="26"/>
          <w:szCs w:val="26"/>
        </w:rPr>
        <w:t xml:space="preserve"> </w:t>
      </w:r>
      <w:r w:rsidRPr="00B33663">
        <w:rPr>
          <w:sz w:val="26"/>
          <w:szCs w:val="26"/>
        </w:rPr>
        <w:t>it</w:t>
      </w:r>
      <w:r w:rsidRPr="00B33663">
        <w:rPr>
          <w:spacing w:val="26"/>
          <w:sz w:val="26"/>
          <w:szCs w:val="26"/>
        </w:rPr>
        <w:t xml:space="preserve"> </w:t>
      </w:r>
      <w:r w:rsidRPr="00B33663">
        <w:rPr>
          <w:sz w:val="26"/>
          <w:szCs w:val="26"/>
        </w:rPr>
        <w:t>returns</w:t>
      </w:r>
      <w:r w:rsidRPr="00B33663">
        <w:rPr>
          <w:spacing w:val="27"/>
          <w:sz w:val="26"/>
          <w:szCs w:val="26"/>
        </w:rPr>
        <w:t xml:space="preserve"> </w:t>
      </w:r>
      <w:r w:rsidRPr="00B33663">
        <w:rPr>
          <w:sz w:val="26"/>
          <w:szCs w:val="26"/>
        </w:rPr>
        <w:t>the</w:t>
      </w:r>
      <w:r w:rsidRPr="00B33663">
        <w:rPr>
          <w:spacing w:val="26"/>
          <w:sz w:val="26"/>
          <w:szCs w:val="26"/>
        </w:rPr>
        <w:t xml:space="preserve"> </w:t>
      </w:r>
      <w:r w:rsidRPr="00B33663">
        <w:rPr>
          <w:sz w:val="26"/>
          <w:szCs w:val="26"/>
        </w:rPr>
        <w:t>NAK</w:t>
      </w:r>
      <w:r w:rsidRPr="00B33663">
        <w:rPr>
          <w:spacing w:val="27"/>
          <w:sz w:val="26"/>
          <w:szCs w:val="26"/>
        </w:rPr>
        <w:t xml:space="preserve"> </w:t>
      </w:r>
      <w:r w:rsidRPr="00B33663">
        <w:rPr>
          <w:sz w:val="26"/>
          <w:szCs w:val="26"/>
        </w:rPr>
        <w:t>2</w:t>
      </w:r>
      <w:r w:rsidRPr="00B33663">
        <w:rPr>
          <w:spacing w:val="-62"/>
          <w:sz w:val="26"/>
          <w:szCs w:val="26"/>
        </w:rPr>
        <w:t xml:space="preserve"> </w:t>
      </w:r>
      <w:r w:rsidRPr="00B33663">
        <w:rPr>
          <w:sz w:val="26"/>
          <w:szCs w:val="26"/>
        </w:rPr>
        <w:t>frame.</w:t>
      </w:r>
    </w:p>
    <w:p w14:paraId="1DB99036" w14:textId="77777777" w:rsidR="00CD7E1A" w:rsidRPr="00B33663" w:rsidRDefault="00A42A03" w:rsidP="00E700C1">
      <w:pPr>
        <w:pStyle w:val="ListParagraph"/>
        <w:numPr>
          <w:ilvl w:val="1"/>
          <w:numId w:val="29"/>
        </w:numPr>
        <w:tabs>
          <w:tab w:val="left" w:pos="1201"/>
        </w:tabs>
        <w:spacing w:before="3" w:line="301" w:lineRule="exact"/>
        <w:ind w:hanging="361"/>
        <w:rPr>
          <w:sz w:val="26"/>
        </w:rPr>
      </w:pPr>
      <w:r w:rsidRPr="00B33663">
        <w:rPr>
          <w:sz w:val="26"/>
          <w:szCs w:val="26"/>
        </w:rPr>
        <w:t>The</w:t>
      </w:r>
      <w:r w:rsidRPr="00B33663">
        <w:rPr>
          <w:spacing w:val="-2"/>
          <w:sz w:val="26"/>
          <w:szCs w:val="26"/>
        </w:rPr>
        <w:t xml:space="preserve"> </w:t>
      </w:r>
      <w:r w:rsidRPr="00B33663">
        <w:rPr>
          <w:sz w:val="26"/>
          <w:szCs w:val="26"/>
        </w:rPr>
        <w:t>damaged</w:t>
      </w:r>
      <w:r w:rsidRPr="00B33663">
        <w:rPr>
          <w:spacing w:val="-1"/>
          <w:sz w:val="26"/>
          <w:szCs w:val="26"/>
        </w:rPr>
        <w:t xml:space="preserve"> </w:t>
      </w:r>
      <w:r w:rsidRPr="00B33663">
        <w:rPr>
          <w:sz w:val="26"/>
          <w:szCs w:val="26"/>
        </w:rPr>
        <w:t>frame</w:t>
      </w:r>
      <w:r w:rsidRPr="00B33663">
        <w:rPr>
          <w:spacing w:val="2"/>
          <w:sz w:val="26"/>
          <w:szCs w:val="26"/>
        </w:rPr>
        <w:t xml:space="preserve"> </w:t>
      </w:r>
      <w:r w:rsidRPr="00B33663">
        <w:rPr>
          <w:sz w:val="26"/>
          <w:szCs w:val="26"/>
        </w:rPr>
        <w:t>only</w:t>
      </w:r>
      <w:r w:rsidRPr="00B33663">
        <w:rPr>
          <w:spacing w:val="-6"/>
          <w:sz w:val="26"/>
          <w:szCs w:val="26"/>
        </w:rPr>
        <w:t xml:space="preserve"> </w:t>
      </w:r>
      <w:r w:rsidRPr="00B33663">
        <w:rPr>
          <w:sz w:val="26"/>
          <w:szCs w:val="26"/>
        </w:rPr>
        <w:t>(Data</w:t>
      </w:r>
      <w:r w:rsidRPr="00B33663">
        <w:rPr>
          <w:spacing w:val="-2"/>
          <w:sz w:val="26"/>
          <w:szCs w:val="26"/>
        </w:rPr>
        <w:t xml:space="preserve"> </w:t>
      </w:r>
      <w:r w:rsidRPr="00B33663">
        <w:rPr>
          <w:sz w:val="26"/>
          <w:szCs w:val="26"/>
        </w:rPr>
        <w:t>2)</w:t>
      </w:r>
      <w:r w:rsidRPr="00B33663">
        <w:rPr>
          <w:spacing w:val="-1"/>
          <w:sz w:val="26"/>
          <w:szCs w:val="26"/>
        </w:rPr>
        <w:t xml:space="preserve"> </w:t>
      </w:r>
      <w:r w:rsidRPr="00B33663">
        <w:rPr>
          <w:sz w:val="26"/>
          <w:szCs w:val="26"/>
        </w:rPr>
        <w:t>is</w:t>
      </w:r>
      <w:r w:rsidRPr="00B33663">
        <w:rPr>
          <w:spacing w:val="-1"/>
          <w:sz w:val="26"/>
          <w:szCs w:val="26"/>
        </w:rPr>
        <w:t xml:space="preserve"> </w:t>
      </w:r>
      <w:r w:rsidRPr="00B33663">
        <w:rPr>
          <w:sz w:val="26"/>
          <w:szCs w:val="26"/>
        </w:rPr>
        <w:t>discarded.</w:t>
      </w:r>
    </w:p>
    <w:p w14:paraId="7B9234FC" w14:textId="77777777" w:rsidR="00CD7E1A" w:rsidRPr="00B33663" w:rsidRDefault="00A42A03" w:rsidP="00E700C1">
      <w:pPr>
        <w:pStyle w:val="ListParagraph"/>
        <w:numPr>
          <w:ilvl w:val="1"/>
          <w:numId w:val="29"/>
        </w:numPr>
        <w:tabs>
          <w:tab w:val="left" w:pos="1201"/>
        </w:tabs>
        <w:spacing w:line="299" w:lineRule="exact"/>
        <w:ind w:hanging="361"/>
        <w:rPr>
          <w:sz w:val="26"/>
        </w:rPr>
      </w:pPr>
      <w:r w:rsidRPr="00B33663">
        <w:rPr>
          <w:sz w:val="26"/>
          <w:szCs w:val="26"/>
        </w:rPr>
        <w:t>The</w:t>
      </w:r>
      <w:r w:rsidRPr="00B33663">
        <w:rPr>
          <w:spacing w:val="-2"/>
          <w:sz w:val="26"/>
          <w:szCs w:val="26"/>
        </w:rPr>
        <w:t xml:space="preserve"> </w:t>
      </w:r>
      <w:r w:rsidRPr="00B33663">
        <w:rPr>
          <w:sz w:val="26"/>
          <w:szCs w:val="26"/>
        </w:rPr>
        <w:t>other subsequent</w:t>
      </w:r>
      <w:r w:rsidRPr="00B33663">
        <w:rPr>
          <w:spacing w:val="-1"/>
          <w:sz w:val="26"/>
          <w:szCs w:val="26"/>
        </w:rPr>
        <w:t xml:space="preserve"> </w:t>
      </w:r>
      <w:r w:rsidRPr="00B33663">
        <w:rPr>
          <w:sz w:val="26"/>
          <w:szCs w:val="26"/>
        </w:rPr>
        <w:t>frames</w:t>
      </w:r>
      <w:r w:rsidRPr="00B33663">
        <w:rPr>
          <w:spacing w:val="-2"/>
          <w:sz w:val="26"/>
          <w:szCs w:val="26"/>
        </w:rPr>
        <w:t xml:space="preserve"> </w:t>
      </w:r>
      <w:r w:rsidRPr="00B33663">
        <w:rPr>
          <w:sz w:val="26"/>
          <w:szCs w:val="26"/>
        </w:rPr>
        <w:t>(Data</w:t>
      </w:r>
      <w:r w:rsidRPr="00B33663">
        <w:rPr>
          <w:spacing w:val="2"/>
          <w:sz w:val="26"/>
          <w:szCs w:val="26"/>
        </w:rPr>
        <w:t xml:space="preserve"> </w:t>
      </w:r>
      <w:r w:rsidRPr="00B33663">
        <w:rPr>
          <w:sz w:val="26"/>
          <w:szCs w:val="26"/>
        </w:rPr>
        <w:t>3,4)</w:t>
      </w:r>
      <w:r w:rsidRPr="00B33663">
        <w:rPr>
          <w:spacing w:val="-2"/>
          <w:sz w:val="26"/>
          <w:szCs w:val="26"/>
        </w:rPr>
        <w:t xml:space="preserve"> </w:t>
      </w:r>
      <w:r w:rsidRPr="00B33663">
        <w:rPr>
          <w:sz w:val="26"/>
          <w:szCs w:val="26"/>
        </w:rPr>
        <w:t>are</w:t>
      </w:r>
      <w:r w:rsidRPr="00B33663">
        <w:rPr>
          <w:spacing w:val="-1"/>
          <w:sz w:val="26"/>
          <w:szCs w:val="26"/>
        </w:rPr>
        <w:t xml:space="preserve"> </w:t>
      </w:r>
      <w:r w:rsidRPr="00B33663">
        <w:rPr>
          <w:sz w:val="26"/>
          <w:szCs w:val="26"/>
        </w:rPr>
        <w:t>accepted.</w:t>
      </w:r>
    </w:p>
    <w:p w14:paraId="396DF6A7" w14:textId="77777777" w:rsidR="00CD7E1A" w:rsidRPr="00B33663" w:rsidRDefault="00A42A03" w:rsidP="00E700C1">
      <w:pPr>
        <w:pStyle w:val="ListParagraph"/>
        <w:numPr>
          <w:ilvl w:val="1"/>
          <w:numId w:val="29"/>
        </w:numPr>
        <w:tabs>
          <w:tab w:val="left" w:pos="1265"/>
          <w:tab w:val="left" w:pos="1266"/>
        </w:tabs>
        <w:spacing w:line="300" w:lineRule="exact"/>
        <w:ind w:left="1265" w:hanging="426"/>
        <w:rPr>
          <w:sz w:val="26"/>
        </w:rPr>
      </w:pPr>
      <w:r w:rsidRPr="00B33663">
        <w:rPr>
          <w:sz w:val="26"/>
          <w:szCs w:val="26"/>
        </w:rPr>
        <w:t>Therefore,</w:t>
      </w:r>
      <w:r w:rsidRPr="00B33663">
        <w:rPr>
          <w:spacing w:val="-3"/>
          <w:sz w:val="26"/>
          <w:szCs w:val="26"/>
        </w:rPr>
        <w:t xml:space="preserve"> </w:t>
      </w:r>
      <w:r w:rsidRPr="00B33663">
        <w:rPr>
          <w:sz w:val="26"/>
          <w:szCs w:val="26"/>
        </w:rPr>
        <w:t>the</w:t>
      </w:r>
      <w:r w:rsidRPr="00B33663">
        <w:rPr>
          <w:spacing w:val="-1"/>
          <w:sz w:val="26"/>
          <w:szCs w:val="26"/>
        </w:rPr>
        <w:t xml:space="preserve"> </w:t>
      </w:r>
      <w:r w:rsidRPr="00B33663">
        <w:rPr>
          <w:sz w:val="26"/>
          <w:szCs w:val="26"/>
        </w:rPr>
        <w:t>sender retransmits only</w:t>
      </w:r>
      <w:r w:rsidRPr="00B33663">
        <w:rPr>
          <w:spacing w:val="-7"/>
          <w:sz w:val="26"/>
          <w:szCs w:val="26"/>
        </w:rPr>
        <w:t xml:space="preserve"> </w:t>
      </w:r>
      <w:r w:rsidRPr="00B33663">
        <w:rPr>
          <w:sz w:val="26"/>
          <w:szCs w:val="26"/>
        </w:rPr>
        <w:t>the</w:t>
      </w:r>
      <w:r w:rsidRPr="00B33663">
        <w:rPr>
          <w:spacing w:val="-1"/>
          <w:sz w:val="26"/>
          <w:szCs w:val="26"/>
        </w:rPr>
        <w:t xml:space="preserve"> </w:t>
      </w:r>
      <w:r w:rsidRPr="00B33663">
        <w:rPr>
          <w:sz w:val="26"/>
          <w:szCs w:val="26"/>
        </w:rPr>
        <w:t>damaged</w:t>
      </w:r>
      <w:r w:rsidRPr="00B33663">
        <w:rPr>
          <w:spacing w:val="-2"/>
          <w:sz w:val="26"/>
          <w:szCs w:val="26"/>
        </w:rPr>
        <w:t xml:space="preserve"> </w:t>
      </w:r>
      <w:r w:rsidRPr="00B33663">
        <w:rPr>
          <w:sz w:val="26"/>
          <w:szCs w:val="26"/>
        </w:rPr>
        <w:t>frame (Data2).</w:t>
      </w:r>
    </w:p>
    <w:p w14:paraId="353CE372" w14:textId="77777777" w:rsidR="00CD7E1A" w:rsidRPr="00B33663" w:rsidRDefault="00EB3154">
      <w:pPr>
        <w:pStyle w:val="BodyText"/>
        <w:spacing w:before="9"/>
        <w:ind w:left="0"/>
        <w:rPr>
          <w:sz w:val="24"/>
        </w:rPr>
      </w:pPr>
      <w:r w:rsidRPr="00B33663">
        <w:pict w14:anchorId="3F265A42">
          <v:rect id="_x0000_s1114" style="position:absolute;margin-left:88.6pt;margin-top:16.2pt;width:436.3pt;height:1.45pt;z-index:-15696384;mso-wrap-distance-left:0;mso-wrap-distance-right:0;mso-position-horizontal-relative:page" fillcolor="black" stroked="f">
            <w10:wrap type="topAndBottom" anchorx="page"/>
          </v:rect>
        </w:pict>
      </w:r>
      <w:r w:rsidRPr="00B33663">
        <w:pict w14:anchorId="206CBC63">
          <v:shape id="_x0000_s1113" type="#_x0000_t202" style="position:absolute;margin-left:88.6pt;margin-top:32.65pt;width:436.3pt;height:17.2pt;z-index:-15695872;mso-wrap-distance-left:0;mso-wrap-distance-right:0;mso-position-horizontal-relative:page" fillcolor="#d9d9d9" stroked="f">
            <v:textbox inset="0,0,0,0">
              <w:txbxContent>
                <w:p w14:paraId="51E9DDE1" w14:textId="77777777" w:rsidR="00EB3154" w:rsidRDefault="00EB3154">
                  <w:pPr>
                    <w:tabs>
                      <w:tab w:val="left" w:pos="2321"/>
                    </w:tabs>
                    <w:spacing w:line="344" w:lineRule="exact"/>
                    <w:ind w:left="1601"/>
                    <w:rPr>
                      <w:b/>
                      <w:sz w:val="30"/>
                    </w:rPr>
                  </w:pPr>
                  <w:r>
                    <w:rPr>
                      <w:b/>
                      <w:sz w:val="30"/>
                    </w:rPr>
                    <w:t>4.</w:t>
                  </w:r>
                  <w:r>
                    <w:rPr>
                      <w:b/>
                      <w:sz w:val="30"/>
                    </w:rPr>
                    <w:tab/>
                  </w:r>
                  <w:r>
                    <w:rPr>
                      <w:b/>
                      <w:sz w:val="30"/>
                      <w:u w:val="thick"/>
                    </w:rPr>
                    <w:t>DATA-LINK</w:t>
                  </w:r>
                  <w:r>
                    <w:rPr>
                      <w:b/>
                      <w:spacing w:val="-3"/>
                      <w:sz w:val="30"/>
                      <w:u w:val="thick"/>
                    </w:rPr>
                    <w:t xml:space="preserve"> </w:t>
                  </w:r>
                  <w:r>
                    <w:rPr>
                      <w:b/>
                      <w:sz w:val="30"/>
                      <w:u w:val="thick"/>
                    </w:rPr>
                    <w:t>LAYER</w:t>
                  </w:r>
                  <w:r>
                    <w:rPr>
                      <w:b/>
                      <w:spacing w:val="-5"/>
                      <w:sz w:val="30"/>
                      <w:u w:val="thick"/>
                    </w:rPr>
                    <w:t xml:space="preserve"> </w:t>
                  </w:r>
                  <w:r>
                    <w:rPr>
                      <w:b/>
                      <w:sz w:val="30"/>
                      <w:u w:val="thick"/>
                    </w:rPr>
                    <w:t>PROTOCOLS</w:t>
                  </w:r>
                </w:p>
              </w:txbxContent>
            </v:textbox>
            <w10:wrap type="topAndBottom" anchorx="page"/>
          </v:shape>
        </w:pict>
      </w:r>
    </w:p>
    <w:p w14:paraId="31126E5D" w14:textId="77777777" w:rsidR="00CD7E1A" w:rsidRPr="00B33663" w:rsidRDefault="00CD7E1A">
      <w:pPr>
        <w:pStyle w:val="BodyText"/>
        <w:spacing w:before="5"/>
        <w:ind w:left="0"/>
        <w:rPr>
          <w:sz w:val="21"/>
        </w:rPr>
      </w:pPr>
    </w:p>
    <w:p w14:paraId="2DE403A5" w14:textId="77777777" w:rsidR="00CD7E1A" w:rsidRPr="00B33663" w:rsidRDefault="00CD7E1A">
      <w:pPr>
        <w:pStyle w:val="BodyText"/>
        <w:spacing w:before="5"/>
        <w:ind w:left="0"/>
        <w:rPr>
          <w:sz w:val="16"/>
        </w:rPr>
      </w:pPr>
    </w:p>
    <w:p w14:paraId="399C67BF" w14:textId="77777777" w:rsidR="00CD7E1A" w:rsidRPr="00B33663" w:rsidRDefault="00A42A03">
      <w:pPr>
        <w:pStyle w:val="BodyText"/>
        <w:spacing w:before="88" w:line="360" w:lineRule="auto"/>
        <w:ind w:left="545" w:right="2517" w:hanging="65"/>
      </w:pPr>
      <w:r w:rsidRPr="00B33663">
        <w:t>Four protocols have been defined for the data-link layer controls.</w:t>
      </w:r>
      <w:r w:rsidRPr="00B33663">
        <w:rPr>
          <w:spacing w:val="-62"/>
        </w:rPr>
        <w:t xml:space="preserve"> </w:t>
      </w:r>
      <w:r w:rsidRPr="00B33663">
        <w:t>They</w:t>
      </w:r>
      <w:r w:rsidRPr="00B33663">
        <w:rPr>
          <w:spacing w:val="-6"/>
        </w:rPr>
        <w:t xml:space="preserve"> </w:t>
      </w:r>
      <w:r w:rsidRPr="00B33663">
        <w:t>are</w:t>
      </w:r>
    </w:p>
    <w:p w14:paraId="08139683" w14:textId="77777777" w:rsidR="00CD7E1A" w:rsidRPr="00B33663" w:rsidRDefault="00A42A03" w:rsidP="00E700C1">
      <w:pPr>
        <w:pStyle w:val="ListParagraph"/>
        <w:numPr>
          <w:ilvl w:val="0"/>
          <w:numId w:val="28"/>
        </w:numPr>
        <w:tabs>
          <w:tab w:val="left" w:pos="1201"/>
        </w:tabs>
        <w:spacing w:before="1"/>
        <w:ind w:hanging="361"/>
        <w:rPr>
          <w:sz w:val="26"/>
        </w:rPr>
      </w:pPr>
      <w:r w:rsidRPr="00B33663">
        <w:rPr>
          <w:sz w:val="26"/>
        </w:rPr>
        <w:t>Simple</w:t>
      </w:r>
      <w:r w:rsidRPr="00B33663">
        <w:rPr>
          <w:spacing w:val="-3"/>
          <w:sz w:val="26"/>
        </w:rPr>
        <w:t xml:space="preserve"> </w:t>
      </w:r>
      <w:r w:rsidRPr="00B33663">
        <w:rPr>
          <w:sz w:val="26"/>
        </w:rPr>
        <w:t>Protocol</w:t>
      </w:r>
    </w:p>
    <w:p w14:paraId="538C3B26" w14:textId="77777777" w:rsidR="00CD7E1A" w:rsidRPr="00B33663" w:rsidRDefault="00A42A03" w:rsidP="00E700C1">
      <w:pPr>
        <w:pStyle w:val="ListParagraph"/>
        <w:numPr>
          <w:ilvl w:val="0"/>
          <w:numId w:val="28"/>
        </w:numPr>
        <w:tabs>
          <w:tab w:val="left" w:pos="1201"/>
        </w:tabs>
        <w:spacing w:before="150"/>
        <w:ind w:hanging="361"/>
        <w:rPr>
          <w:sz w:val="26"/>
        </w:rPr>
      </w:pPr>
      <w:r w:rsidRPr="00B33663">
        <w:rPr>
          <w:sz w:val="26"/>
        </w:rPr>
        <w:t>Stop-and-Wait</w:t>
      </w:r>
      <w:r w:rsidRPr="00B33663">
        <w:rPr>
          <w:spacing w:val="-3"/>
          <w:sz w:val="26"/>
        </w:rPr>
        <w:t xml:space="preserve"> </w:t>
      </w:r>
      <w:r w:rsidRPr="00B33663">
        <w:rPr>
          <w:sz w:val="26"/>
        </w:rPr>
        <w:t>Protocol</w:t>
      </w:r>
    </w:p>
    <w:p w14:paraId="7BF996D1" w14:textId="77777777" w:rsidR="00CD7E1A" w:rsidRPr="00B33663" w:rsidRDefault="00A42A03" w:rsidP="00E700C1">
      <w:pPr>
        <w:pStyle w:val="ListParagraph"/>
        <w:numPr>
          <w:ilvl w:val="0"/>
          <w:numId w:val="28"/>
        </w:numPr>
        <w:tabs>
          <w:tab w:val="left" w:pos="1201"/>
        </w:tabs>
        <w:spacing w:before="147"/>
        <w:ind w:hanging="361"/>
        <w:rPr>
          <w:sz w:val="26"/>
        </w:rPr>
      </w:pPr>
      <w:r w:rsidRPr="00B33663">
        <w:rPr>
          <w:sz w:val="26"/>
        </w:rPr>
        <w:t>Go-Back-N</w:t>
      </w:r>
      <w:r w:rsidRPr="00B33663">
        <w:rPr>
          <w:spacing w:val="-1"/>
          <w:sz w:val="26"/>
        </w:rPr>
        <w:t xml:space="preserve"> </w:t>
      </w:r>
      <w:r w:rsidRPr="00B33663">
        <w:rPr>
          <w:sz w:val="26"/>
        </w:rPr>
        <w:t>Protocol</w:t>
      </w:r>
    </w:p>
    <w:p w14:paraId="1406195B" w14:textId="77777777" w:rsidR="00CD7E1A" w:rsidRPr="00B33663" w:rsidRDefault="00A42A03" w:rsidP="00E700C1">
      <w:pPr>
        <w:pStyle w:val="ListParagraph"/>
        <w:numPr>
          <w:ilvl w:val="0"/>
          <w:numId w:val="28"/>
        </w:numPr>
        <w:tabs>
          <w:tab w:val="left" w:pos="1201"/>
        </w:tabs>
        <w:spacing w:before="150"/>
        <w:ind w:hanging="361"/>
        <w:rPr>
          <w:sz w:val="26"/>
        </w:rPr>
      </w:pPr>
      <w:r w:rsidRPr="00B33663">
        <w:rPr>
          <w:sz w:val="26"/>
        </w:rPr>
        <w:t>Selective-Repeat</w:t>
      </w:r>
      <w:r w:rsidRPr="00B33663">
        <w:rPr>
          <w:spacing w:val="-2"/>
          <w:sz w:val="26"/>
        </w:rPr>
        <w:t xml:space="preserve"> </w:t>
      </w:r>
      <w:r w:rsidRPr="00B33663">
        <w:rPr>
          <w:sz w:val="26"/>
        </w:rPr>
        <w:t>Protocol</w:t>
      </w:r>
    </w:p>
    <w:p w14:paraId="3E00DA56" w14:textId="77777777" w:rsidR="00CD7E1A" w:rsidRPr="00B33663" w:rsidRDefault="00A42A03" w:rsidP="00E700C1">
      <w:pPr>
        <w:pStyle w:val="Heading4"/>
        <w:numPr>
          <w:ilvl w:val="0"/>
          <w:numId w:val="27"/>
        </w:numPr>
        <w:tabs>
          <w:tab w:val="left" w:pos="694"/>
        </w:tabs>
        <w:spacing w:before="237"/>
        <w:ind w:hanging="214"/>
      </w:pPr>
      <w:r w:rsidRPr="00B33663">
        <w:t>SIMPLE</w:t>
      </w:r>
      <w:r w:rsidRPr="00B33663">
        <w:rPr>
          <w:spacing w:val="-3"/>
        </w:rPr>
        <w:t xml:space="preserve"> </w:t>
      </w:r>
      <w:r w:rsidRPr="00B33663">
        <w:t>PROTOCOL</w:t>
      </w:r>
    </w:p>
    <w:p w14:paraId="62431CDC" w14:textId="77777777" w:rsidR="00CD7E1A" w:rsidRPr="00B33663" w:rsidRDefault="00CD7E1A">
      <w:pPr>
        <w:pStyle w:val="BodyText"/>
        <w:spacing w:before="8"/>
        <w:ind w:left="0"/>
        <w:rPr>
          <w:b/>
          <w:sz w:val="17"/>
        </w:rPr>
      </w:pPr>
    </w:p>
    <w:p w14:paraId="2178FE04" w14:textId="77777777" w:rsidR="00CD7E1A" w:rsidRPr="00B33663" w:rsidRDefault="00A42A03" w:rsidP="00E700C1">
      <w:pPr>
        <w:pStyle w:val="ListParagraph"/>
        <w:numPr>
          <w:ilvl w:val="1"/>
          <w:numId w:val="27"/>
        </w:numPr>
        <w:tabs>
          <w:tab w:val="left" w:pos="1201"/>
        </w:tabs>
        <w:spacing w:before="89" w:line="301" w:lineRule="exact"/>
        <w:ind w:hanging="361"/>
        <w:rPr>
          <w:sz w:val="26"/>
        </w:rPr>
      </w:pPr>
      <w:r w:rsidRPr="00B33663">
        <w:rPr>
          <w:sz w:val="26"/>
          <w:szCs w:val="26"/>
        </w:rPr>
        <w:t>The</w:t>
      </w:r>
      <w:r w:rsidRPr="00B33663">
        <w:rPr>
          <w:spacing w:val="62"/>
          <w:sz w:val="26"/>
          <w:szCs w:val="26"/>
        </w:rPr>
        <w:t xml:space="preserve"> </w:t>
      </w:r>
      <w:r w:rsidRPr="00B33663">
        <w:rPr>
          <w:sz w:val="26"/>
          <w:szCs w:val="26"/>
        </w:rPr>
        <w:t>first</w:t>
      </w:r>
      <w:r w:rsidRPr="00B33663">
        <w:rPr>
          <w:spacing w:val="-1"/>
          <w:sz w:val="26"/>
          <w:szCs w:val="26"/>
        </w:rPr>
        <w:t xml:space="preserve"> </w:t>
      </w:r>
      <w:r w:rsidRPr="00B33663">
        <w:rPr>
          <w:sz w:val="26"/>
          <w:szCs w:val="26"/>
        </w:rPr>
        <w:t>protocol</w:t>
      </w:r>
      <w:r w:rsidRPr="00B33663">
        <w:rPr>
          <w:spacing w:val="-2"/>
          <w:sz w:val="26"/>
          <w:szCs w:val="26"/>
        </w:rPr>
        <w:t xml:space="preserve"> </w:t>
      </w:r>
      <w:r w:rsidRPr="00B33663">
        <w:rPr>
          <w:sz w:val="26"/>
          <w:szCs w:val="26"/>
        </w:rPr>
        <w:t>is</w:t>
      </w:r>
      <w:r w:rsidRPr="00B33663">
        <w:rPr>
          <w:spacing w:val="-1"/>
          <w:sz w:val="26"/>
          <w:szCs w:val="26"/>
        </w:rPr>
        <w:t xml:space="preserve"> </w:t>
      </w:r>
      <w:r w:rsidRPr="00B33663">
        <w:rPr>
          <w:sz w:val="26"/>
          <w:szCs w:val="26"/>
        </w:rPr>
        <w:t>a</w:t>
      </w:r>
      <w:r w:rsidRPr="00B33663">
        <w:rPr>
          <w:spacing w:val="2"/>
          <w:sz w:val="26"/>
          <w:szCs w:val="26"/>
        </w:rPr>
        <w:t xml:space="preserve"> </w:t>
      </w:r>
      <w:r w:rsidRPr="00B33663">
        <w:rPr>
          <w:sz w:val="26"/>
          <w:szCs w:val="26"/>
        </w:rPr>
        <w:t>simple</w:t>
      </w:r>
      <w:r w:rsidRPr="00B33663">
        <w:rPr>
          <w:spacing w:val="-2"/>
          <w:sz w:val="26"/>
          <w:szCs w:val="26"/>
        </w:rPr>
        <w:t xml:space="preserve"> </w:t>
      </w:r>
      <w:r w:rsidRPr="00B33663">
        <w:rPr>
          <w:sz w:val="26"/>
          <w:szCs w:val="26"/>
        </w:rPr>
        <w:t>protocol with</w:t>
      </w:r>
      <w:r w:rsidRPr="00B33663">
        <w:rPr>
          <w:spacing w:val="-2"/>
          <w:sz w:val="26"/>
          <w:szCs w:val="26"/>
        </w:rPr>
        <w:t xml:space="preserve"> </w:t>
      </w:r>
      <w:r w:rsidRPr="00B33663">
        <w:rPr>
          <w:sz w:val="26"/>
          <w:szCs w:val="26"/>
        </w:rPr>
        <w:t>neither</w:t>
      </w:r>
      <w:r w:rsidRPr="00B33663">
        <w:rPr>
          <w:spacing w:val="-1"/>
          <w:sz w:val="26"/>
          <w:szCs w:val="26"/>
        </w:rPr>
        <w:t xml:space="preserve"> </w:t>
      </w:r>
      <w:r w:rsidRPr="00B33663">
        <w:rPr>
          <w:sz w:val="26"/>
          <w:szCs w:val="26"/>
        </w:rPr>
        <w:t>flow</w:t>
      </w:r>
      <w:r w:rsidRPr="00B33663">
        <w:rPr>
          <w:spacing w:val="-2"/>
          <w:sz w:val="26"/>
          <w:szCs w:val="26"/>
        </w:rPr>
        <w:t xml:space="preserve"> </w:t>
      </w:r>
      <w:r w:rsidRPr="00B33663">
        <w:rPr>
          <w:sz w:val="26"/>
          <w:szCs w:val="26"/>
        </w:rPr>
        <w:t>nor</w:t>
      </w:r>
      <w:r w:rsidRPr="00B33663">
        <w:rPr>
          <w:spacing w:val="-1"/>
          <w:sz w:val="26"/>
          <w:szCs w:val="26"/>
        </w:rPr>
        <w:t xml:space="preserve"> </w:t>
      </w:r>
      <w:r w:rsidRPr="00B33663">
        <w:rPr>
          <w:sz w:val="26"/>
          <w:szCs w:val="26"/>
        </w:rPr>
        <w:t>error</w:t>
      </w:r>
      <w:r w:rsidRPr="00B33663">
        <w:rPr>
          <w:spacing w:val="1"/>
          <w:sz w:val="26"/>
          <w:szCs w:val="26"/>
        </w:rPr>
        <w:t xml:space="preserve"> </w:t>
      </w:r>
      <w:r w:rsidRPr="00B33663">
        <w:rPr>
          <w:sz w:val="26"/>
          <w:szCs w:val="26"/>
        </w:rPr>
        <w:t>control.</w:t>
      </w:r>
    </w:p>
    <w:p w14:paraId="408A7341" w14:textId="77777777" w:rsidR="00CD7E1A" w:rsidRPr="00B33663" w:rsidRDefault="00A42A03" w:rsidP="00E700C1">
      <w:pPr>
        <w:pStyle w:val="ListParagraph"/>
        <w:numPr>
          <w:ilvl w:val="1"/>
          <w:numId w:val="27"/>
        </w:numPr>
        <w:tabs>
          <w:tab w:val="left" w:pos="1201"/>
        </w:tabs>
        <w:spacing w:line="300" w:lineRule="exact"/>
        <w:ind w:hanging="361"/>
        <w:rPr>
          <w:sz w:val="26"/>
        </w:rPr>
      </w:pPr>
      <w:r w:rsidRPr="00B33663">
        <w:rPr>
          <w:sz w:val="26"/>
          <w:szCs w:val="26"/>
        </w:rPr>
        <w:t>We</w:t>
      </w:r>
      <w:r w:rsidRPr="00B33663">
        <w:rPr>
          <w:spacing w:val="1"/>
          <w:sz w:val="26"/>
          <w:szCs w:val="26"/>
        </w:rPr>
        <w:t xml:space="preserve"> </w:t>
      </w:r>
      <w:r w:rsidRPr="00B33663">
        <w:rPr>
          <w:sz w:val="26"/>
          <w:szCs w:val="26"/>
        </w:rPr>
        <w:t>assume</w:t>
      </w:r>
      <w:r w:rsidRPr="00B33663">
        <w:rPr>
          <w:spacing w:val="1"/>
          <w:sz w:val="26"/>
          <w:szCs w:val="26"/>
        </w:rPr>
        <w:t xml:space="preserve"> </w:t>
      </w:r>
      <w:r w:rsidRPr="00B33663">
        <w:rPr>
          <w:sz w:val="26"/>
          <w:szCs w:val="26"/>
        </w:rPr>
        <w:t>that</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receiver</w:t>
      </w:r>
      <w:r w:rsidRPr="00B33663">
        <w:rPr>
          <w:spacing w:val="-2"/>
          <w:sz w:val="26"/>
          <w:szCs w:val="26"/>
        </w:rPr>
        <w:t xml:space="preserve"> </w:t>
      </w:r>
      <w:r w:rsidRPr="00B33663">
        <w:rPr>
          <w:sz w:val="26"/>
          <w:szCs w:val="26"/>
        </w:rPr>
        <w:t>can</w:t>
      </w:r>
      <w:r w:rsidRPr="00B33663">
        <w:rPr>
          <w:spacing w:val="-2"/>
          <w:sz w:val="26"/>
          <w:szCs w:val="26"/>
        </w:rPr>
        <w:t xml:space="preserve"> </w:t>
      </w:r>
      <w:r w:rsidRPr="00B33663">
        <w:rPr>
          <w:sz w:val="26"/>
          <w:szCs w:val="26"/>
        </w:rPr>
        <w:t>immediately</w:t>
      </w:r>
      <w:r w:rsidRPr="00B33663">
        <w:rPr>
          <w:spacing w:val="-2"/>
          <w:sz w:val="26"/>
          <w:szCs w:val="26"/>
        </w:rPr>
        <w:t xml:space="preserve"> </w:t>
      </w:r>
      <w:r w:rsidRPr="00B33663">
        <w:rPr>
          <w:sz w:val="26"/>
          <w:szCs w:val="26"/>
        </w:rPr>
        <w:t>handle</w:t>
      </w:r>
      <w:r w:rsidRPr="00B33663">
        <w:rPr>
          <w:spacing w:val="-1"/>
          <w:sz w:val="26"/>
          <w:szCs w:val="26"/>
        </w:rPr>
        <w:t xml:space="preserve"> </w:t>
      </w:r>
      <w:r w:rsidRPr="00B33663">
        <w:rPr>
          <w:sz w:val="26"/>
          <w:szCs w:val="26"/>
        </w:rPr>
        <w:t>any</w:t>
      </w:r>
      <w:r w:rsidRPr="00B33663">
        <w:rPr>
          <w:spacing w:val="-7"/>
          <w:sz w:val="26"/>
          <w:szCs w:val="26"/>
        </w:rPr>
        <w:t xml:space="preserve"> </w:t>
      </w:r>
      <w:r w:rsidRPr="00B33663">
        <w:rPr>
          <w:sz w:val="26"/>
          <w:szCs w:val="26"/>
        </w:rPr>
        <w:t>frame</w:t>
      </w:r>
      <w:r w:rsidRPr="00B33663">
        <w:rPr>
          <w:spacing w:val="-2"/>
          <w:sz w:val="26"/>
          <w:szCs w:val="26"/>
        </w:rPr>
        <w:t xml:space="preserve"> </w:t>
      </w:r>
      <w:r w:rsidRPr="00B33663">
        <w:rPr>
          <w:sz w:val="26"/>
          <w:szCs w:val="26"/>
        </w:rPr>
        <w:t>it</w:t>
      </w:r>
      <w:r w:rsidRPr="00B33663">
        <w:rPr>
          <w:spacing w:val="-1"/>
          <w:sz w:val="26"/>
          <w:szCs w:val="26"/>
        </w:rPr>
        <w:t xml:space="preserve"> </w:t>
      </w:r>
      <w:r w:rsidRPr="00B33663">
        <w:rPr>
          <w:sz w:val="26"/>
          <w:szCs w:val="26"/>
        </w:rPr>
        <w:t>receives.</w:t>
      </w:r>
    </w:p>
    <w:p w14:paraId="2A522031" w14:textId="77777777" w:rsidR="00CD7E1A" w:rsidRPr="00B33663" w:rsidRDefault="00A42A03" w:rsidP="00E700C1">
      <w:pPr>
        <w:pStyle w:val="ListParagraph"/>
        <w:numPr>
          <w:ilvl w:val="1"/>
          <w:numId w:val="27"/>
        </w:numPr>
        <w:tabs>
          <w:tab w:val="left" w:pos="1201"/>
        </w:tabs>
        <w:spacing w:before="3" w:line="235" w:lineRule="auto"/>
        <w:ind w:right="641"/>
        <w:rPr>
          <w:sz w:val="26"/>
        </w:rPr>
      </w:pPr>
      <w:r w:rsidRPr="00B33663">
        <w:rPr>
          <w:sz w:val="26"/>
          <w:szCs w:val="26"/>
        </w:rPr>
        <w:t>In</w:t>
      </w:r>
      <w:r w:rsidRPr="00B33663">
        <w:rPr>
          <w:spacing w:val="62"/>
          <w:sz w:val="26"/>
          <w:szCs w:val="26"/>
        </w:rPr>
        <w:t xml:space="preserve"> </w:t>
      </w:r>
      <w:r w:rsidRPr="00B33663">
        <w:rPr>
          <w:sz w:val="26"/>
          <w:szCs w:val="26"/>
        </w:rPr>
        <w:t>other</w:t>
      </w:r>
      <w:r w:rsidRPr="00B33663">
        <w:rPr>
          <w:spacing w:val="63"/>
          <w:sz w:val="26"/>
          <w:szCs w:val="26"/>
        </w:rPr>
        <w:t xml:space="preserve"> </w:t>
      </w:r>
      <w:r w:rsidRPr="00B33663">
        <w:rPr>
          <w:sz w:val="26"/>
          <w:szCs w:val="26"/>
        </w:rPr>
        <w:t>words,</w:t>
      </w:r>
      <w:r w:rsidRPr="00B33663">
        <w:rPr>
          <w:spacing w:val="63"/>
          <w:sz w:val="26"/>
          <w:szCs w:val="26"/>
        </w:rPr>
        <w:t xml:space="preserve"> </w:t>
      </w:r>
      <w:r w:rsidRPr="00B33663">
        <w:rPr>
          <w:sz w:val="26"/>
          <w:szCs w:val="26"/>
        </w:rPr>
        <w:t>the  receiver</w:t>
      </w:r>
      <w:r w:rsidRPr="00B33663">
        <w:rPr>
          <w:spacing w:val="63"/>
          <w:sz w:val="26"/>
          <w:szCs w:val="26"/>
        </w:rPr>
        <w:t xml:space="preserve"> </w:t>
      </w:r>
      <w:r w:rsidRPr="00B33663">
        <w:rPr>
          <w:sz w:val="26"/>
          <w:szCs w:val="26"/>
        </w:rPr>
        <w:t>can</w:t>
      </w:r>
      <w:r w:rsidRPr="00B33663">
        <w:rPr>
          <w:spacing w:val="63"/>
          <w:sz w:val="26"/>
          <w:szCs w:val="26"/>
        </w:rPr>
        <w:t xml:space="preserve"> </w:t>
      </w:r>
      <w:r w:rsidRPr="00B33663">
        <w:rPr>
          <w:sz w:val="26"/>
          <w:szCs w:val="26"/>
        </w:rPr>
        <w:t>never</w:t>
      </w:r>
      <w:r w:rsidRPr="00B33663">
        <w:rPr>
          <w:spacing w:val="62"/>
          <w:sz w:val="26"/>
          <w:szCs w:val="26"/>
        </w:rPr>
        <w:t xml:space="preserve"> </w:t>
      </w:r>
      <w:r w:rsidRPr="00B33663">
        <w:rPr>
          <w:sz w:val="26"/>
          <w:szCs w:val="26"/>
        </w:rPr>
        <w:t>be  overwhelmed</w:t>
      </w:r>
      <w:r w:rsidRPr="00B33663">
        <w:rPr>
          <w:spacing w:val="63"/>
          <w:sz w:val="26"/>
          <w:szCs w:val="26"/>
        </w:rPr>
        <w:t xml:space="preserve"> </w:t>
      </w:r>
      <w:r w:rsidRPr="00B33663">
        <w:rPr>
          <w:sz w:val="26"/>
          <w:szCs w:val="26"/>
        </w:rPr>
        <w:t>with  incoming</w:t>
      </w:r>
      <w:r w:rsidRPr="00B33663">
        <w:rPr>
          <w:spacing w:val="-62"/>
          <w:sz w:val="26"/>
          <w:szCs w:val="26"/>
        </w:rPr>
        <w:t xml:space="preserve"> </w:t>
      </w:r>
      <w:r w:rsidRPr="00B33663">
        <w:rPr>
          <w:sz w:val="26"/>
          <w:szCs w:val="26"/>
        </w:rPr>
        <w:t>frames.</w:t>
      </w:r>
    </w:p>
    <w:p w14:paraId="3562B6B0" w14:textId="77777777" w:rsidR="00CD7E1A" w:rsidRPr="00B33663" w:rsidRDefault="00A42A03" w:rsidP="00E700C1">
      <w:pPr>
        <w:pStyle w:val="ListParagraph"/>
        <w:numPr>
          <w:ilvl w:val="1"/>
          <w:numId w:val="27"/>
        </w:numPr>
        <w:tabs>
          <w:tab w:val="left" w:pos="1201"/>
        </w:tabs>
        <w:spacing w:before="8" w:line="235" w:lineRule="auto"/>
        <w:ind w:right="639"/>
        <w:rPr>
          <w:sz w:val="26"/>
        </w:rPr>
      </w:pPr>
      <w:r w:rsidRPr="00B33663">
        <w:rPr>
          <w:sz w:val="26"/>
          <w:szCs w:val="26"/>
        </w:rPr>
        <w:t>The</w:t>
      </w:r>
      <w:r w:rsidRPr="00B33663">
        <w:rPr>
          <w:spacing w:val="31"/>
          <w:sz w:val="26"/>
          <w:szCs w:val="26"/>
        </w:rPr>
        <w:t xml:space="preserve"> </w:t>
      </w:r>
      <w:r w:rsidRPr="00B33663">
        <w:rPr>
          <w:sz w:val="26"/>
          <w:szCs w:val="26"/>
        </w:rPr>
        <w:t>data-link</w:t>
      </w:r>
      <w:r w:rsidRPr="00B33663">
        <w:rPr>
          <w:spacing w:val="30"/>
          <w:sz w:val="26"/>
          <w:szCs w:val="26"/>
        </w:rPr>
        <w:t xml:space="preserve"> </w:t>
      </w:r>
      <w:r w:rsidRPr="00B33663">
        <w:rPr>
          <w:sz w:val="26"/>
          <w:szCs w:val="26"/>
        </w:rPr>
        <w:t>layers</w:t>
      </w:r>
      <w:r w:rsidRPr="00B33663">
        <w:rPr>
          <w:spacing w:val="33"/>
          <w:sz w:val="26"/>
          <w:szCs w:val="26"/>
        </w:rPr>
        <w:t xml:space="preserve"> </w:t>
      </w:r>
      <w:r w:rsidRPr="00B33663">
        <w:rPr>
          <w:sz w:val="26"/>
          <w:szCs w:val="26"/>
        </w:rPr>
        <w:t>of</w:t>
      </w:r>
      <w:r w:rsidRPr="00B33663">
        <w:rPr>
          <w:spacing w:val="33"/>
          <w:sz w:val="26"/>
          <w:szCs w:val="26"/>
        </w:rPr>
        <w:t xml:space="preserve"> </w:t>
      </w:r>
      <w:r w:rsidRPr="00B33663">
        <w:rPr>
          <w:sz w:val="26"/>
          <w:szCs w:val="26"/>
        </w:rPr>
        <w:t>the</w:t>
      </w:r>
      <w:r w:rsidRPr="00B33663">
        <w:rPr>
          <w:spacing w:val="31"/>
          <w:sz w:val="26"/>
          <w:szCs w:val="26"/>
        </w:rPr>
        <w:t xml:space="preserve"> </w:t>
      </w:r>
      <w:r w:rsidRPr="00B33663">
        <w:rPr>
          <w:sz w:val="26"/>
          <w:szCs w:val="26"/>
        </w:rPr>
        <w:t>sender</w:t>
      </w:r>
      <w:r w:rsidRPr="00B33663">
        <w:rPr>
          <w:spacing w:val="31"/>
          <w:sz w:val="26"/>
          <w:szCs w:val="26"/>
        </w:rPr>
        <w:t xml:space="preserve"> </w:t>
      </w:r>
      <w:r w:rsidRPr="00B33663">
        <w:rPr>
          <w:sz w:val="26"/>
          <w:szCs w:val="26"/>
        </w:rPr>
        <w:t>and</w:t>
      </w:r>
      <w:r w:rsidRPr="00B33663">
        <w:rPr>
          <w:spacing w:val="31"/>
          <w:sz w:val="26"/>
          <w:szCs w:val="26"/>
        </w:rPr>
        <w:t xml:space="preserve"> </w:t>
      </w:r>
      <w:r w:rsidRPr="00B33663">
        <w:rPr>
          <w:sz w:val="26"/>
          <w:szCs w:val="26"/>
        </w:rPr>
        <w:t>receiver</w:t>
      </w:r>
      <w:r w:rsidRPr="00B33663">
        <w:rPr>
          <w:spacing w:val="31"/>
          <w:sz w:val="26"/>
          <w:szCs w:val="26"/>
        </w:rPr>
        <w:t xml:space="preserve"> </w:t>
      </w:r>
      <w:r w:rsidRPr="00B33663">
        <w:rPr>
          <w:sz w:val="26"/>
          <w:szCs w:val="26"/>
        </w:rPr>
        <w:t>provide</w:t>
      </w:r>
      <w:r w:rsidRPr="00B33663">
        <w:rPr>
          <w:spacing w:val="31"/>
          <w:sz w:val="26"/>
          <w:szCs w:val="26"/>
        </w:rPr>
        <w:t xml:space="preserve"> </w:t>
      </w:r>
      <w:r w:rsidRPr="00B33663">
        <w:rPr>
          <w:sz w:val="26"/>
          <w:szCs w:val="26"/>
        </w:rPr>
        <w:t>transmission</w:t>
      </w:r>
      <w:r w:rsidRPr="00B33663">
        <w:rPr>
          <w:spacing w:val="-62"/>
          <w:sz w:val="26"/>
          <w:szCs w:val="26"/>
        </w:rPr>
        <w:t xml:space="preserve"> </w:t>
      </w:r>
      <w:r w:rsidRPr="00B33663">
        <w:rPr>
          <w:sz w:val="26"/>
          <w:szCs w:val="26"/>
        </w:rPr>
        <w:t>services</w:t>
      </w:r>
      <w:r w:rsidRPr="00B33663">
        <w:rPr>
          <w:spacing w:val="-2"/>
          <w:sz w:val="26"/>
          <w:szCs w:val="26"/>
        </w:rPr>
        <w:t xml:space="preserve"> </w:t>
      </w:r>
      <w:r w:rsidRPr="00B33663">
        <w:rPr>
          <w:sz w:val="26"/>
          <w:szCs w:val="26"/>
        </w:rPr>
        <w:t>for</w:t>
      </w:r>
      <w:r w:rsidRPr="00B33663">
        <w:rPr>
          <w:spacing w:val="-1"/>
          <w:sz w:val="26"/>
          <w:szCs w:val="26"/>
        </w:rPr>
        <w:t xml:space="preserve"> </w:t>
      </w:r>
      <w:r w:rsidRPr="00B33663">
        <w:rPr>
          <w:sz w:val="26"/>
          <w:szCs w:val="26"/>
        </w:rPr>
        <w:t>their</w:t>
      </w:r>
      <w:r w:rsidRPr="00B33663">
        <w:rPr>
          <w:spacing w:val="-1"/>
          <w:sz w:val="26"/>
          <w:szCs w:val="26"/>
        </w:rPr>
        <w:t xml:space="preserve"> </w:t>
      </w:r>
      <w:r w:rsidRPr="00B33663">
        <w:rPr>
          <w:sz w:val="26"/>
          <w:szCs w:val="26"/>
        </w:rPr>
        <w:t>network</w:t>
      </w:r>
      <w:r w:rsidRPr="00B33663">
        <w:rPr>
          <w:spacing w:val="-1"/>
          <w:sz w:val="26"/>
          <w:szCs w:val="26"/>
        </w:rPr>
        <w:t xml:space="preserve"> </w:t>
      </w:r>
      <w:r w:rsidRPr="00B33663">
        <w:rPr>
          <w:sz w:val="26"/>
          <w:szCs w:val="26"/>
        </w:rPr>
        <w:t>layers.</w:t>
      </w:r>
    </w:p>
    <w:p w14:paraId="49E398E2" w14:textId="77777777" w:rsidR="00CD7E1A" w:rsidRPr="00B33663" w:rsidRDefault="00CD7E1A">
      <w:pPr>
        <w:spacing w:line="235"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6287F21"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5E4D8CBE">
          <v:group id="_x0000_s1111" style="width:436.3pt;height:4.45pt;mso-position-horizontal-relative:char;mso-position-vertical-relative:line" coordsize="8726,89">
            <v:shape id="_x0000_s1112" style="position:absolute;width:8726;height:89" coordsize="8726,89" o:spt="100" adj="0,,0" path="m8726,29l,29,,89r8726,l8726,29xm8726,l,,,14r8726,l8726,xe" fillcolor="#612322" stroked="f">
              <v:stroke joinstyle="round"/>
              <v:formulas/>
              <v:path arrowok="t" o:connecttype="segments"/>
            </v:shape>
            <w10:anchorlock/>
          </v:group>
        </w:pict>
      </w:r>
    </w:p>
    <w:p w14:paraId="5BE93A62" w14:textId="77777777" w:rsidR="00CD7E1A" w:rsidRPr="00B33663" w:rsidRDefault="00CD7E1A">
      <w:pPr>
        <w:pStyle w:val="BodyText"/>
        <w:ind w:left="0"/>
        <w:rPr>
          <w:sz w:val="20"/>
        </w:rPr>
      </w:pPr>
    </w:p>
    <w:p w14:paraId="439CCB26" w14:textId="77777777" w:rsidR="00CD7E1A" w:rsidRPr="00B33663" w:rsidRDefault="00A42A03">
      <w:pPr>
        <w:pStyle w:val="BodyText"/>
        <w:ind w:left="0"/>
        <w:rPr>
          <w:sz w:val="13"/>
        </w:rPr>
      </w:pPr>
      <w:r w:rsidRPr="00B33663">
        <w:rPr>
          <w:noProof/>
          <w:lang w:val="en-IN" w:eastAsia="en-IN"/>
        </w:rPr>
        <w:drawing>
          <wp:anchor distT="0" distB="0" distL="0" distR="0" simplePos="0" relativeHeight="251642368" behindDoc="0" locked="0" layoutInCell="1" allowOverlap="1" wp14:anchorId="46CE151D" wp14:editId="07777777">
            <wp:simplePos x="0" y="0"/>
            <wp:positionH relativeFrom="page">
              <wp:posOffset>2167599</wp:posOffset>
            </wp:positionH>
            <wp:positionV relativeFrom="paragraph">
              <wp:posOffset>119753</wp:posOffset>
            </wp:positionV>
            <wp:extent cx="3718602" cy="1657350"/>
            <wp:effectExtent l="0" t="0" r="0" b="0"/>
            <wp:wrapTopAndBottom/>
            <wp:docPr id="71"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7.png"/>
                    <pic:cNvPicPr/>
                  </pic:nvPicPr>
                  <pic:blipFill>
                    <a:blip r:embed="rId43" cstate="print"/>
                    <a:stretch>
                      <a:fillRect/>
                    </a:stretch>
                  </pic:blipFill>
                  <pic:spPr>
                    <a:xfrm>
                      <a:off x="0" y="0"/>
                      <a:ext cx="3718602" cy="1657350"/>
                    </a:xfrm>
                    <a:prstGeom prst="rect">
                      <a:avLst/>
                    </a:prstGeom>
                  </pic:spPr>
                </pic:pic>
              </a:graphicData>
            </a:graphic>
          </wp:anchor>
        </w:drawing>
      </w:r>
    </w:p>
    <w:p w14:paraId="48855435" w14:textId="77777777" w:rsidR="00CD7E1A" w:rsidRPr="00B33663" w:rsidRDefault="00A42A03" w:rsidP="00E700C1">
      <w:pPr>
        <w:pStyle w:val="ListParagraph"/>
        <w:numPr>
          <w:ilvl w:val="1"/>
          <w:numId w:val="27"/>
        </w:numPr>
        <w:tabs>
          <w:tab w:val="left" w:pos="1201"/>
        </w:tabs>
        <w:spacing w:before="104" w:line="237" w:lineRule="auto"/>
        <w:ind w:right="643"/>
        <w:rPr>
          <w:sz w:val="26"/>
        </w:rPr>
      </w:pPr>
      <w:r w:rsidRPr="00B33663">
        <w:rPr>
          <w:sz w:val="26"/>
          <w:szCs w:val="26"/>
        </w:rPr>
        <w:t>The data-link layer at the sender gets a packet from its network layer, makes</w:t>
      </w:r>
      <w:r w:rsidRPr="00B33663">
        <w:rPr>
          <w:spacing w:val="-62"/>
          <w:sz w:val="26"/>
          <w:szCs w:val="26"/>
        </w:rPr>
        <w:t xml:space="preserve"> </w:t>
      </w:r>
      <w:r w:rsidRPr="00B33663">
        <w:rPr>
          <w:sz w:val="26"/>
          <w:szCs w:val="26"/>
        </w:rPr>
        <w:t>a</w:t>
      </w:r>
      <w:r w:rsidRPr="00B33663">
        <w:rPr>
          <w:spacing w:val="-2"/>
          <w:sz w:val="26"/>
          <w:szCs w:val="26"/>
        </w:rPr>
        <w:t xml:space="preserve"> </w:t>
      </w:r>
      <w:r w:rsidRPr="00B33663">
        <w:rPr>
          <w:sz w:val="26"/>
          <w:szCs w:val="26"/>
        </w:rPr>
        <w:t>frame</w:t>
      </w:r>
      <w:r w:rsidRPr="00B33663">
        <w:rPr>
          <w:spacing w:val="-1"/>
          <w:sz w:val="26"/>
          <w:szCs w:val="26"/>
        </w:rPr>
        <w:t xml:space="preserve"> </w:t>
      </w:r>
      <w:r w:rsidRPr="00B33663">
        <w:rPr>
          <w:sz w:val="26"/>
          <w:szCs w:val="26"/>
        </w:rPr>
        <w:t>out</w:t>
      </w:r>
      <w:r w:rsidRPr="00B33663">
        <w:rPr>
          <w:spacing w:val="1"/>
          <w:sz w:val="26"/>
          <w:szCs w:val="26"/>
        </w:rPr>
        <w:t xml:space="preserve"> </w:t>
      </w:r>
      <w:r w:rsidRPr="00B33663">
        <w:rPr>
          <w:sz w:val="26"/>
          <w:szCs w:val="26"/>
        </w:rPr>
        <w:t>of</w:t>
      </w:r>
      <w:r w:rsidRPr="00B33663">
        <w:rPr>
          <w:spacing w:val="2"/>
          <w:sz w:val="26"/>
          <w:szCs w:val="26"/>
        </w:rPr>
        <w:t xml:space="preserve"> </w:t>
      </w:r>
      <w:r w:rsidRPr="00B33663">
        <w:rPr>
          <w:sz w:val="26"/>
          <w:szCs w:val="26"/>
        </w:rPr>
        <w:t>it,</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sends</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frame.</w:t>
      </w:r>
    </w:p>
    <w:p w14:paraId="7E324F0A" w14:textId="77777777" w:rsidR="00CD7E1A" w:rsidRPr="00B33663" w:rsidRDefault="00A42A03" w:rsidP="00E700C1">
      <w:pPr>
        <w:pStyle w:val="ListParagraph"/>
        <w:numPr>
          <w:ilvl w:val="1"/>
          <w:numId w:val="27"/>
        </w:numPr>
        <w:tabs>
          <w:tab w:val="left" w:pos="1201"/>
        </w:tabs>
        <w:spacing w:before="7" w:line="235" w:lineRule="auto"/>
        <w:ind w:right="637"/>
        <w:rPr>
          <w:sz w:val="26"/>
        </w:rPr>
      </w:pPr>
      <w:r w:rsidRPr="00B33663">
        <w:rPr>
          <w:sz w:val="26"/>
          <w:szCs w:val="26"/>
        </w:rPr>
        <w:t>The</w:t>
      </w:r>
      <w:r w:rsidRPr="00B33663">
        <w:rPr>
          <w:spacing w:val="24"/>
          <w:sz w:val="26"/>
          <w:szCs w:val="26"/>
        </w:rPr>
        <w:t xml:space="preserve"> </w:t>
      </w:r>
      <w:r w:rsidRPr="00B33663">
        <w:rPr>
          <w:sz w:val="26"/>
          <w:szCs w:val="26"/>
        </w:rPr>
        <w:t>data-link</w:t>
      </w:r>
      <w:r w:rsidRPr="00B33663">
        <w:rPr>
          <w:spacing w:val="24"/>
          <w:sz w:val="26"/>
          <w:szCs w:val="26"/>
        </w:rPr>
        <w:t xml:space="preserve"> </w:t>
      </w:r>
      <w:r w:rsidRPr="00B33663">
        <w:rPr>
          <w:sz w:val="26"/>
          <w:szCs w:val="26"/>
        </w:rPr>
        <w:t>layer</w:t>
      </w:r>
      <w:r w:rsidRPr="00B33663">
        <w:rPr>
          <w:spacing w:val="24"/>
          <w:sz w:val="26"/>
          <w:szCs w:val="26"/>
        </w:rPr>
        <w:t xml:space="preserve"> </w:t>
      </w:r>
      <w:r w:rsidRPr="00B33663">
        <w:rPr>
          <w:sz w:val="26"/>
          <w:szCs w:val="26"/>
        </w:rPr>
        <w:t>at</w:t>
      </w:r>
      <w:r w:rsidRPr="00B33663">
        <w:rPr>
          <w:spacing w:val="27"/>
          <w:sz w:val="26"/>
          <w:szCs w:val="26"/>
        </w:rPr>
        <w:t xml:space="preserve"> </w:t>
      </w:r>
      <w:r w:rsidRPr="00B33663">
        <w:rPr>
          <w:sz w:val="26"/>
          <w:szCs w:val="26"/>
        </w:rPr>
        <w:t>the</w:t>
      </w:r>
      <w:r w:rsidRPr="00B33663">
        <w:rPr>
          <w:spacing w:val="24"/>
          <w:sz w:val="26"/>
          <w:szCs w:val="26"/>
        </w:rPr>
        <w:t xml:space="preserve"> </w:t>
      </w:r>
      <w:r w:rsidRPr="00B33663">
        <w:rPr>
          <w:sz w:val="26"/>
          <w:szCs w:val="26"/>
        </w:rPr>
        <w:t>receiver</w:t>
      </w:r>
      <w:r w:rsidRPr="00B33663">
        <w:rPr>
          <w:spacing w:val="25"/>
          <w:sz w:val="26"/>
          <w:szCs w:val="26"/>
        </w:rPr>
        <w:t xml:space="preserve"> </w:t>
      </w:r>
      <w:r w:rsidRPr="00B33663">
        <w:rPr>
          <w:sz w:val="26"/>
          <w:szCs w:val="26"/>
        </w:rPr>
        <w:t>receives</w:t>
      </w:r>
      <w:r w:rsidRPr="00B33663">
        <w:rPr>
          <w:spacing w:val="25"/>
          <w:sz w:val="26"/>
          <w:szCs w:val="26"/>
        </w:rPr>
        <w:t xml:space="preserve"> </w:t>
      </w:r>
      <w:r w:rsidRPr="00B33663">
        <w:rPr>
          <w:sz w:val="26"/>
          <w:szCs w:val="26"/>
        </w:rPr>
        <w:t>a</w:t>
      </w:r>
      <w:r w:rsidRPr="00B33663">
        <w:rPr>
          <w:spacing w:val="26"/>
          <w:sz w:val="26"/>
          <w:szCs w:val="26"/>
        </w:rPr>
        <w:t xml:space="preserve"> </w:t>
      </w:r>
      <w:r w:rsidRPr="00B33663">
        <w:rPr>
          <w:sz w:val="26"/>
          <w:szCs w:val="26"/>
        </w:rPr>
        <w:t>frame</w:t>
      </w:r>
      <w:r w:rsidRPr="00B33663">
        <w:rPr>
          <w:spacing w:val="25"/>
          <w:sz w:val="26"/>
          <w:szCs w:val="26"/>
        </w:rPr>
        <w:t xml:space="preserve"> </w:t>
      </w:r>
      <w:r w:rsidRPr="00B33663">
        <w:rPr>
          <w:sz w:val="26"/>
          <w:szCs w:val="26"/>
        </w:rPr>
        <w:t>from</w:t>
      </w:r>
      <w:r w:rsidRPr="00B33663">
        <w:rPr>
          <w:spacing w:val="21"/>
          <w:sz w:val="26"/>
          <w:szCs w:val="26"/>
        </w:rPr>
        <w:t xml:space="preserve"> </w:t>
      </w:r>
      <w:r w:rsidRPr="00B33663">
        <w:rPr>
          <w:sz w:val="26"/>
          <w:szCs w:val="26"/>
        </w:rPr>
        <w:t>the</w:t>
      </w:r>
      <w:r w:rsidRPr="00B33663">
        <w:rPr>
          <w:spacing w:val="25"/>
          <w:sz w:val="26"/>
          <w:szCs w:val="26"/>
        </w:rPr>
        <w:t xml:space="preserve"> </w:t>
      </w:r>
      <w:r w:rsidRPr="00B33663">
        <w:rPr>
          <w:sz w:val="26"/>
          <w:szCs w:val="26"/>
        </w:rPr>
        <w:t>link,</w:t>
      </w:r>
      <w:r w:rsidRPr="00B33663">
        <w:rPr>
          <w:spacing w:val="23"/>
          <w:sz w:val="26"/>
          <w:szCs w:val="26"/>
        </w:rPr>
        <w:t xml:space="preserve"> </w:t>
      </w:r>
      <w:r w:rsidRPr="00B33663">
        <w:rPr>
          <w:sz w:val="26"/>
          <w:szCs w:val="26"/>
        </w:rPr>
        <w:t>extracts</w:t>
      </w:r>
      <w:r w:rsidRPr="00B33663">
        <w:rPr>
          <w:spacing w:val="-62"/>
          <w:sz w:val="26"/>
          <w:szCs w:val="26"/>
        </w:rPr>
        <w:t xml:space="preserve"> </w:t>
      </w:r>
      <w:r w:rsidRPr="00B33663">
        <w:rPr>
          <w:sz w:val="26"/>
          <w:szCs w:val="26"/>
        </w:rPr>
        <w:t>the</w:t>
      </w:r>
      <w:r w:rsidRPr="00B33663">
        <w:rPr>
          <w:spacing w:val="-4"/>
          <w:sz w:val="26"/>
          <w:szCs w:val="26"/>
        </w:rPr>
        <w:t xml:space="preserve"> </w:t>
      </w:r>
      <w:r w:rsidRPr="00B33663">
        <w:rPr>
          <w:sz w:val="26"/>
          <w:szCs w:val="26"/>
        </w:rPr>
        <w:t>packet</w:t>
      </w:r>
      <w:r w:rsidRPr="00B33663">
        <w:rPr>
          <w:spacing w:val="-3"/>
          <w:sz w:val="26"/>
          <w:szCs w:val="26"/>
        </w:rPr>
        <w:t xml:space="preserve"> </w:t>
      </w:r>
      <w:r w:rsidRPr="00B33663">
        <w:rPr>
          <w:sz w:val="26"/>
          <w:szCs w:val="26"/>
        </w:rPr>
        <w:t>from</w:t>
      </w:r>
      <w:r w:rsidRPr="00B33663">
        <w:rPr>
          <w:spacing w:val="-5"/>
          <w:sz w:val="26"/>
          <w:szCs w:val="26"/>
        </w:rPr>
        <w:t xml:space="preserve"> </w:t>
      </w:r>
      <w:r w:rsidRPr="00B33663">
        <w:rPr>
          <w:sz w:val="26"/>
          <w:szCs w:val="26"/>
        </w:rPr>
        <w:t>the</w:t>
      </w:r>
      <w:r w:rsidRPr="00B33663">
        <w:rPr>
          <w:spacing w:val="-3"/>
          <w:sz w:val="26"/>
          <w:szCs w:val="26"/>
        </w:rPr>
        <w:t xml:space="preserve"> </w:t>
      </w:r>
      <w:r w:rsidRPr="00B33663">
        <w:rPr>
          <w:sz w:val="26"/>
          <w:szCs w:val="26"/>
        </w:rPr>
        <w:t>frame, and</w:t>
      </w:r>
      <w:r w:rsidRPr="00B33663">
        <w:rPr>
          <w:spacing w:val="-3"/>
          <w:sz w:val="26"/>
          <w:szCs w:val="26"/>
        </w:rPr>
        <w:t xml:space="preserve"> </w:t>
      </w:r>
      <w:r w:rsidRPr="00B33663">
        <w:rPr>
          <w:sz w:val="26"/>
          <w:szCs w:val="26"/>
        </w:rPr>
        <w:t>delivers</w:t>
      </w:r>
      <w:r w:rsidRPr="00B33663">
        <w:rPr>
          <w:spacing w:val="-3"/>
          <w:sz w:val="26"/>
          <w:szCs w:val="26"/>
        </w:rPr>
        <w:t xml:space="preserve"> </w:t>
      </w:r>
      <w:r w:rsidRPr="00B33663">
        <w:rPr>
          <w:sz w:val="26"/>
          <w:szCs w:val="26"/>
        </w:rPr>
        <w:t>the</w:t>
      </w:r>
      <w:r w:rsidRPr="00B33663">
        <w:rPr>
          <w:spacing w:val="-1"/>
          <w:sz w:val="26"/>
          <w:szCs w:val="26"/>
        </w:rPr>
        <w:t xml:space="preserve"> </w:t>
      </w:r>
      <w:r w:rsidRPr="00B33663">
        <w:rPr>
          <w:sz w:val="26"/>
          <w:szCs w:val="26"/>
        </w:rPr>
        <w:t>packet</w:t>
      </w:r>
      <w:r w:rsidRPr="00B33663">
        <w:rPr>
          <w:spacing w:val="-3"/>
          <w:sz w:val="26"/>
          <w:szCs w:val="26"/>
        </w:rPr>
        <w:t xml:space="preserve"> </w:t>
      </w:r>
      <w:r w:rsidRPr="00B33663">
        <w:rPr>
          <w:sz w:val="26"/>
          <w:szCs w:val="26"/>
        </w:rPr>
        <w:t>to</w:t>
      </w:r>
      <w:r w:rsidRPr="00B33663">
        <w:rPr>
          <w:spacing w:val="-3"/>
          <w:sz w:val="26"/>
          <w:szCs w:val="26"/>
        </w:rPr>
        <w:t xml:space="preserve"> </w:t>
      </w:r>
      <w:r w:rsidRPr="00B33663">
        <w:rPr>
          <w:sz w:val="26"/>
          <w:szCs w:val="26"/>
        </w:rPr>
        <w:t>its network layer.</w:t>
      </w:r>
    </w:p>
    <w:p w14:paraId="384BA73E" w14:textId="77777777" w:rsidR="00CD7E1A" w:rsidRPr="00B33663" w:rsidRDefault="00CD7E1A">
      <w:pPr>
        <w:pStyle w:val="BodyText"/>
        <w:ind w:left="0"/>
        <w:rPr>
          <w:sz w:val="20"/>
        </w:rPr>
      </w:pPr>
    </w:p>
    <w:p w14:paraId="6546E8D1" w14:textId="77777777" w:rsidR="00CD7E1A" w:rsidRPr="00B33663" w:rsidRDefault="00EB3154">
      <w:pPr>
        <w:pStyle w:val="BodyText"/>
        <w:spacing w:before="6"/>
        <w:ind w:left="0"/>
        <w:rPr>
          <w:sz w:val="16"/>
        </w:rPr>
      </w:pPr>
      <w:r w:rsidRPr="00B33663">
        <w:pict w14:anchorId="398B12A7">
          <v:shape id="_x0000_s1110" type="#_x0000_t202" style="position:absolute;margin-left:138.4pt;margin-top:11.75pt;width:390.7pt;height:169.25pt;z-index:-15694336;mso-wrap-distance-left:0;mso-wrap-distance-right:0;mso-position-horizontal-relative:page" filled="f" strokeweight=".48pt">
            <v:textbox inset="0,0,0,0">
              <w:txbxContent>
                <w:p w14:paraId="142B16F6" w14:textId="77777777" w:rsidR="00EB3154" w:rsidRDefault="00EB3154">
                  <w:pPr>
                    <w:spacing w:before="17"/>
                    <w:ind w:left="108"/>
                    <w:rPr>
                      <w:b/>
                      <w:sz w:val="28"/>
                    </w:rPr>
                  </w:pPr>
                  <w:r>
                    <w:rPr>
                      <w:b/>
                      <w:sz w:val="28"/>
                      <w:u w:val="thick"/>
                    </w:rPr>
                    <w:t>NOTE</w:t>
                  </w:r>
                  <w:r>
                    <w:rPr>
                      <w:b/>
                      <w:spacing w:val="-1"/>
                      <w:sz w:val="28"/>
                      <w:u w:val="thick"/>
                    </w:rPr>
                    <w:t xml:space="preserve"> </w:t>
                  </w:r>
                  <w:r>
                    <w:rPr>
                      <w:b/>
                      <w:sz w:val="28"/>
                      <w:u w:val="thick"/>
                    </w:rPr>
                    <w:t>:</w:t>
                  </w:r>
                </w:p>
                <w:p w14:paraId="34B3F2EB" w14:textId="77777777" w:rsidR="00EB3154" w:rsidRDefault="00EB3154">
                  <w:pPr>
                    <w:pStyle w:val="BodyText"/>
                    <w:spacing w:before="1"/>
                    <w:ind w:left="0"/>
                    <w:rPr>
                      <w:b/>
                      <w:sz w:val="28"/>
                    </w:rPr>
                  </w:pPr>
                </w:p>
                <w:p w14:paraId="6812437F" w14:textId="77777777" w:rsidR="00EB3154" w:rsidRDefault="00EB3154" w:rsidP="00E700C1">
                  <w:pPr>
                    <w:numPr>
                      <w:ilvl w:val="0"/>
                      <w:numId w:val="26"/>
                    </w:numPr>
                    <w:tabs>
                      <w:tab w:val="left" w:pos="408"/>
                    </w:tabs>
                    <w:spacing w:line="296" w:lineRule="exact"/>
                    <w:rPr>
                      <w:b/>
                      <w:sz w:val="26"/>
                    </w:rPr>
                  </w:pPr>
                  <w:r>
                    <w:rPr>
                      <w:b/>
                      <w:sz w:val="26"/>
                    </w:rPr>
                    <w:t>STOP-AND-WAIT</w:t>
                  </w:r>
                  <w:r>
                    <w:rPr>
                      <w:b/>
                      <w:spacing w:val="-3"/>
                      <w:sz w:val="26"/>
                    </w:rPr>
                    <w:t xml:space="preserve"> </w:t>
                  </w:r>
                  <w:r>
                    <w:rPr>
                      <w:b/>
                      <w:sz w:val="26"/>
                    </w:rPr>
                    <w:t>PROTOCOL</w:t>
                  </w:r>
                </w:p>
                <w:p w14:paraId="728457B7" w14:textId="77777777" w:rsidR="00EB3154" w:rsidRDefault="00EB3154">
                  <w:pPr>
                    <w:pStyle w:val="BodyText"/>
                    <w:spacing w:line="296" w:lineRule="exact"/>
                    <w:ind w:left="828"/>
                  </w:pPr>
                  <w:r>
                    <w:t>REFER</w:t>
                  </w:r>
                  <w:r>
                    <w:rPr>
                      <w:spacing w:val="-2"/>
                    </w:rPr>
                    <w:t xml:space="preserve"> </w:t>
                  </w:r>
                  <w:r>
                    <w:t>STOP</w:t>
                  </w:r>
                  <w:r>
                    <w:rPr>
                      <w:spacing w:val="-2"/>
                    </w:rPr>
                    <w:t xml:space="preserve"> </w:t>
                  </w:r>
                  <w:r>
                    <w:t>AND</w:t>
                  </w:r>
                  <w:r>
                    <w:rPr>
                      <w:spacing w:val="1"/>
                    </w:rPr>
                    <w:t xml:space="preserve"> </w:t>
                  </w:r>
                  <w:r>
                    <w:t>WAIT  FROM</w:t>
                  </w:r>
                  <w:r>
                    <w:rPr>
                      <w:spacing w:val="-2"/>
                    </w:rPr>
                    <w:t xml:space="preserve"> </w:t>
                  </w:r>
                  <w:r>
                    <w:t>FLOW</w:t>
                  </w:r>
                  <w:r>
                    <w:rPr>
                      <w:spacing w:val="-3"/>
                    </w:rPr>
                    <w:t xml:space="preserve"> </w:t>
                  </w:r>
                  <w:r>
                    <w:t>CONTROL</w:t>
                  </w:r>
                </w:p>
                <w:p w14:paraId="7D34F5C7" w14:textId="77777777" w:rsidR="00EB3154" w:rsidRDefault="00EB3154">
                  <w:pPr>
                    <w:pStyle w:val="BodyText"/>
                    <w:spacing w:before="6"/>
                    <w:ind w:left="0"/>
                  </w:pPr>
                </w:p>
                <w:p w14:paraId="572D4AA6" w14:textId="77777777" w:rsidR="00EB3154" w:rsidRDefault="00EB3154" w:rsidP="00E700C1">
                  <w:pPr>
                    <w:numPr>
                      <w:ilvl w:val="0"/>
                      <w:numId w:val="26"/>
                    </w:numPr>
                    <w:tabs>
                      <w:tab w:val="left" w:pos="408"/>
                    </w:tabs>
                    <w:spacing w:before="1" w:line="296" w:lineRule="exact"/>
                    <w:rPr>
                      <w:b/>
                      <w:sz w:val="26"/>
                    </w:rPr>
                  </w:pPr>
                  <w:r>
                    <w:rPr>
                      <w:b/>
                      <w:sz w:val="26"/>
                    </w:rPr>
                    <w:t>GO-BACK-N</w:t>
                  </w:r>
                  <w:r>
                    <w:rPr>
                      <w:b/>
                      <w:spacing w:val="-3"/>
                      <w:sz w:val="26"/>
                    </w:rPr>
                    <w:t xml:space="preserve"> </w:t>
                  </w:r>
                  <w:r>
                    <w:rPr>
                      <w:b/>
                      <w:sz w:val="26"/>
                    </w:rPr>
                    <w:t>PROTOCOL</w:t>
                  </w:r>
                </w:p>
                <w:p w14:paraId="07834E0F" w14:textId="77777777" w:rsidR="00EB3154" w:rsidRDefault="00EB3154">
                  <w:pPr>
                    <w:pStyle w:val="BodyText"/>
                    <w:spacing w:line="296" w:lineRule="exact"/>
                    <w:ind w:left="828"/>
                  </w:pPr>
                  <w:r>
                    <w:t>REFER</w:t>
                  </w:r>
                  <w:r>
                    <w:rPr>
                      <w:spacing w:val="-2"/>
                    </w:rPr>
                    <w:t xml:space="preserve"> </w:t>
                  </w:r>
                  <w:r>
                    <w:t>GO-BACK-N</w:t>
                  </w:r>
                  <w:r>
                    <w:rPr>
                      <w:spacing w:val="-3"/>
                    </w:rPr>
                    <w:t xml:space="preserve"> </w:t>
                  </w:r>
                  <w:r>
                    <w:t>ARQ</w:t>
                  </w:r>
                  <w:r>
                    <w:rPr>
                      <w:spacing w:val="-2"/>
                    </w:rPr>
                    <w:t xml:space="preserve"> </w:t>
                  </w:r>
                  <w:r>
                    <w:t>FROM</w:t>
                  </w:r>
                  <w:r>
                    <w:rPr>
                      <w:spacing w:val="-3"/>
                    </w:rPr>
                    <w:t xml:space="preserve"> </w:t>
                  </w:r>
                  <w:r>
                    <w:t>ERROR</w:t>
                  </w:r>
                  <w:r>
                    <w:rPr>
                      <w:spacing w:val="-2"/>
                    </w:rPr>
                    <w:t xml:space="preserve"> </w:t>
                  </w:r>
                  <w:r>
                    <w:t>CONTROL</w:t>
                  </w:r>
                </w:p>
                <w:p w14:paraId="0B4020A7" w14:textId="77777777" w:rsidR="00EB3154" w:rsidRDefault="00EB3154">
                  <w:pPr>
                    <w:pStyle w:val="BodyText"/>
                    <w:spacing w:before="6"/>
                    <w:ind w:left="0"/>
                  </w:pPr>
                </w:p>
                <w:p w14:paraId="73C496F5" w14:textId="77777777" w:rsidR="00EB3154" w:rsidRDefault="00EB3154" w:rsidP="00E700C1">
                  <w:pPr>
                    <w:numPr>
                      <w:ilvl w:val="0"/>
                      <w:numId w:val="26"/>
                    </w:numPr>
                    <w:tabs>
                      <w:tab w:val="left" w:pos="408"/>
                    </w:tabs>
                    <w:spacing w:before="1" w:line="295" w:lineRule="exact"/>
                    <w:rPr>
                      <w:b/>
                      <w:sz w:val="26"/>
                    </w:rPr>
                  </w:pPr>
                  <w:r>
                    <w:rPr>
                      <w:b/>
                      <w:sz w:val="26"/>
                    </w:rPr>
                    <w:t>SELECTIVE-REPEAT</w:t>
                  </w:r>
                  <w:r>
                    <w:rPr>
                      <w:b/>
                      <w:spacing w:val="-3"/>
                      <w:sz w:val="26"/>
                    </w:rPr>
                    <w:t xml:space="preserve"> </w:t>
                  </w:r>
                  <w:r>
                    <w:rPr>
                      <w:b/>
                      <w:sz w:val="26"/>
                    </w:rPr>
                    <w:t>PROTOCOL</w:t>
                  </w:r>
                </w:p>
                <w:p w14:paraId="5BA67C89" w14:textId="77777777" w:rsidR="00EB3154" w:rsidRDefault="00EB3154">
                  <w:pPr>
                    <w:pStyle w:val="BodyText"/>
                    <w:spacing w:line="295" w:lineRule="exact"/>
                    <w:ind w:left="691"/>
                  </w:pPr>
                  <w:r>
                    <w:t>REFER</w:t>
                  </w:r>
                  <w:r>
                    <w:rPr>
                      <w:spacing w:val="-2"/>
                    </w:rPr>
                    <w:t xml:space="preserve"> </w:t>
                  </w:r>
                  <w:r>
                    <w:t>SELECTIVE-REPEAT</w:t>
                  </w:r>
                  <w:r>
                    <w:rPr>
                      <w:spacing w:val="-1"/>
                    </w:rPr>
                    <w:t xml:space="preserve"> </w:t>
                  </w:r>
                  <w:r>
                    <w:t>ARQ</w:t>
                  </w:r>
                  <w:r>
                    <w:rPr>
                      <w:spacing w:val="-2"/>
                    </w:rPr>
                    <w:t xml:space="preserve"> </w:t>
                  </w:r>
                  <w:r>
                    <w:t>FROM</w:t>
                  </w:r>
                  <w:r>
                    <w:rPr>
                      <w:spacing w:val="-1"/>
                    </w:rPr>
                    <w:t xml:space="preserve"> </w:t>
                  </w:r>
                  <w:r>
                    <w:t>ERROR</w:t>
                  </w:r>
                  <w:r>
                    <w:rPr>
                      <w:spacing w:val="-2"/>
                    </w:rPr>
                    <w:t xml:space="preserve"> </w:t>
                  </w:r>
                  <w:r>
                    <w:t>CONTROL</w:t>
                  </w:r>
                </w:p>
              </w:txbxContent>
            </v:textbox>
            <w10:wrap type="topAndBottom" anchorx="page"/>
          </v:shape>
        </w:pict>
      </w:r>
      <w:r w:rsidRPr="00B33663">
        <w:pict w14:anchorId="6B456DAF">
          <v:rect id="_x0000_s1109" style="position:absolute;margin-left:88.6pt;margin-top:197.15pt;width:436.3pt;height:1.45pt;z-index:-15693824;mso-wrap-distance-left:0;mso-wrap-distance-right:0;mso-position-horizontal-relative:page" fillcolor="black" stroked="f">
            <w10:wrap type="topAndBottom" anchorx="page"/>
          </v:rect>
        </w:pict>
      </w:r>
      <w:r w:rsidRPr="00B33663">
        <w:pict w14:anchorId="272E849D">
          <v:shape id="_x0000_s1108" type="#_x0000_t202" style="position:absolute;margin-left:88.6pt;margin-top:213.6pt;width:436.3pt;height:25.95pt;z-index:-15693312;mso-wrap-distance-left:0;mso-wrap-distance-right:0;mso-position-horizontal-relative:page" fillcolor="#d9d9d9" stroked="f">
            <v:textbox inset="0,0,0,0">
              <w:txbxContent>
                <w:p w14:paraId="704D49F7" w14:textId="77777777" w:rsidR="00EB3154" w:rsidRDefault="00EB3154">
                  <w:pPr>
                    <w:tabs>
                      <w:tab w:val="left" w:pos="1505"/>
                    </w:tabs>
                    <w:spacing w:line="343" w:lineRule="exact"/>
                    <w:ind w:left="784"/>
                    <w:rPr>
                      <w:b/>
                      <w:sz w:val="30"/>
                    </w:rPr>
                  </w:pPr>
                  <w:r>
                    <w:rPr>
                      <w:b/>
                      <w:sz w:val="30"/>
                    </w:rPr>
                    <w:t>5.</w:t>
                  </w:r>
                  <w:r>
                    <w:rPr>
                      <w:b/>
                      <w:sz w:val="30"/>
                    </w:rPr>
                    <w:tab/>
                  </w:r>
                  <w:r>
                    <w:rPr>
                      <w:b/>
                      <w:sz w:val="30"/>
                      <w:u w:val="thick"/>
                    </w:rPr>
                    <w:t>HDLC</w:t>
                  </w:r>
                  <w:r>
                    <w:rPr>
                      <w:b/>
                      <w:spacing w:val="-5"/>
                      <w:sz w:val="30"/>
                      <w:u w:val="thick"/>
                    </w:rPr>
                    <w:t xml:space="preserve"> </w:t>
                  </w:r>
                  <w:r>
                    <w:rPr>
                      <w:b/>
                      <w:sz w:val="30"/>
                      <w:u w:val="thick"/>
                    </w:rPr>
                    <w:t>(HIGH-LEVEL</w:t>
                  </w:r>
                  <w:r>
                    <w:rPr>
                      <w:b/>
                      <w:spacing w:val="-2"/>
                      <w:sz w:val="30"/>
                      <w:u w:val="thick"/>
                    </w:rPr>
                    <w:t xml:space="preserve"> </w:t>
                  </w:r>
                  <w:r>
                    <w:rPr>
                      <w:b/>
                      <w:sz w:val="30"/>
                      <w:u w:val="thick"/>
                    </w:rPr>
                    <w:t>DATA</w:t>
                  </w:r>
                  <w:r>
                    <w:rPr>
                      <w:b/>
                      <w:spacing w:val="-5"/>
                      <w:sz w:val="30"/>
                      <w:u w:val="thick"/>
                    </w:rPr>
                    <w:t xml:space="preserve"> </w:t>
                  </w:r>
                  <w:r>
                    <w:rPr>
                      <w:b/>
                      <w:sz w:val="30"/>
                      <w:u w:val="thick"/>
                    </w:rPr>
                    <w:t>LINK</w:t>
                  </w:r>
                  <w:r>
                    <w:rPr>
                      <w:b/>
                      <w:spacing w:val="-1"/>
                      <w:sz w:val="30"/>
                      <w:u w:val="thick"/>
                    </w:rPr>
                    <w:t xml:space="preserve"> </w:t>
                  </w:r>
                  <w:r>
                    <w:rPr>
                      <w:b/>
                      <w:sz w:val="30"/>
                      <w:u w:val="thick"/>
                    </w:rPr>
                    <w:t>CONTROL)</w:t>
                  </w:r>
                </w:p>
              </w:txbxContent>
            </v:textbox>
            <w10:wrap type="topAndBottom" anchorx="page"/>
          </v:shape>
        </w:pict>
      </w:r>
    </w:p>
    <w:p w14:paraId="1D7B270A" w14:textId="77777777" w:rsidR="00CD7E1A" w:rsidRPr="00B33663" w:rsidRDefault="00CD7E1A">
      <w:pPr>
        <w:pStyle w:val="BodyText"/>
        <w:spacing w:before="9"/>
        <w:ind w:left="0"/>
        <w:rPr>
          <w:sz w:val="21"/>
        </w:rPr>
      </w:pPr>
    </w:p>
    <w:p w14:paraId="4F904CB7" w14:textId="77777777" w:rsidR="00CD7E1A" w:rsidRPr="00B33663" w:rsidRDefault="00CD7E1A">
      <w:pPr>
        <w:pStyle w:val="BodyText"/>
        <w:spacing w:before="5"/>
        <w:ind w:left="0"/>
        <w:rPr>
          <w:sz w:val="21"/>
        </w:rPr>
      </w:pPr>
    </w:p>
    <w:p w14:paraId="0850EC45" w14:textId="77777777" w:rsidR="00F71702" w:rsidRPr="00F71702" w:rsidRDefault="00F71702" w:rsidP="0002558D">
      <w:pPr>
        <w:widowControl/>
        <w:shd w:val="clear" w:color="auto" w:fill="FFFFFF"/>
        <w:autoSpaceDE/>
        <w:autoSpaceDN/>
        <w:spacing w:after="390"/>
        <w:ind w:left="426" w:right="434"/>
        <w:jc w:val="both"/>
        <w:rPr>
          <w:rFonts w:ascii="Source Sans Pro" w:hAnsi="Source Sans Pro"/>
          <w:color w:val="222222"/>
          <w:sz w:val="24"/>
          <w:szCs w:val="24"/>
          <w:lang w:val="en-IN" w:eastAsia="en-IN"/>
        </w:rPr>
      </w:pPr>
      <w:r w:rsidRPr="00F71702">
        <w:rPr>
          <w:rFonts w:ascii="Source Sans Pro" w:hAnsi="Source Sans Pro"/>
          <w:b/>
          <w:bCs/>
          <w:color w:val="222222"/>
          <w:sz w:val="24"/>
          <w:szCs w:val="24"/>
          <w:lang w:val="en-IN" w:eastAsia="en-IN"/>
        </w:rPr>
        <w:t>BIT ORIENTED PROTOCOL</w:t>
      </w:r>
      <w:r w:rsidRPr="00F71702">
        <w:rPr>
          <w:rFonts w:ascii="Source Sans Pro" w:hAnsi="Source Sans Pro"/>
          <w:color w:val="222222"/>
          <w:sz w:val="24"/>
          <w:szCs w:val="24"/>
          <w:lang w:val="en-IN" w:eastAsia="en-IN"/>
        </w:rPr>
        <w:t>:</w:t>
      </w:r>
    </w:p>
    <w:p w14:paraId="2384C066" w14:textId="77777777" w:rsidR="00F71702" w:rsidRPr="00F71702" w:rsidRDefault="00F71702" w:rsidP="0002558D">
      <w:pPr>
        <w:widowControl/>
        <w:shd w:val="clear" w:color="auto" w:fill="FFFFFF"/>
        <w:autoSpaceDE/>
        <w:autoSpaceDN/>
        <w:spacing w:after="390"/>
        <w:ind w:left="426" w:right="434"/>
        <w:jc w:val="both"/>
        <w:rPr>
          <w:rFonts w:ascii="Source Sans Pro" w:hAnsi="Source Sans Pro"/>
          <w:color w:val="222222"/>
          <w:sz w:val="24"/>
          <w:szCs w:val="24"/>
          <w:lang w:val="en-IN" w:eastAsia="en-IN"/>
        </w:rPr>
      </w:pPr>
      <w:r w:rsidRPr="00F71702">
        <w:rPr>
          <w:rFonts w:ascii="Source Sans Pro" w:hAnsi="Source Sans Pro"/>
          <w:color w:val="222222"/>
          <w:sz w:val="24"/>
          <w:szCs w:val="24"/>
          <w:lang w:val="en-IN" w:eastAsia="en-IN"/>
        </w:rPr>
        <w:t>Bit stuffing is the process of adding one extra 0 whenever five consecutive is follow a 0 in the data so that the receiver does not mistake the pattern 0111110 for a flag. In this, the data section of a frame is a sequence of bits to be interpreted by the upper layer as text, audio, video, and audio, etc.  Where in addition to the header, the designer will require a delimiter to separate one frame from other frames. Well, most protocols use a special 8-bit pattern flag as the delimiter to determine the starting and end of the frame.  </w:t>
      </w:r>
    </w:p>
    <w:p w14:paraId="06971CD3" w14:textId="6EF6108A" w:rsidR="00CD7E1A" w:rsidRPr="00B33663" w:rsidRDefault="00F71702">
      <w:pPr>
        <w:pStyle w:val="BodyText"/>
        <w:spacing w:before="2"/>
        <w:ind w:left="0"/>
        <w:rPr>
          <w:sz w:val="16"/>
        </w:rPr>
      </w:pPr>
      <w:r>
        <w:rPr>
          <w:noProof/>
          <w:lang w:val="en-IN" w:eastAsia="en-IN"/>
        </w:rPr>
        <w:lastRenderedPageBreak/>
        <w:drawing>
          <wp:inline distT="0" distB="0" distL="0" distR="0" wp14:anchorId="74ECC861" wp14:editId="42B357B7">
            <wp:extent cx="5534025" cy="3092054"/>
            <wp:effectExtent l="0" t="0" r="0" b="0"/>
            <wp:docPr id="18" name="Picture 18" descr="https://www.webvidyalayam.com/wp-content/uploads/2021/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www.webvidyalayam.com/wp-content/uploads/2021/03/2.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44320" cy="3097806"/>
                    </a:xfrm>
                    <a:prstGeom prst="rect">
                      <a:avLst/>
                    </a:prstGeom>
                    <a:noFill/>
                    <a:ln>
                      <a:noFill/>
                    </a:ln>
                  </pic:spPr>
                </pic:pic>
              </a:graphicData>
            </a:graphic>
          </wp:inline>
        </w:drawing>
      </w:r>
    </w:p>
    <w:p w14:paraId="1995E663" w14:textId="77777777" w:rsidR="00CD7E1A" w:rsidRPr="00B33663" w:rsidRDefault="00A42A03" w:rsidP="00E700C1">
      <w:pPr>
        <w:pStyle w:val="ListParagraph"/>
        <w:numPr>
          <w:ilvl w:val="1"/>
          <w:numId w:val="27"/>
        </w:numPr>
        <w:tabs>
          <w:tab w:val="left" w:pos="1201"/>
        </w:tabs>
        <w:spacing w:before="89" w:line="301" w:lineRule="exact"/>
        <w:ind w:hanging="361"/>
        <w:rPr>
          <w:sz w:val="26"/>
        </w:rPr>
      </w:pPr>
      <w:r w:rsidRPr="00B33663">
        <w:rPr>
          <w:sz w:val="26"/>
          <w:szCs w:val="26"/>
        </w:rPr>
        <w:t>High-level Data</w:t>
      </w:r>
      <w:r w:rsidRPr="00B33663">
        <w:rPr>
          <w:spacing w:val="-2"/>
          <w:sz w:val="26"/>
          <w:szCs w:val="26"/>
        </w:rPr>
        <w:t xml:space="preserve"> </w:t>
      </w:r>
      <w:r w:rsidRPr="00B33663">
        <w:rPr>
          <w:sz w:val="26"/>
          <w:szCs w:val="26"/>
        </w:rPr>
        <w:t>Link Control</w:t>
      </w:r>
      <w:r w:rsidRPr="00B33663">
        <w:rPr>
          <w:spacing w:val="-2"/>
          <w:sz w:val="26"/>
          <w:szCs w:val="26"/>
        </w:rPr>
        <w:t xml:space="preserve"> </w:t>
      </w:r>
      <w:r w:rsidRPr="00B33663">
        <w:rPr>
          <w:sz w:val="26"/>
          <w:szCs w:val="26"/>
        </w:rPr>
        <w:t>(HDLC)</w:t>
      </w:r>
      <w:r w:rsidRPr="00B33663">
        <w:rPr>
          <w:spacing w:val="1"/>
          <w:sz w:val="26"/>
          <w:szCs w:val="26"/>
        </w:rPr>
        <w:t xml:space="preserve"> </w:t>
      </w:r>
      <w:r w:rsidRPr="00B33663">
        <w:rPr>
          <w:sz w:val="26"/>
          <w:szCs w:val="26"/>
        </w:rPr>
        <w:t>is</w:t>
      </w:r>
      <w:r w:rsidRPr="00B33663">
        <w:rPr>
          <w:spacing w:val="-2"/>
          <w:sz w:val="26"/>
          <w:szCs w:val="26"/>
        </w:rPr>
        <w:t xml:space="preserve"> </w:t>
      </w:r>
      <w:r w:rsidRPr="00B33663">
        <w:rPr>
          <w:sz w:val="26"/>
          <w:szCs w:val="26"/>
        </w:rPr>
        <w:t>a</w:t>
      </w:r>
      <w:r w:rsidRPr="00B33663">
        <w:rPr>
          <w:spacing w:val="-2"/>
          <w:sz w:val="26"/>
          <w:szCs w:val="26"/>
        </w:rPr>
        <w:t xml:space="preserve"> </w:t>
      </w:r>
      <w:r w:rsidRPr="00B33663">
        <w:rPr>
          <w:sz w:val="26"/>
          <w:szCs w:val="26"/>
        </w:rPr>
        <w:t>bit-oriented</w:t>
      </w:r>
      <w:r w:rsidRPr="00B33663">
        <w:rPr>
          <w:spacing w:val="-2"/>
          <w:sz w:val="26"/>
          <w:szCs w:val="26"/>
        </w:rPr>
        <w:t xml:space="preserve"> </w:t>
      </w:r>
      <w:r w:rsidRPr="00B33663">
        <w:rPr>
          <w:sz w:val="26"/>
          <w:szCs w:val="26"/>
        </w:rPr>
        <w:t>protocol</w:t>
      </w:r>
    </w:p>
    <w:p w14:paraId="0FBE4DA9" w14:textId="77777777" w:rsidR="00CD7E1A" w:rsidRPr="00B33663" w:rsidRDefault="00A42A03" w:rsidP="00E700C1">
      <w:pPr>
        <w:pStyle w:val="ListParagraph"/>
        <w:numPr>
          <w:ilvl w:val="1"/>
          <w:numId w:val="27"/>
        </w:numPr>
        <w:tabs>
          <w:tab w:val="left" w:pos="1201"/>
        </w:tabs>
        <w:spacing w:line="299" w:lineRule="exact"/>
        <w:ind w:hanging="361"/>
        <w:rPr>
          <w:sz w:val="26"/>
        </w:rPr>
      </w:pPr>
      <w:r w:rsidRPr="00B33663">
        <w:rPr>
          <w:sz w:val="26"/>
          <w:szCs w:val="26"/>
        </w:rPr>
        <w:t>HDLC</w:t>
      </w:r>
      <w:r w:rsidRPr="00B33663">
        <w:rPr>
          <w:spacing w:val="-3"/>
          <w:sz w:val="26"/>
          <w:szCs w:val="26"/>
        </w:rPr>
        <w:t xml:space="preserve"> </w:t>
      </w:r>
      <w:r w:rsidRPr="00B33663">
        <w:rPr>
          <w:sz w:val="26"/>
          <w:szCs w:val="26"/>
        </w:rPr>
        <w:t>is</w:t>
      </w:r>
      <w:r w:rsidRPr="00B33663">
        <w:rPr>
          <w:spacing w:val="-1"/>
          <w:sz w:val="26"/>
          <w:szCs w:val="26"/>
        </w:rPr>
        <w:t xml:space="preserve"> </w:t>
      </w:r>
      <w:r w:rsidRPr="00B33663">
        <w:rPr>
          <w:sz w:val="26"/>
          <w:szCs w:val="26"/>
        </w:rPr>
        <w:t>used</w:t>
      </w:r>
      <w:r w:rsidRPr="00B33663">
        <w:rPr>
          <w:spacing w:val="-3"/>
          <w:sz w:val="26"/>
          <w:szCs w:val="26"/>
        </w:rPr>
        <w:t xml:space="preserve"> </w:t>
      </w:r>
      <w:r w:rsidRPr="00B33663">
        <w:rPr>
          <w:sz w:val="26"/>
          <w:szCs w:val="26"/>
        </w:rPr>
        <w:t>for</w:t>
      </w:r>
      <w:r w:rsidRPr="00B33663">
        <w:rPr>
          <w:spacing w:val="61"/>
          <w:sz w:val="26"/>
          <w:szCs w:val="26"/>
        </w:rPr>
        <w:t xml:space="preserve"> </w:t>
      </w:r>
      <w:r w:rsidRPr="00B33663">
        <w:rPr>
          <w:sz w:val="26"/>
          <w:szCs w:val="26"/>
        </w:rPr>
        <w:t>communication</w:t>
      </w:r>
      <w:r w:rsidRPr="00B33663">
        <w:rPr>
          <w:spacing w:val="1"/>
          <w:sz w:val="26"/>
          <w:szCs w:val="26"/>
        </w:rPr>
        <w:t xml:space="preserve"> </w:t>
      </w:r>
      <w:r w:rsidRPr="00B33663">
        <w:rPr>
          <w:sz w:val="26"/>
          <w:szCs w:val="26"/>
        </w:rPr>
        <w:t>over</w:t>
      </w:r>
      <w:r w:rsidRPr="00B33663">
        <w:rPr>
          <w:spacing w:val="-3"/>
          <w:sz w:val="26"/>
          <w:szCs w:val="26"/>
        </w:rPr>
        <w:t xml:space="preserve"> </w:t>
      </w:r>
      <w:r w:rsidRPr="00B33663">
        <w:rPr>
          <w:sz w:val="26"/>
          <w:szCs w:val="26"/>
        </w:rPr>
        <w:t>point-to-point</w:t>
      </w:r>
      <w:r w:rsidRPr="00B33663">
        <w:rPr>
          <w:spacing w:val="-3"/>
          <w:sz w:val="26"/>
          <w:szCs w:val="26"/>
        </w:rPr>
        <w:t xml:space="preserve"> </w:t>
      </w:r>
      <w:r w:rsidRPr="00B33663">
        <w:rPr>
          <w:sz w:val="26"/>
          <w:szCs w:val="26"/>
        </w:rPr>
        <w:t>and</w:t>
      </w:r>
      <w:r w:rsidRPr="00B33663">
        <w:rPr>
          <w:spacing w:val="1"/>
          <w:sz w:val="26"/>
          <w:szCs w:val="26"/>
        </w:rPr>
        <w:t xml:space="preserve"> </w:t>
      </w:r>
      <w:r w:rsidRPr="00B33663">
        <w:rPr>
          <w:sz w:val="26"/>
          <w:szCs w:val="26"/>
        </w:rPr>
        <w:t>multipoint</w:t>
      </w:r>
      <w:r w:rsidRPr="00B33663">
        <w:rPr>
          <w:spacing w:val="1"/>
          <w:sz w:val="26"/>
          <w:szCs w:val="26"/>
        </w:rPr>
        <w:t xml:space="preserve"> </w:t>
      </w:r>
      <w:r w:rsidRPr="00B33663">
        <w:rPr>
          <w:sz w:val="26"/>
          <w:szCs w:val="26"/>
        </w:rPr>
        <w:t>links.</w:t>
      </w:r>
    </w:p>
    <w:p w14:paraId="17762028" w14:textId="77777777" w:rsidR="00CD7E1A" w:rsidRPr="00B33663" w:rsidRDefault="00A42A03" w:rsidP="00E700C1">
      <w:pPr>
        <w:pStyle w:val="ListParagraph"/>
        <w:numPr>
          <w:ilvl w:val="1"/>
          <w:numId w:val="27"/>
        </w:numPr>
        <w:tabs>
          <w:tab w:val="left" w:pos="1201"/>
        </w:tabs>
        <w:spacing w:line="300" w:lineRule="exact"/>
        <w:ind w:hanging="361"/>
        <w:rPr>
          <w:sz w:val="26"/>
        </w:rPr>
      </w:pPr>
      <w:r w:rsidRPr="00B33663">
        <w:rPr>
          <w:sz w:val="26"/>
          <w:szCs w:val="26"/>
        </w:rPr>
        <w:t>HDLC</w:t>
      </w:r>
      <w:r w:rsidRPr="00B33663">
        <w:rPr>
          <w:spacing w:val="-2"/>
          <w:sz w:val="26"/>
          <w:szCs w:val="26"/>
        </w:rPr>
        <w:t xml:space="preserve"> </w:t>
      </w:r>
      <w:r w:rsidRPr="00B33663">
        <w:rPr>
          <w:sz w:val="26"/>
          <w:szCs w:val="26"/>
        </w:rPr>
        <w:t>implements</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Stop-and-Wait</w:t>
      </w:r>
      <w:r w:rsidRPr="00B33663">
        <w:rPr>
          <w:spacing w:val="-1"/>
          <w:sz w:val="26"/>
          <w:szCs w:val="26"/>
        </w:rPr>
        <w:t xml:space="preserve"> </w:t>
      </w:r>
      <w:r w:rsidRPr="00B33663">
        <w:rPr>
          <w:sz w:val="26"/>
          <w:szCs w:val="26"/>
        </w:rPr>
        <w:t>protocol.</w:t>
      </w:r>
    </w:p>
    <w:p w14:paraId="2A1F701D" w14:textId="77777777" w:rsidR="00CD7E1A" w:rsidRPr="00B33663" w:rsidRDefault="00CD7E1A">
      <w:pPr>
        <w:pStyle w:val="BodyText"/>
        <w:spacing w:before="4"/>
        <w:ind w:left="0"/>
        <w:rPr>
          <w:sz w:val="39"/>
        </w:rPr>
      </w:pPr>
    </w:p>
    <w:p w14:paraId="5A379620" w14:textId="77777777" w:rsidR="00CD7E1A" w:rsidRPr="00B33663" w:rsidRDefault="00A42A03">
      <w:pPr>
        <w:pStyle w:val="Heading4"/>
        <w:spacing w:before="1"/>
      </w:pPr>
      <w:r w:rsidRPr="00B33663">
        <w:t>HDLC</w:t>
      </w:r>
      <w:r w:rsidRPr="00B33663">
        <w:rPr>
          <w:spacing w:val="-3"/>
        </w:rPr>
        <w:t xml:space="preserve"> </w:t>
      </w:r>
      <w:r w:rsidRPr="00B33663">
        <w:t>CONFIGURATIONS AND</w:t>
      </w:r>
      <w:r w:rsidRPr="00B33663">
        <w:rPr>
          <w:spacing w:val="-3"/>
        </w:rPr>
        <w:t xml:space="preserve"> </w:t>
      </w:r>
      <w:r w:rsidRPr="00B33663">
        <w:t>TRANSFER</w:t>
      </w:r>
      <w:r w:rsidRPr="00B33663">
        <w:rPr>
          <w:spacing w:val="-2"/>
        </w:rPr>
        <w:t xml:space="preserve"> </w:t>
      </w:r>
      <w:r w:rsidRPr="00B33663">
        <w:t>MODES</w:t>
      </w:r>
    </w:p>
    <w:p w14:paraId="339BA5C1" w14:textId="77777777" w:rsidR="00CD7E1A" w:rsidRPr="00B33663" w:rsidRDefault="00A42A03">
      <w:pPr>
        <w:pStyle w:val="BodyText"/>
        <w:spacing w:before="143"/>
        <w:ind w:left="480" w:right="1629"/>
      </w:pPr>
      <w:r w:rsidRPr="00B33663">
        <w:t>HDLC provides two common transfer modes that can be used in different</w:t>
      </w:r>
      <w:r w:rsidRPr="00B33663">
        <w:rPr>
          <w:spacing w:val="-62"/>
        </w:rPr>
        <w:t xml:space="preserve"> </w:t>
      </w:r>
      <w:r w:rsidRPr="00B33663">
        <w:t>configurations:</w:t>
      </w:r>
    </w:p>
    <w:p w14:paraId="38382011" w14:textId="77777777" w:rsidR="00CD7E1A" w:rsidRPr="00B33663" w:rsidRDefault="00A42A03" w:rsidP="00E700C1">
      <w:pPr>
        <w:pStyle w:val="ListParagraph"/>
        <w:numPr>
          <w:ilvl w:val="0"/>
          <w:numId w:val="25"/>
        </w:numPr>
        <w:tabs>
          <w:tab w:val="left" w:pos="1201"/>
        </w:tabs>
        <w:spacing w:line="298" w:lineRule="exact"/>
        <w:ind w:hanging="361"/>
        <w:rPr>
          <w:sz w:val="26"/>
        </w:rPr>
      </w:pPr>
      <w:r w:rsidRPr="00B33663">
        <w:rPr>
          <w:sz w:val="26"/>
        </w:rPr>
        <w:t>Normal</w:t>
      </w:r>
      <w:r w:rsidRPr="00B33663">
        <w:rPr>
          <w:spacing w:val="-3"/>
          <w:sz w:val="26"/>
        </w:rPr>
        <w:t xml:space="preserve"> </w:t>
      </w:r>
      <w:r w:rsidRPr="00B33663">
        <w:rPr>
          <w:sz w:val="26"/>
        </w:rPr>
        <w:t>response mode</w:t>
      </w:r>
      <w:r w:rsidRPr="00B33663">
        <w:rPr>
          <w:spacing w:val="-1"/>
          <w:sz w:val="26"/>
        </w:rPr>
        <w:t xml:space="preserve"> </w:t>
      </w:r>
      <w:r w:rsidRPr="00B33663">
        <w:rPr>
          <w:sz w:val="26"/>
        </w:rPr>
        <w:t>(NRM)</w:t>
      </w:r>
    </w:p>
    <w:p w14:paraId="4090D0C8" w14:textId="77777777" w:rsidR="00CD7E1A" w:rsidRPr="00B33663" w:rsidRDefault="00A42A03" w:rsidP="00E700C1">
      <w:pPr>
        <w:pStyle w:val="ListParagraph"/>
        <w:numPr>
          <w:ilvl w:val="0"/>
          <w:numId w:val="25"/>
        </w:numPr>
        <w:tabs>
          <w:tab w:val="left" w:pos="1201"/>
        </w:tabs>
        <w:spacing w:line="298" w:lineRule="exact"/>
        <w:ind w:hanging="361"/>
        <w:rPr>
          <w:sz w:val="26"/>
        </w:rPr>
      </w:pPr>
      <w:r w:rsidRPr="00B33663">
        <w:rPr>
          <w:sz w:val="26"/>
        </w:rPr>
        <w:t>Asynchronous</w:t>
      </w:r>
      <w:r w:rsidRPr="00B33663">
        <w:rPr>
          <w:spacing w:val="-3"/>
          <w:sz w:val="26"/>
        </w:rPr>
        <w:t xml:space="preserve"> </w:t>
      </w:r>
      <w:r w:rsidRPr="00B33663">
        <w:rPr>
          <w:sz w:val="26"/>
        </w:rPr>
        <w:t>balanced mode</w:t>
      </w:r>
      <w:r w:rsidRPr="00B33663">
        <w:rPr>
          <w:spacing w:val="-2"/>
          <w:sz w:val="26"/>
        </w:rPr>
        <w:t xml:space="preserve"> </w:t>
      </w:r>
      <w:r w:rsidRPr="00B33663">
        <w:rPr>
          <w:sz w:val="26"/>
        </w:rPr>
        <w:t>(ABM).</w:t>
      </w:r>
    </w:p>
    <w:p w14:paraId="03EFCA41" w14:textId="77777777" w:rsidR="00CD7E1A" w:rsidRPr="00B33663" w:rsidRDefault="00CD7E1A">
      <w:pPr>
        <w:spacing w:line="298"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F96A722"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14DBF7AA">
          <v:group id="_x0000_s1106" style="width:436.3pt;height:4.45pt;mso-position-horizontal-relative:char;mso-position-vertical-relative:line" coordsize="8726,89">
            <v:shape id="_x0000_s1107" style="position:absolute;width:8726;height:89" coordsize="8726,89" o:spt="100" adj="0,,0" path="m8726,29l,29,,89r8726,l8726,29xm8726,l,,,14r8726,l8726,xe" fillcolor="#612322" stroked="f">
              <v:stroke joinstyle="round"/>
              <v:formulas/>
              <v:path arrowok="t" o:connecttype="segments"/>
            </v:shape>
            <w10:anchorlock/>
          </v:group>
        </w:pict>
      </w:r>
    </w:p>
    <w:p w14:paraId="5B95CD12" w14:textId="77777777" w:rsidR="00CD7E1A" w:rsidRPr="00B33663" w:rsidRDefault="00CD7E1A">
      <w:pPr>
        <w:pStyle w:val="BodyText"/>
        <w:spacing w:before="2"/>
        <w:ind w:left="0"/>
        <w:rPr>
          <w:sz w:val="17"/>
        </w:rPr>
      </w:pPr>
    </w:p>
    <w:p w14:paraId="0DE2F027" w14:textId="77777777" w:rsidR="00CD7E1A" w:rsidRPr="00B33663" w:rsidRDefault="00A42A03">
      <w:pPr>
        <w:pStyle w:val="Heading5"/>
        <w:spacing w:before="89" w:line="296" w:lineRule="exact"/>
        <w:rPr>
          <w:u w:val="none"/>
        </w:rPr>
      </w:pPr>
      <w:r w:rsidRPr="00B33663">
        <w:rPr>
          <w:u w:val="none"/>
        </w:rPr>
        <w:t>Normal</w:t>
      </w:r>
      <w:r w:rsidRPr="00B33663">
        <w:rPr>
          <w:spacing w:val="-3"/>
          <w:u w:val="none"/>
        </w:rPr>
        <w:t xml:space="preserve"> </w:t>
      </w:r>
      <w:r w:rsidRPr="00B33663">
        <w:rPr>
          <w:u w:val="none"/>
        </w:rPr>
        <w:t>response</w:t>
      </w:r>
      <w:r w:rsidRPr="00B33663">
        <w:rPr>
          <w:spacing w:val="-2"/>
          <w:u w:val="none"/>
        </w:rPr>
        <w:t xml:space="preserve"> </w:t>
      </w:r>
      <w:r w:rsidRPr="00B33663">
        <w:rPr>
          <w:u w:val="none"/>
        </w:rPr>
        <w:t>mode</w:t>
      </w:r>
      <w:r w:rsidRPr="00B33663">
        <w:rPr>
          <w:spacing w:val="-2"/>
          <w:u w:val="none"/>
        </w:rPr>
        <w:t xml:space="preserve"> </w:t>
      </w:r>
      <w:r w:rsidRPr="00B33663">
        <w:rPr>
          <w:u w:val="none"/>
        </w:rPr>
        <w:t>(NRM)</w:t>
      </w:r>
    </w:p>
    <w:p w14:paraId="51DC0CE4" w14:textId="77777777" w:rsidR="00CD7E1A" w:rsidRPr="00B33663" w:rsidRDefault="00A42A03" w:rsidP="00E700C1">
      <w:pPr>
        <w:pStyle w:val="ListParagraph"/>
        <w:numPr>
          <w:ilvl w:val="1"/>
          <w:numId w:val="27"/>
        </w:numPr>
        <w:tabs>
          <w:tab w:val="left" w:pos="1201"/>
        </w:tabs>
        <w:spacing w:line="297" w:lineRule="exact"/>
        <w:ind w:hanging="361"/>
        <w:rPr>
          <w:sz w:val="26"/>
        </w:rPr>
      </w:pPr>
      <w:r w:rsidRPr="00B33663">
        <w:rPr>
          <w:sz w:val="26"/>
          <w:szCs w:val="26"/>
        </w:rPr>
        <w:t>In</w:t>
      </w:r>
      <w:r w:rsidRPr="00B33663">
        <w:rPr>
          <w:spacing w:val="-2"/>
          <w:sz w:val="26"/>
          <w:szCs w:val="26"/>
        </w:rPr>
        <w:t xml:space="preserve"> </w:t>
      </w:r>
      <w:r w:rsidRPr="00B33663">
        <w:rPr>
          <w:sz w:val="26"/>
          <w:szCs w:val="26"/>
        </w:rPr>
        <w:t>normal</w:t>
      </w:r>
      <w:r w:rsidRPr="00B33663">
        <w:rPr>
          <w:spacing w:val="-2"/>
          <w:sz w:val="26"/>
          <w:szCs w:val="26"/>
        </w:rPr>
        <w:t xml:space="preserve"> </w:t>
      </w:r>
      <w:r w:rsidRPr="00B33663">
        <w:rPr>
          <w:sz w:val="26"/>
          <w:szCs w:val="26"/>
        </w:rPr>
        <w:t>response mode</w:t>
      </w:r>
      <w:r w:rsidRPr="00B33663">
        <w:rPr>
          <w:spacing w:val="-2"/>
          <w:sz w:val="26"/>
          <w:szCs w:val="26"/>
        </w:rPr>
        <w:t xml:space="preserve"> </w:t>
      </w:r>
      <w:r w:rsidRPr="00B33663">
        <w:rPr>
          <w:sz w:val="26"/>
          <w:szCs w:val="26"/>
        </w:rPr>
        <w:t>(NRM), the</w:t>
      </w:r>
      <w:r w:rsidRPr="00B33663">
        <w:rPr>
          <w:spacing w:val="-2"/>
          <w:sz w:val="26"/>
          <w:szCs w:val="26"/>
        </w:rPr>
        <w:t xml:space="preserve"> </w:t>
      </w:r>
      <w:r w:rsidRPr="00B33663">
        <w:rPr>
          <w:sz w:val="26"/>
          <w:szCs w:val="26"/>
        </w:rPr>
        <w:t>station configuration</w:t>
      </w:r>
      <w:r w:rsidRPr="00B33663">
        <w:rPr>
          <w:spacing w:val="-2"/>
          <w:sz w:val="26"/>
          <w:szCs w:val="26"/>
        </w:rPr>
        <w:t xml:space="preserve"> </w:t>
      </w:r>
      <w:r w:rsidRPr="00B33663">
        <w:rPr>
          <w:sz w:val="26"/>
          <w:szCs w:val="26"/>
        </w:rPr>
        <w:t>is</w:t>
      </w:r>
      <w:r w:rsidRPr="00B33663">
        <w:rPr>
          <w:spacing w:val="-1"/>
          <w:sz w:val="26"/>
          <w:szCs w:val="26"/>
        </w:rPr>
        <w:t xml:space="preserve"> </w:t>
      </w:r>
      <w:r w:rsidRPr="00B33663">
        <w:rPr>
          <w:sz w:val="26"/>
          <w:szCs w:val="26"/>
        </w:rPr>
        <w:t>unbalanced.</w:t>
      </w:r>
    </w:p>
    <w:p w14:paraId="70D8F907" w14:textId="77777777" w:rsidR="00CD7E1A" w:rsidRPr="00B33663" w:rsidRDefault="00A42A03" w:rsidP="00E700C1">
      <w:pPr>
        <w:pStyle w:val="ListParagraph"/>
        <w:numPr>
          <w:ilvl w:val="1"/>
          <w:numId w:val="27"/>
        </w:numPr>
        <w:tabs>
          <w:tab w:val="left" w:pos="1201"/>
        </w:tabs>
        <w:spacing w:line="299" w:lineRule="exact"/>
        <w:ind w:hanging="361"/>
        <w:rPr>
          <w:sz w:val="26"/>
        </w:rPr>
      </w:pPr>
      <w:r w:rsidRPr="00B33663">
        <w:rPr>
          <w:sz w:val="26"/>
          <w:szCs w:val="26"/>
        </w:rPr>
        <w:t>We</w:t>
      </w:r>
      <w:r w:rsidRPr="00B33663">
        <w:rPr>
          <w:spacing w:val="1"/>
          <w:sz w:val="26"/>
          <w:szCs w:val="26"/>
        </w:rPr>
        <w:t xml:space="preserve"> </w:t>
      </w:r>
      <w:r w:rsidRPr="00B33663">
        <w:rPr>
          <w:sz w:val="26"/>
          <w:szCs w:val="26"/>
        </w:rPr>
        <w:t>have</w:t>
      </w:r>
      <w:r w:rsidRPr="00B33663">
        <w:rPr>
          <w:spacing w:val="-2"/>
          <w:sz w:val="26"/>
          <w:szCs w:val="26"/>
        </w:rPr>
        <w:t xml:space="preserve"> </w:t>
      </w:r>
      <w:r w:rsidRPr="00B33663">
        <w:rPr>
          <w:sz w:val="26"/>
          <w:szCs w:val="26"/>
        </w:rPr>
        <w:t>one</w:t>
      </w:r>
      <w:r w:rsidRPr="00B33663">
        <w:rPr>
          <w:spacing w:val="1"/>
          <w:sz w:val="26"/>
          <w:szCs w:val="26"/>
        </w:rPr>
        <w:t xml:space="preserve"> </w:t>
      </w:r>
      <w:r w:rsidRPr="00B33663">
        <w:rPr>
          <w:sz w:val="26"/>
          <w:szCs w:val="26"/>
        </w:rPr>
        <w:t>primary</w:t>
      </w:r>
      <w:r w:rsidRPr="00B33663">
        <w:rPr>
          <w:spacing w:val="-5"/>
          <w:sz w:val="26"/>
          <w:szCs w:val="26"/>
        </w:rPr>
        <w:t xml:space="preserve"> </w:t>
      </w:r>
      <w:r w:rsidRPr="00B33663">
        <w:rPr>
          <w:sz w:val="26"/>
          <w:szCs w:val="26"/>
        </w:rPr>
        <w:t>station</w:t>
      </w:r>
      <w:r w:rsidRPr="00B33663">
        <w:rPr>
          <w:spacing w:val="-2"/>
          <w:sz w:val="26"/>
          <w:szCs w:val="26"/>
        </w:rPr>
        <w:t xml:space="preserve"> </w:t>
      </w:r>
      <w:r w:rsidRPr="00B33663">
        <w:rPr>
          <w:sz w:val="26"/>
          <w:szCs w:val="26"/>
        </w:rPr>
        <w:t>and multiple secondary</w:t>
      </w:r>
      <w:r w:rsidRPr="00B33663">
        <w:rPr>
          <w:spacing w:val="-7"/>
          <w:sz w:val="26"/>
          <w:szCs w:val="26"/>
        </w:rPr>
        <w:t xml:space="preserve"> </w:t>
      </w:r>
      <w:r w:rsidRPr="00B33663">
        <w:rPr>
          <w:sz w:val="26"/>
          <w:szCs w:val="26"/>
        </w:rPr>
        <w:t>stations.</w:t>
      </w:r>
    </w:p>
    <w:p w14:paraId="1AC0710C" w14:textId="77777777" w:rsidR="00CD7E1A" w:rsidRPr="00B33663" w:rsidRDefault="00A42A03" w:rsidP="00E700C1">
      <w:pPr>
        <w:pStyle w:val="ListParagraph"/>
        <w:numPr>
          <w:ilvl w:val="1"/>
          <w:numId w:val="27"/>
        </w:numPr>
        <w:tabs>
          <w:tab w:val="left" w:pos="1201"/>
        </w:tabs>
        <w:spacing w:before="3" w:line="235" w:lineRule="auto"/>
        <w:ind w:right="1445"/>
        <w:rPr>
          <w:sz w:val="26"/>
        </w:rPr>
      </w:pPr>
      <w:r w:rsidRPr="00B33663">
        <w:rPr>
          <w:sz w:val="26"/>
          <w:szCs w:val="26"/>
        </w:rPr>
        <w:t xml:space="preserve">A </w:t>
      </w:r>
      <w:r w:rsidRPr="00B33663">
        <w:rPr>
          <w:i/>
          <w:iCs/>
          <w:sz w:val="26"/>
          <w:szCs w:val="26"/>
        </w:rPr>
        <w:t xml:space="preserve">primary station </w:t>
      </w:r>
      <w:r w:rsidRPr="00B33663">
        <w:rPr>
          <w:sz w:val="26"/>
          <w:szCs w:val="26"/>
        </w:rPr>
        <w:t xml:space="preserve">can send commands; a </w:t>
      </w:r>
      <w:r w:rsidRPr="00B33663">
        <w:rPr>
          <w:i/>
          <w:iCs/>
          <w:sz w:val="26"/>
          <w:szCs w:val="26"/>
        </w:rPr>
        <w:t xml:space="preserve">secondary station </w:t>
      </w:r>
      <w:r w:rsidRPr="00B33663">
        <w:rPr>
          <w:sz w:val="26"/>
          <w:szCs w:val="26"/>
        </w:rPr>
        <w:t>can only</w:t>
      </w:r>
      <w:r w:rsidRPr="00B33663">
        <w:rPr>
          <w:spacing w:val="-62"/>
          <w:sz w:val="26"/>
          <w:szCs w:val="26"/>
        </w:rPr>
        <w:t xml:space="preserve"> </w:t>
      </w:r>
      <w:r w:rsidRPr="00B33663">
        <w:rPr>
          <w:sz w:val="26"/>
          <w:szCs w:val="26"/>
        </w:rPr>
        <w:t>respond.</w:t>
      </w:r>
    </w:p>
    <w:p w14:paraId="01E1606F" w14:textId="77777777" w:rsidR="00CD7E1A" w:rsidRPr="00B33663" w:rsidRDefault="00A42A03" w:rsidP="00E700C1">
      <w:pPr>
        <w:pStyle w:val="ListParagraph"/>
        <w:numPr>
          <w:ilvl w:val="1"/>
          <w:numId w:val="27"/>
        </w:numPr>
        <w:tabs>
          <w:tab w:val="left" w:pos="1201"/>
        </w:tabs>
        <w:spacing w:before="3"/>
        <w:ind w:hanging="361"/>
        <w:rPr>
          <w:sz w:val="26"/>
        </w:rPr>
      </w:pPr>
      <w:r w:rsidRPr="00B33663">
        <w:rPr>
          <w:sz w:val="26"/>
          <w:szCs w:val="26"/>
        </w:rPr>
        <w:t>The</w:t>
      </w:r>
      <w:r w:rsidRPr="00B33663">
        <w:rPr>
          <w:spacing w:val="-3"/>
          <w:sz w:val="26"/>
          <w:szCs w:val="26"/>
        </w:rPr>
        <w:t xml:space="preserve"> </w:t>
      </w:r>
      <w:r w:rsidRPr="00B33663">
        <w:rPr>
          <w:sz w:val="26"/>
          <w:szCs w:val="26"/>
        </w:rPr>
        <w:t>NRM is</w:t>
      </w:r>
      <w:r w:rsidRPr="00B33663">
        <w:rPr>
          <w:spacing w:val="-2"/>
          <w:sz w:val="26"/>
          <w:szCs w:val="26"/>
        </w:rPr>
        <w:t xml:space="preserve"> </w:t>
      </w:r>
      <w:r w:rsidRPr="00B33663">
        <w:rPr>
          <w:sz w:val="26"/>
          <w:szCs w:val="26"/>
        </w:rPr>
        <w:t>used</w:t>
      </w:r>
      <w:r w:rsidRPr="00B33663">
        <w:rPr>
          <w:spacing w:val="-3"/>
          <w:sz w:val="26"/>
          <w:szCs w:val="26"/>
        </w:rPr>
        <w:t xml:space="preserve"> </w:t>
      </w:r>
      <w:r w:rsidRPr="00B33663">
        <w:rPr>
          <w:sz w:val="26"/>
          <w:szCs w:val="26"/>
        </w:rPr>
        <w:t>for</w:t>
      </w:r>
      <w:r w:rsidRPr="00B33663">
        <w:rPr>
          <w:spacing w:val="-2"/>
          <w:sz w:val="26"/>
          <w:szCs w:val="26"/>
        </w:rPr>
        <w:t xml:space="preserve"> </w:t>
      </w:r>
      <w:r w:rsidRPr="00B33663">
        <w:rPr>
          <w:sz w:val="26"/>
          <w:szCs w:val="26"/>
        </w:rPr>
        <w:t>both</w:t>
      </w:r>
      <w:r w:rsidRPr="00B33663">
        <w:rPr>
          <w:spacing w:val="-2"/>
          <w:sz w:val="26"/>
          <w:szCs w:val="26"/>
        </w:rPr>
        <w:t xml:space="preserve"> </w:t>
      </w:r>
      <w:r w:rsidRPr="00B33663">
        <w:rPr>
          <w:sz w:val="26"/>
          <w:szCs w:val="26"/>
        </w:rPr>
        <w:t>point-to-point and multipoint links.</w:t>
      </w:r>
    </w:p>
    <w:p w14:paraId="6F993871" w14:textId="77777777" w:rsidR="00CD7E1A" w:rsidRPr="00B33663" w:rsidRDefault="00A42A03">
      <w:pPr>
        <w:pStyle w:val="BodyText"/>
        <w:spacing w:before="10"/>
        <w:ind w:left="0"/>
        <w:rPr>
          <w:sz w:val="13"/>
        </w:rPr>
      </w:pPr>
      <w:r w:rsidRPr="00B33663">
        <w:rPr>
          <w:noProof/>
          <w:lang w:val="en-IN" w:eastAsia="en-IN"/>
        </w:rPr>
        <w:drawing>
          <wp:anchor distT="0" distB="0" distL="0" distR="0" simplePos="0" relativeHeight="251645440" behindDoc="0" locked="0" layoutInCell="1" allowOverlap="1" wp14:anchorId="7DA3B454" wp14:editId="07777777">
            <wp:simplePos x="0" y="0"/>
            <wp:positionH relativeFrom="page">
              <wp:posOffset>1219970</wp:posOffset>
            </wp:positionH>
            <wp:positionV relativeFrom="paragraph">
              <wp:posOffset>126442</wp:posOffset>
            </wp:positionV>
            <wp:extent cx="5075992" cy="1809750"/>
            <wp:effectExtent l="0" t="0" r="0" b="0"/>
            <wp:wrapTopAndBottom/>
            <wp:docPr id="73"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8.jpeg"/>
                    <pic:cNvPicPr/>
                  </pic:nvPicPr>
                  <pic:blipFill>
                    <a:blip r:embed="rId45" cstate="print"/>
                    <a:stretch>
                      <a:fillRect/>
                    </a:stretch>
                  </pic:blipFill>
                  <pic:spPr>
                    <a:xfrm>
                      <a:off x="0" y="0"/>
                      <a:ext cx="5075992" cy="1809750"/>
                    </a:xfrm>
                    <a:prstGeom prst="rect">
                      <a:avLst/>
                    </a:prstGeom>
                  </pic:spPr>
                </pic:pic>
              </a:graphicData>
            </a:graphic>
          </wp:anchor>
        </w:drawing>
      </w:r>
    </w:p>
    <w:p w14:paraId="39B9B83D" w14:textId="77777777" w:rsidR="00CD7E1A" w:rsidRPr="00B33663" w:rsidRDefault="00A42A03">
      <w:pPr>
        <w:pStyle w:val="Heading5"/>
        <w:spacing w:before="165" w:line="296" w:lineRule="exact"/>
        <w:rPr>
          <w:u w:val="none"/>
        </w:rPr>
      </w:pPr>
      <w:r w:rsidRPr="00B33663">
        <w:rPr>
          <w:u w:val="none"/>
        </w:rPr>
        <w:t>Asynchronous</w:t>
      </w:r>
      <w:r w:rsidRPr="00B33663">
        <w:rPr>
          <w:spacing w:val="-1"/>
          <w:u w:val="none"/>
        </w:rPr>
        <w:t xml:space="preserve"> </w:t>
      </w:r>
      <w:r w:rsidRPr="00B33663">
        <w:rPr>
          <w:u w:val="none"/>
        </w:rPr>
        <w:t>balanced</w:t>
      </w:r>
      <w:r w:rsidRPr="00B33663">
        <w:rPr>
          <w:spacing w:val="-2"/>
          <w:u w:val="none"/>
        </w:rPr>
        <w:t xml:space="preserve"> </w:t>
      </w:r>
      <w:r w:rsidRPr="00B33663">
        <w:rPr>
          <w:u w:val="none"/>
        </w:rPr>
        <w:t>mode</w:t>
      </w:r>
      <w:r w:rsidRPr="00B33663">
        <w:rPr>
          <w:spacing w:val="-2"/>
          <w:u w:val="none"/>
        </w:rPr>
        <w:t xml:space="preserve"> </w:t>
      </w:r>
      <w:r w:rsidRPr="00B33663">
        <w:rPr>
          <w:u w:val="none"/>
        </w:rPr>
        <w:t>(ABM)</w:t>
      </w:r>
    </w:p>
    <w:p w14:paraId="541C8312" w14:textId="77777777" w:rsidR="00CD7E1A" w:rsidRPr="00B33663" w:rsidRDefault="00A42A03" w:rsidP="00E700C1">
      <w:pPr>
        <w:pStyle w:val="ListParagraph"/>
        <w:numPr>
          <w:ilvl w:val="1"/>
          <w:numId w:val="27"/>
        </w:numPr>
        <w:tabs>
          <w:tab w:val="left" w:pos="1201"/>
        </w:tabs>
        <w:spacing w:line="298" w:lineRule="exact"/>
        <w:ind w:hanging="361"/>
        <w:rPr>
          <w:sz w:val="26"/>
        </w:rPr>
      </w:pPr>
      <w:r w:rsidRPr="00B33663">
        <w:rPr>
          <w:sz w:val="26"/>
          <w:szCs w:val="26"/>
        </w:rPr>
        <w:t>In</w:t>
      </w:r>
      <w:r w:rsidRPr="00B33663">
        <w:rPr>
          <w:spacing w:val="-3"/>
          <w:sz w:val="26"/>
          <w:szCs w:val="26"/>
        </w:rPr>
        <w:t xml:space="preserve"> </w:t>
      </w:r>
      <w:r w:rsidRPr="00B33663">
        <w:rPr>
          <w:sz w:val="26"/>
          <w:szCs w:val="26"/>
        </w:rPr>
        <w:t>ABM,</w:t>
      </w:r>
      <w:r w:rsidRPr="00B33663">
        <w:rPr>
          <w:spacing w:val="-2"/>
          <w:sz w:val="26"/>
          <w:szCs w:val="26"/>
        </w:rPr>
        <w:t xml:space="preserve"> </w:t>
      </w:r>
      <w:r w:rsidRPr="00B33663">
        <w:rPr>
          <w:sz w:val="26"/>
          <w:szCs w:val="26"/>
        </w:rPr>
        <w:t>the</w:t>
      </w:r>
      <w:r w:rsidRPr="00B33663">
        <w:rPr>
          <w:spacing w:val="-2"/>
          <w:sz w:val="26"/>
          <w:szCs w:val="26"/>
        </w:rPr>
        <w:t xml:space="preserve"> </w:t>
      </w:r>
      <w:r w:rsidRPr="00B33663">
        <w:rPr>
          <w:sz w:val="26"/>
          <w:szCs w:val="26"/>
        </w:rPr>
        <w:t>configuration</w:t>
      </w:r>
      <w:r w:rsidRPr="00B33663">
        <w:rPr>
          <w:spacing w:val="-1"/>
          <w:sz w:val="26"/>
          <w:szCs w:val="26"/>
        </w:rPr>
        <w:t xml:space="preserve"> </w:t>
      </w:r>
      <w:r w:rsidRPr="00B33663">
        <w:rPr>
          <w:sz w:val="26"/>
          <w:szCs w:val="26"/>
        </w:rPr>
        <w:t>is</w:t>
      </w:r>
      <w:r w:rsidRPr="00B33663">
        <w:rPr>
          <w:spacing w:val="-2"/>
          <w:sz w:val="26"/>
          <w:szCs w:val="26"/>
        </w:rPr>
        <w:t xml:space="preserve"> </w:t>
      </w:r>
      <w:r w:rsidRPr="00B33663">
        <w:rPr>
          <w:sz w:val="26"/>
          <w:szCs w:val="26"/>
        </w:rPr>
        <w:t>balanced.</w:t>
      </w:r>
    </w:p>
    <w:p w14:paraId="087B13CA" w14:textId="77777777" w:rsidR="00CD7E1A" w:rsidRPr="00B33663" w:rsidRDefault="00A42A03" w:rsidP="00E700C1">
      <w:pPr>
        <w:pStyle w:val="ListParagraph"/>
        <w:numPr>
          <w:ilvl w:val="1"/>
          <w:numId w:val="27"/>
        </w:numPr>
        <w:tabs>
          <w:tab w:val="left" w:pos="1201"/>
        </w:tabs>
        <w:spacing w:before="3" w:line="235" w:lineRule="auto"/>
        <w:ind w:right="831"/>
        <w:rPr>
          <w:sz w:val="26"/>
        </w:rPr>
      </w:pPr>
      <w:r w:rsidRPr="00B33663">
        <w:rPr>
          <w:sz w:val="26"/>
          <w:szCs w:val="26"/>
        </w:rPr>
        <w:t>The link is point-to-point, and each station can function as a primary and a</w:t>
      </w:r>
      <w:r w:rsidRPr="00B33663">
        <w:rPr>
          <w:spacing w:val="-62"/>
          <w:sz w:val="26"/>
          <w:szCs w:val="26"/>
        </w:rPr>
        <w:t xml:space="preserve"> </w:t>
      </w:r>
      <w:r w:rsidRPr="00B33663">
        <w:rPr>
          <w:sz w:val="26"/>
          <w:szCs w:val="26"/>
        </w:rPr>
        <w:t>secondary</w:t>
      </w:r>
      <w:r w:rsidRPr="00B33663">
        <w:rPr>
          <w:spacing w:val="-6"/>
          <w:sz w:val="26"/>
          <w:szCs w:val="26"/>
        </w:rPr>
        <w:t xml:space="preserve"> </w:t>
      </w:r>
      <w:r w:rsidRPr="00B33663">
        <w:rPr>
          <w:sz w:val="26"/>
          <w:szCs w:val="26"/>
        </w:rPr>
        <w:t>(acting</w:t>
      </w:r>
      <w:r w:rsidRPr="00B33663">
        <w:rPr>
          <w:spacing w:val="-1"/>
          <w:sz w:val="26"/>
          <w:szCs w:val="26"/>
        </w:rPr>
        <w:t xml:space="preserve"> </w:t>
      </w:r>
      <w:r w:rsidRPr="00B33663">
        <w:rPr>
          <w:sz w:val="26"/>
          <w:szCs w:val="26"/>
        </w:rPr>
        <w:t>as</w:t>
      </w:r>
      <w:r w:rsidRPr="00B33663">
        <w:rPr>
          <w:spacing w:val="2"/>
          <w:sz w:val="26"/>
          <w:szCs w:val="26"/>
        </w:rPr>
        <w:t xml:space="preserve"> </w:t>
      </w:r>
      <w:r w:rsidRPr="00B33663">
        <w:rPr>
          <w:sz w:val="26"/>
          <w:szCs w:val="26"/>
        </w:rPr>
        <w:t>peers).</w:t>
      </w:r>
    </w:p>
    <w:p w14:paraId="40CC01F3" w14:textId="77777777" w:rsidR="00CD7E1A" w:rsidRPr="00B33663" w:rsidRDefault="00A42A03" w:rsidP="00E700C1">
      <w:pPr>
        <w:pStyle w:val="ListParagraph"/>
        <w:numPr>
          <w:ilvl w:val="1"/>
          <w:numId w:val="27"/>
        </w:numPr>
        <w:tabs>
          <w:tab w:val="left" w:pos="1201"/>
        </w:tabs>
        <w:spacing w:before="3"/>
        <w:ind w:hanging="361"/>
        <w:rPr>
          <w:sz w:val="26"/>
        </w:rPr>
      </w:pPr>
      <w:r w:rsidRPr="00B33663">
        <w:rPr>
          <w:sz w:val="26"/>
          <w:szCs w:val="26"/>
        </w:rPr>
        <w:t>This</w:t>
      </w:r>
      <w:r w:rsidRPr="00B33663">
        <w:rPr>
          <w:spacing w:val="-3"/>
          <w:sz w:val="26"/>
          <w:szCs w:val="26"/>
        </w:rPr>
        <w:t xml:space="preserve"> </w:t>
      </w:r>
      <w:r w:rsidRPr="00B33663">
        <w:rPr>
          <w:sz w:val="26"/>
          <w:szCs w:val="26"/>
        </w:rPr>
        <w:t>is</w:t>
      </w:r>
      <w:r w:rsidRPr="00B33663">
        <w:rPr>
          <w:spacing w:val="-3"/>
          <w:sz w:val="26"/>
          <w:szCs w:val="26"/>
        </w:rPr>
        <w:t xml:space="preserve"> </w:t>
      </w:r>
      <w:r w:rsidRPr="00B33663">
        <w:rPr>
          <w:sz w:val="26"/>
          <w:szCs w:val="26"/>
        </w:rPr>
        <w:t>the common</w:t>
      </w:r>
      <w:r w:rsidRPr="00B33663">
        <w:rPr>
          <w:spacing w:val="-1"/>
          <w:sz w:val="26"/>
          <w:szCs w:val="26"/>
        </w:rPr>
        <w:t xml:space="preserve"> </w:t>
      </w:r>
      <w:r w:rsidRPr="00B33663">
        <w:rPr>
          <w:sz w:val="26"/>
          <w:szCs w:val="26"/>
        </w:rPr>
        <w:t>mode</w:t>
      </w:r>
      <w:r w:rsidRPr="00B33663">
        <w:rPr>
          <w:spacing w:val="-3"/>
          <w:sz w:val="26"/>
          <w:szCs w:val="26"/>
        </w:rPr>
        <w:t xml:space="preserve"> </w:t>
      </w:r>
      <w:r w:rsidRPr="00B33663">
        <w:rPr>
          <w:sz w:val="26"/>
          <w:szCs w:val="26"/>
        </w:rPr>
        <w:t>today.</w:t>
      </w:r>
    </w:p>
    <w:p w14:paraId="15D92FF3" w14:textId="77777777" w:rsidR="00CD7E1A" w:rsidRPr="00B33663" w:rsidRDefault="00A42A03">
      <w:pPr>
        <w:pStyle w:val="BodyText"/>
        <w:spacing w:before="2"/>
        <w:ind w:left="0"/>
        <w:rPr>
          <w:sz w:val="11"/>
        </w:rPr>
      </w:pPr>
      <w:r w:rsidRPr="00B33663">
        <w:rPr>
          <w:noProof/>
          <w:lang w:val="en-IN" w:eastAsia="en-IN"/>
        </w:rPr>
        <w:drawing>
          <wp:anchor distT="0" distB="0" distL="0" distR="0" simplePos="0" relativeHeight="251648512" behindDoc="0" locked="0" layoutInCell="1" allowOverlap="1" wp14:anchorId="07C04280" wp14:editId="07777777">
            <wp:simplePos x="0" y="0"/>
            <wp:positionH relativeFrom="page">
              <wp:posOffset>1153339</wp:posOffset>
            </wp:positionH>
            <wp:positionV relativeFrom="paragraph">
              <wp:posOffset>106590</wp:posOffset>
            </wp:positionV>
            <wp:extent cx="5127685" cy="657225"/>
            <wp:effectExtent l="0" t="0" r="0" b="0"/>
            <wp:wrapTopAndBottom/>
            <wp:docPr id="75"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9.jpeg"/>
                    <pic:cNvPicPr/>
                  </pic:nvPicPr>
                  <pic:blipFill>
                    <a:blip r:embed="rId46" cstate="print"/>
                    <a:stretch>
                      <a:fillRect/>
                    </a:stretch>
                  </pic:blipFill>
                  <pic:spPr>
                    <a:xfrm>
                      <a:off x="0" y="0"/>
                      <a:ext cx="5127685" cy="657225"/>
                    </a:xfrm>
                    <a:prstGeom prst="rect">
                      <a:avLst/>
                    </a:prstGeom>
                  </pic:spPr>
                </pic:pic>
              </a:graphicData>
            </a:graphic>
          </wp:anchor>
        </w:drawing>
      </w:r>
    </w:p>
    <w:p w14:paraId="10665879" w14:textId="77777777" w:rsidR="00CD7E1A" w:rsidRPr="00B33663" w:rsidRDefault="00A42A03">
      <w:pPr>
        <w:pStyle w:val="Heading4"/>
        <w:spacing w:before="105"/>
      </w:pPr>
      <w:r w:rsidRPr="00B33663">
        <w:t>HDLC</w:t>
      </w:r>
      <w:r w:rsidRPr="00B33663">
        <w:rPr>
          <w:spacing w:val="-1"/>
        </w:rPr>
        <w:t xml:space="preserve"> </w:t>
      </w:r>
      <w:r w:rsidRPr="00B33663">
        <w:t>FRAMES</w:t>
      </w:r>
    </w:p>
    <w:p w14:paraId="6AA3A173" w14:textId="77777777" w:rsidR="00CD7E1A" w:rsidRPr="00B33663" w:rsidRDefault="00A42A03">
      <w:pPr>
        <w:pStyle w:val="BodyText"/>
        <w:spacing w:before="143"/>
        <w:ind w:left="480"/>
      </w:pPr>
      <w:r w:rsidRPr="00B33663">
        <w:t>HDLC</w:t>
      </w:r>
      <w:r w:rsidRPr="00B33663">
        <w:rPr>
          <w:spacing w:val="-3"/>
        </w:rPr>
        <w:t xml:space="preserve"> </w:t>
      </w:r>
      <w:r w:rsidRPr="00B33663">
        <w:t>defines</w:t>
      </w:r>
      <w:r w:rsidRPr="00B33663">
        <w:rPr>
          <w:spacing w:val="-3"/>
        </w:rPr>
        <w:t xml:space="preserve"> </w:t>
      </w:r>
      <w:r w:rsidRPr="00B33663">
        <w:t>three types</w:t>
      </w:r>
      <w:r w:rsidRPr="00B33663">
        <w:rPr>
          <w:spacing w:val="-3"/>
        </w:rPr>
        <w:t xml:space="preserve"> </w:t>
      </w:r>
      <w:r w:rsidRPr="00B33663">
        <w:t>of frames:</w:t>
      </w:r>
    </w:p>
    <w:p w14:paraId="129EEFB5" w14:textId="77777777" w:rsidR="00CD7E1A" w:rsidRPr="00B33663" w:rsidRDefault="00A42A03" w:rsidP="00E700C1">
      <w:pPr>
        <w:pStyle w:val="ListParagraph"/>
        <w:numPr>
          <w:ilvl w:val="0"/>
          <w:numId w:val="24"/>
        </w:numPr>
        <w:tabs>
          <w:tab w:val="left" w:pos="1201"/>
        </w:tabs>
        <w:spacing w:before="1" w:line="298" w:lineRule="exact"/>
        <w:ind w:hanging="361"/>
        <w:rPr>
          <w:sz w:val="26"/>
        </w:rPr>
      </w:pPr>
      <w:r w:rsidRPr="00B33663">
        <w:rPr>
          <w:sz w:val="26"/>
        </w:rPr>
        <w:t>Information frames</w:t>
      </w:r>
      <w:r w:rsidRPr="00B33663">
        <w:rPr>
          <w:spacing w:val="-2"/>
          <w:sz w:val="26"/>
        </w:rPr>
        <w:t xml:space="preserve"> </w:t>
      </w:r>
      <w:r w:rsidRPr="00B33663">
        <w:rPr>
          <w:sz w:val="26"/>
        </w:rPr>
        <w:t>(I-frames)</w:t>
      </w:r>
      <w:r w:rsidRPr="00B33663">
        <w:rPr>
          <w:spacing w:val="-1"/>
          <w:sz w:val="26"/>
        </w:rPr>
        <w:t xml:space="preserve"> </w:t>
      </w:r>
      <w:r w:rsidRPr="00B33663">
        <w:rPr>
          <w:sz w:val="26"/>
        </w:rPr>
        <w:t>-</w:t>
      </w:r>
      <w:r w:rsidRPr="00B33663">
        <w:rPr>
          <w:spacing w:val="-2"/>
          <w:sz w:val="26"/>
        </w:rPr>
        <w:t xml:space="preserve"> </w:t>
      </w:r>
      <w:r w:rsidRPr="00B33663">
        <w:rPr>
          <w:sz w:val="26"/>
        </w:rPr>
        <w:t>used</w:t>
      </w:r>
      <w:r w:rsidRPr="00B33663">
        <w:rPr>
          <w:spacing w:val="-1"/>
          <w:sz w:val="26"/>
        </w:rPr>
        <w:t xml:space="preserve"> </w:t>
      </w:r>
      <w:r w:rsidRPr="00B33663">
        <w:rPr>
          <w:sz w:val="26"/>
        </w:rPr>
        <w:t>to</w:t>
      </w:r>
      <w:r w:rsidRPr="00B33663">
        <w:rPr>
          <w:spacing w:val="-2"/>
          <w:sz w:val="26"/>
        </w:rPr>
        <w:t xml:space="preserve"> </w:t>
      </w:r>
      <w:r w:rsidRPr="00B33663">
        <w:rPr>
          <w:sz w:val="26"/>
        </w:rPr>
        <w:t>carry</w:t>
      </w:r>
      <w:r w:rsidRPr="00B33663">
        <w:rPr>
          <w:spacing w:val="-1"/>
          <w:sz w:val="26"/>
        </w:rPr>
        <w:t xml:space="preserve"> </w:t>
      </w:r>
      <w:r w:rsidRPr="00B33663">
        <w:rPr>
          <w:sz w:val="26"/>
        </w:rPr>
        <w:t>user</w:t>
      </w:r>
      <w:r w:rsidRPr="00B33663">
        <w:rPr>
          <w:spacing w:val="-2"/>
          <w:sz w:val="26"/>
        </w:rPr>
        <w:t xml:space="preserve"> </w:t>
      </w:r>
      <w:r w:rsidRPr="00B33663">
        <w:rPr>
          <w:sz w:val="26"/>
        </w:rPr>
        <w:t>data</w:t>
      </w:r>
    </w:p>
    <w:p w14:paraId="170194C9" w14:textId="77777777" w:rsidR="00CD7E1A" w:rsidRPr="00B33663" w:rsidRDefault="00A42A03" w:rsidP="7821D542">
      <w:pPr>
        <w:pStyle w:val="ListParagraph"/>
        <w:numPr>
          <w:ilvl w:val="0"/>
          <w:numId w:val="24"/>
        </w:numPr>
        <w:tabs>
          <w:tab w:val="left" w:pos="1201"/>
        </w:tabs>
        <w:spacing w:line="298" w:lineRule="exact"/>
        <w:ind w:hanging="361"/>
        <w:rPr>
          <w:sz w:val="26"/>
          <w:szCs w:val="26"/>
        </w:rPr>
      </w:pPr>
      <w:r w:rsidRPr="00B33663">
        <w:rPr>
          <w:sz w:val="26"/>
          <w:szCs w:val="26"/>
        </w:rPr>
        <w:t>Supervisory</w:t>
      </w:r>
      <w:r w:rsidRPr="00B33663">
        <w:rPr>
          <w:spacing w:val="-7"/>
          <w:sz w:val="26"/>
          <w:szCs w:val="26"/>
        </w:rPr>
        <w:t xml:space="preserve"> </w:t>
      </w:r>
      <w:r w:rsidRPr="00B33663">
        <w:rPr>
          <w:sz w:val="26"/>
          <w:szCs w:val="26"/>
        </w:rPr>
        <w:t>frames</w:t>
      </w:r>
      <w:r w:rsidRPr="00B33663">
        <w:rPr>
          <w:spacing w:val="1"/>
          <w:sz w:val="26"/>
          <w:szCs w:val="26"/>
        </w:rPr>
        <w:t xml:space="preserve"> </w:t>
      </w:r>
      <w:r w:rsidRPr="00B33663">
        <w:rPr>
          <w:sz w:val="26"/>
          <w:szCs w:val="26"/>
        </w:rPr>
        <w:t>(S-frames)</w:t>
      </w:r>
      <w:r w:rsidRPr="00B33663">
        <w:rPr>
          <w:spacing w:val="-1"/>
          <w:sz w:val="26"/>
          <w:szCs w:val="26"/>
        </w:rPr>
        <w:t xml:space="preserve"> </w:t>
      </w:r>
      <w:r w:rsidRPr="00B33663">
        <w:rPr>
          <w:sz w:val="26"/>
          <w:szCs w:val="26"/>
        </w:rPr>
        <w:t>-</w:t>
      </w:r>
      <w:r w:rsidRPr="00B33663">
        <w:rPr>
          <w:spacing w:val="-1"/>
          <w:sz w:val="26"/>
          <w:szCs w:val="26"/>
        </w:rPr>
        <w:t xml:space="preserve"> </w:t>
      </w:r>
      <w:r w:rsidRPr="00B33663">
        <w:rPr>
          <w:sz w:val="26"/>
          <w:szCs w:val="26"/>
        </w:rPr>
        <w:t>used</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carry</w:t>
      </w:r>
      <w:r w:rsidRPr="00B33663">
        <w:rPr>
          <w:spacing w:val="-1"/>
          <w:sz w:val="26"/>
          <w:szCs w:val="26"/>
        </w:rPr>
        <w:t xml:space="preserve"> </w:t>
      </w:r>
      <w:r w:rsidRPr="00B33663">
        <w:rPr>
          <w:sz w:val="26"/>
          <w:szCs w:val="26"/>
        </w:rPr>
        <w:t>control</w:t>
      </w:r>
      <w:r w:rsidRPr="00B33663">
        <w:rPr>
          <w:spacing w:val="-1"/>
          <w:sz w:val="26"/>
          <w:szCs w:val="26"/>
        </w:rPr>
        <w:t xml:space="preserve"> </w:t>
      </w:r>
      <w:r w:rsidRPr="00B33663">
        <w:rPr>
          <w:sz w:val="26"/>
          <w:szCs w:val="26"/>
        </w:rPr>
        <w:t>information</w:t>
      </w:r>
    </w:p>
    <w:p w14:paraId="0B5B6889" w14:textId="77777777" w:rsidR="00CD7E1A" w:rsidRPr="00B33663" w:rsidRDefault="00A42A03" w:rsidP="00E700C1">
      <w:pPr>
        <w:pStyle w:val="ListParagraph"/>
        <w:numPr>
          <w:ilvl w:val="0"/>
          <w:numId w:val="24"/>
        </w:numPr>
        <w:tabs>
          <w:tab w:val="left" w:pos="1201"/>
        </w:tabs>
        <w:spacing w:before="1"/>
        <w:ind w:hanging="361"/>
        <w:rPr>
          <w:sz w:val="26"/>
        </w:rPr>
      </w:pPr>
      <w:r w:rsidRPr="00B33663">
        <w:rPr>
          <w:sz w:val="26"/>
        </w:rPr>
        <w:t>Unnumbered</w:t>
      </w:r>
      <w:r w:rsidRPr="00B33663">
        <w:rPr>
          <w:spacing w:val="-3"/>
          <w:sz w:val="26"/>
        </w:rPr>
        <w:t xml:space="preserve"> </w:t>
      </w:r>
      <w:r w:rsidRPr="00B33663">
        <w:rPr>
          <w:sz w:val="26"/>
        </w:rPr>
        <w:t>frames (U-frames)</w:t>
      </w:r>
      <w:r w:rsidRPr="00B33663">
        <w:rPr>
          <w:spacing w:val="-2"/>
          <w:sz w:val="26"/>
        </w:rPr>
        <w:t xml:space="preserve"> </w:t>
      </w:r>
      <w:r w:rsidRPr="00B33663">
        <w:rPr>
          <w:sz w:val="26"/>
        </w:rPr>
        <w:t>– reserved for</w:t>
      </w:r>
      <w:r w:rsidRPr="00B33663">
        <w:rPr>
          <w:spacing w:val="-3"/>
          <w:sz w:val="26"/>
        </w:rPr>
        <w:t xml:space="preserve"> </w:t>
      </w:r>
      <w:r w:rsidRPr="00B33663">
        <w:rPr>
          <w:sz w:val="26"/>
        </w:rPr>
        <w:t>system</w:t>
      </w:r>
      <w:r w:rsidRPr="00B33663">
        <w:rPr>
          <w:spacing w:val="-3"/>
          <w:sz w:val="26"/>
        </w:rPr>
        <w:t xml:space="preserve"> </w:t>
      </w:r>
      <w:r w:rsidRPr="00B33663">
        <w:rPr>
          <w:sz w:val="26"/>
        </w:rPr>
        <w:t>management</w:t>
      </w:r>
    </w:p>
    <w:p w14:paraId="5220BBB2" w14:textId="77777777" w:rsidR="00CD7E1A" w:rsidRPr="00B33663" w:rsidRDefault="00CD7E1A">
      <w:pPr>
        <w:pStyle w:val="BodyText"/>
        <w:spacing w:before="11"/>
        <w:ind w:left="0"/>
        <w:rPr>
          <w:sz w:val="25"/>
        </w:rPr>
      </w:pPr>
    </w:p>
    <w:p w14:paraId="28B0CDE4" w14:textId="77777777" w:rsidR="00CD7E1A" w:rsidRPr="00B33663" w:rsidRDefault="00A42A03">
      <w:pPr>
        <w:pStyle w:val="BodyText"/>
        <w:ind w:left="480" w:right="637"/>
      </w:pPr>
      <w:r w:rsidRPr="00B33663">
        <w:t>Each type of</w:t>
      </w:r>
      <w:r w:rsidRPr="00B33663">
        <w:rPr>
          <w:spacing w:val="3"/>
        </w:rPr>
        <w:t xml:space="preserve"> </w:t>
      </w:r>
      <w:r w:rsidRPr="00B33663">
        <w:t>frame serves</w:t>
      </w:r>
      <w:r w:rsidRPr="00B33663">
        <w:rPr>
          <w:spacing w:val="1"/>
        </w:rPr>
        <w:t xml:space="preserve"> </w:t>
      </w:r>
      <w:r w:rsidRPr="00B33663">
        <w:t>as</w:t>
      </w:r>
      <w:r w:rsidRPr="00B33663">
        <w:rPr>
          <w:spacing w:val="3"/>
        </w:rPr>
        <w:t xml:space="preserve"> </w:t>
      </w:r>
      <w:r w:rsidRPr="00B33663">
        <w:t>an envelope</w:t>
      </w:r>
      <w:r w:rsidRPr="00B33663">
        <w:rPr>
          <w:spacing w:val="1"/>
        </w:rPr>
        <w:t xml:space="preserve"> </w:t>
      </w:r>
      <w:r w:rsidRPr="00B33663">
        <w:t>for the transmission</w:t>
      </w:r>
      <w:r w:rsidRPr="00B33663">
        <w:rPr>
          <w:spacing w:val="-1"/>
        </w:rPr>
        <w:t xml:space="preserve"> </w:t>
      </w:r>
      <w:r w:rsidRPr="00B33663">
        <w:t>of</w:t>
      </w:r>
      <w:r w:rsidRPr="00B33663">
        <w:rPr>
          <w:spacing w:val="3"/>
        </w:rPr>
        <w:t xml:space="preserve"> </w:t>
      </w:r>
      <w:r w:rsidRPr="00B33663">
        <w:t>a different</w:t>
      </w:r>
      <w:r w:rsidRPr="00B33663">
        <w:rPr>
          <w:spacing w:val="1"/>
        </w:rPr>
        <w:t xml:space="preserve"> </w:t>
      </w:r>
      <w:r w:rsidRPr="00B33663">
        <w:t>type of</w:t>
      </w:r>
      <w:r w:rsidRPr="00B33663">
        <w:rPr>
          <w:spacing w:val="-62"/>
        </w:rPr>
        <w:t xml:space="preserve"> </w:t>
      </w:r>
      <w:r w:rsidRPr="00B33663">
        <w:t>message.</w:t>
      </w:r>
    </w:p>
    <w:p w14:paraId="242CD047" w14:textId="77777777" w:rsidR="00CD7E1A" w:rsidRPr="00B33663" w:rsidRDefault="00A42A03">
      <w:pPr>
        <w:pStyle w:val="BodyText"/>
        <w:spacing w:line="299" w:lineRule="exact"/>
        <w:ind w:left="480"/>
      </w:pPr>
      <w:r w:rsidRPr="00B33663">
        <w:t>Each</w:t>
      </w:r>
      <w:r w:rsidRPr="00B33663">
        <w:rPr>
          <w:spacing w:val="-2"/>
        </w:rPr>
        <w:t xml:space="preserve"> </w:t>
      </w:r>
      <w:r w:rsidRPr="00B33663">
        <w:t>frame</w:t>
      </w:r>
      <w:r w:rsidRPr="00B33663">
        <w:rPr>
          <w:spacing w:val="-2"/>
        </w:rPr>
        <w:t xml:space="preserve"> </w:t>
      </w:r>
      <w:r w:rsidRPr="00B33663">
        <w:t>in</w:t>
      </w:r>
      <w:r w:rsidRPr="00B33663">
        <w:rPr>
          <w:spacing w:val="-1"/>
        </w:rPr>
        <w:t xml:space="preserve"> </w:t>
      </w:r>
      <w:r w:rsidRPr="00B33663">
        <w:t>HDLC may</w:t>
      </w:r>
      <w:r w:rsidRPr="00B33663">
        <w:rPr>
          <w:spacing w:val="-5"/>
        </w:rPr>
        <w:t xml:space="preserve"> </w:t>
      </w:r>
      <w:r w:rsidRPr="00B33663">
        <w:t>contain</w:t>
      </w:r>
      <w:r w:rsidRPr="00B33663">
        <w:rPr>
          <w:spacing w:val="-1"/>
        </w:rPr>
        <w:t xml:space="preserve"> </w:t>
      </w:r>
      <w:r w:rsidRPr="00B33663">
        <w:t>up</w:t>
      </w:r>
      <w:r w:rsidRPr="00B33663">
        <w:rPr>
          <w:spacing w:val="-2"/>
        </w:rPr>
        <w:t xml:space="preserve"> </w:t>
      </w:r>
      <w:r w:rsidRPr="00B33663">
        <w:t>to six</w:t>
      </w:r>
      <w:r w:rsidRPr="00B33663">
        <w:rPr>
          <w:spacing w:val="-1"/>
        </w:rPr>
        <w:t xml:space="preserve"> </w:t>
      </w:r>
      <w:r w:rsidRPr="00B33663">
        <w:t>fields:</w:t>
      </w:r>
    </w:p>
    <w:p w14:paraId="631DF009" w14:textId="77777777" w:rsidR="00CD7E1A" w:rsidRPr="00B33663" w:rsidRDefault="00A42A03" w:rsidP="00E700C1">
      <w:pPr>
        <w:pStyle w:val="ListParagraph"/>
        <w:numPr>
          <w:ilvl w:val="0"/>
          <w:numId w:val="23"/>
        </w:numPr>
        <w:tabs>
          <w:tab w:val="left" w:pos="1201"/>
        </w:tabs>
        <w:spacing w:before="1" w:line="299" w:lineRule="exact"/>
        <w:ind w:hanging="361"/>
        <w:rPr>
          <w:sz w:val="26"/>
        </w:rPr>
      </w:pPr>
      <w:r w:rsidRPr="00B33663">
        <w:rPr>
          <w:sz w:val="26"/>
        </w:rPr>
        <w:t>Beginning</w:t>
      </w:r>
      <w:r w:rsidRPr="00B33663">
        <w:rPr>
          <w:spacing w:val="-2"/>
          <w:sz w:val="26"/>
        </w:rPr>
        <w:t xml:space="preserve"> </w:t>
      </w:r>
      <w:r w:rsidRPr="00B33663">
        <w:rPr>
          <w:sz w:val="26"/>
        </w:rPr>
        <w:t>flag</w:t>
      </w:r>
      <w:r w:rsidRPr="00B33663">
        <w:rPr>
          <w:spacing w:val="-2"/>
          <w:sz w:val="26"/>
        </w:rPr>
        <w:t xml:space="preserve"> </w:t>
      </w:r>
      <w:r w:rsidRPr="00B33663">
        <w:rPr>
          <w:sz w:val="26"/>
        </w:rPr>
        <w:t>field</w:t>
      </w:r>
    </w:p>
    <w:p w14:paraId="1494202F" w14:textId="77777777" w:rsidR="00CD7E1A" w:rsidRPr="00B33663" w:rsidRDefault="00A42A03" w:rsidP="00E700C1">
      <w:pPr>
        <w:pStyle w:val="ListParagraph"/>
        <w:numPr>
          <w:ilvl w:val="0"/>
          <w:numId w:val="23"/>
        </w:numPr>
        <w:tabs>
          <w:tab w:val="left" w:pos="1201"/>
        </w:tabs>
        <w:spacing w:line="299" w:lineRule="exact"/>
        <w:ind w:hanging="361"/>
        <w:rPr>
          <w:sz w:val="26"/>
        </w:rPr>
      </w:pPr>
      <w:r w:rsidRPr="00B33663">
        <w:rPr>
          <w:sz w:val="26"/>
        </w:rPr>
        <w:t>Address</w:t>
      </w:r>
      <w:r w:rsidRPr="00B33663">
        <w:rPr>
          <w:spacing w:val="-3"/>
          <w:sz w:val="26"/>
        </w:rPr>
        <w:t xml:space="preserve"> </w:t>
      </w:r>
      <w:r w:rsidRPr="00B33663">
        <w:rPr>
          <w:sz w:val="26"/>
        </w:rPr>
        <w:t>field</w:t>
      </w:r>
    </w:p>
    <w:p w14:paraId="66F02B57" w14:textId="77777777" w:rsidR="00CD7E1A" w:rsidRPr="00B33663" w:rsidRDefault="00A42A03" w:rsidP="00E700C1">
      <w:pPr>
        <w:pStyle w:val="ListParagraph"/>
        <w:numPr>
          <w:ilvl w:val="0"/>
          <w:numId w:val="23"/>
        </w:numPr>
        <w:tabs>
          <w:tab w:val="left" w:pos="1201"/>
        </w:tabs>
        <w:spacing w:before="1"/>
        <w:ind w:hanging="361"/>
        <w:rPr>
          <w:sz w:val="26"/>
        </w:rPr>
      </w:pPr>
      <w:r w:rsidRPr="00B33663">
        <w:rPr>
          <w:sz w:val="26"/>
        </w:rPr>
        <w:t>Control</w:t>
      </w:r>
      <w:r w:rsidRPr="00B33663">
        <w:rPr>
          <w:spacing w:val="-7"/>
          <w:sz w:val="26"/>
        </w:rPr>
        <w:t xml:space="preserve"> </w:t>
      </w:r>
      <w:r w:rsidRPr="00B33663">
        <w:rPr>
          <w:sz w:val="26"/>
        </w:rPr>
        <w:t>field</w:t>
      </w:r>
    </w:p>
    <w:p w14:paraId="52AA4CD1" w14:textId="77777777" w:rsidR="00CD7E1A" w:rsidRPr="00B33663" w:rsidRDefault="00A42A03" w:rsidP="00E700C1">
      <w:pPr>
        <w:pStyle w:val="ListParagraph"/>
        <w:numPr>
          <w:ilvl w:val="0"/>
          <w:numId w:val="23"/>
        </w:numPr>
        <w:tabs>
          <w:tab w:val="left" w:pos="1201"/>
        </w:tabs>
        <w:spacing w:before="1" w:line="298" w:lineRule="exact"/>
        <w:ind w:hanging="361"/>
        <w:rPr>
          <w:sz w:val="26"/>
        </w:rPr>
      </w:pPr>
      <w:r w:rsidRPr="00B33663">
        <w:rPr>
          <w:sz w:val="26"/>
        </w:rPr>
        <w:t>Information</w:t>
      </w:r>
      <w:r w:rsidRPr="00B33663">
        <w:rPr>
          <w:spacing w:val="-2"/>
          <w:sz w:val="26"/>
        </w:rPr>
        <w:t xml:space="preserve"> </w:t>
      </w:r>
      <w:r w:rsidRPr="00B33663">
        <w:rPr>
          <w:sz w:val="26"/>
        </w:rPr>
        <w:t>field</w:t>
      </w:r>
      <w:r w:rsidRPr="00B33663">
        <w:rPr>
          <w:spacing w:val="-3"/>
          <w:sz w:val="26"/>
        </w:rPr>
        <w:t xml:space="preserve"> </w:t>
      </w:r>
      <w:r w:rsidRPr="00B33663">
        <w:rPr>
          <w:sz w:val="26"/>
        </w:rPr>
        <w:t>(User Information/</w:t>
      </w:r>
      <w:r w:rsidRPr="00B33663">
        <w:rPr>
          <w:spacing w:val="-3"/>
          <w:sz w:val="26"/>
        </w:rPr>
        <w:t xml:space="preserve"> </w:t>
      </w:r>
      <w:r w:rsidRPr="00B33663">
        <w:rPr>
          <w:sz w:val="26"/>
        </w:rPr>
        <w:t>Management</w:t>
      </w:r>
      <w:r w:rsidRPr="00B33663">
        <w:rPr>
          <w:spacing w:val="-3"/>
          <w:sz w:val="26"/>
        </w:rPr>
        <w:t xml:space="preserve"> </w:t>
      </w:r>
      <w:r w:rsidRPr="00B33663">
        <w:rPr>
          <w:sz w:val="26"/>
        </w:rPr>
        <w:t>Information)</w:t>
      </w:r>
    </w:p>
    <w:p w14:paraId="294C3628" w14:textId="77777777" w:rsidR="00CD7E1A" w:rsidRPr="00B33663" w:rsidRDefault="00A42A03" w:rsidP="00E700C1">
      <w:pPr>
        <w:pStyle w:val="ListParagraph"/>
        <w:numPr>
          <w:ilvl w:val="0"/>
          <w:numId w:val="23"/>
        </w:numPr>
        <w:tabs>
          <w:tab w:val="left" w:pos="1201"/>
        </w:tabs>
        <w:spacing w:line="298" w:lineRule="exact"/>
        <w:ind w:hanging="361"/>
        <w:rPr>
          <w:sz w:val="26"/>
        </w:rPr>
      </w:pPr>
      <w:r w:rsidRPr="00B33663">
        <w:rPr>
          <w:sz w:val="26"/>
        </w:rPr>
        <w:t>Frame</w:t>
      </w:r>
      <w:r w:rsidRPr="00B33663">
        <w:rPr>
          <w:spacing w:val="-3"/>
          <w:sz w:val="26"/>
        </w:rPr>
        <w:t xml:space="preserve"> </w:t>
      </w:r>
      <w:r w:rsidRPr="00B33663">
        <w:rPr>
          <w:sz w:val="26"/>
        </w:rPr>
        <w:t>check</w:t>
      </w:r>
      <w:r w:rsidRPr="00B33663">
        <w:rPr>
          <w:spacing w:val="1"/>
          <w:sz w:val="26"/>
        </w:rPr>
        <w:t xml:space="preserve"> </w:t>
      </w:r>
      <w:r w:rsidRPr="00B33663">
        <w:rPr>
          <w:sz w:val="26"/>
        </w:rPr>
        <w:t>sequence (FCS)</w:t>
      </w:r>
      <w:r w:rsidRPr="00B33663">
        <w:rPr>
          <w:spacing w:val="-2"/>
          <w:sz w:val="26"/>
        </w:rPr>
        <w:t xml:space="preserve"> </w:t>
      </w:r>
      <w:r w:rsidRPr="00B33663">
        <w:rPr>
          <w:sz w:val="26"/>
        </w:rPr>
        <w:t>field</w:t>
      </w:r>
    </w:p>
    <w:p w14:paraId="084CC6EC" w14:textId="77777777" w:rsidR="00CD7E1A" w:rsidRPr="00B33663" w:rsidRDefault="00A42A03" w:rsidP="00E700C1">
      <w:pPr>
        <w:pStyle w:val="ListParagraph"/>
        <w:numPr>
          <w:ilvl w:val="0"/>
          <w:numId w:val="23"/>
        </w:numPr>
        <w:tabs>
          <w:tab w:val="left" w:pos="1201"/>
        </w:tabs>
        <w:spacing w:before="1"/>
        <w:ind w:hanging="361"/>
        <w:rPr>
          <w:sz w:val="26"/>
        </w:rPr>
      </w:pPr>
      <w:r w:rsidRPr="00B33663">
        <w:rPr>
          <w:sz w:val="26"/>
        </w:rPr>
        <w:t>Ending</w:t>
      </w:r>
      <w:r w:rsidRPr="00B33663">
        <w:rPr>
          <w:spacing w:val="-2"/>
          <w:sz w:val="26"/>
        </w:rPr>
        <w:t xml:space="preserve"> </w:t>
      </w:r>
      <w:r w:rsidRPr="00B33663">
        <w:rPr>
          <w:sz w:val="26"/>
        </w:rPr>
        <w:t>flag</w:t>
      </w:r>
      <w:r w:rsidRPr="00B33663">
        <w:rPr>
          <w:spacing w:val="-1"/>
          <w:sz w:val="26"/>
        </w:rPr>
        <w:t xml:space="preserve"> </w:t>
      </w:r>
      <w:r w:rsidRPr="00B33663">
        <w:rPr>
          <w:sz w:val="26"/>
        </w:rPr>
        <w:t>field</w:t>
      </w:r>
    </w:p>
    <w:p w14:paraId="13CB595B" w14:textId="77777777" w:rsidR="00CD7E1A" w:rsidRPr="00B33663" w:rsidRDefault="00CD7E1A">
      <w:pPr>
        <w:pStyle w:val="BodyText"/>
        <w:spacing w:before="11"/>
        <w:ind w:left="0"/>
        <w:rPr>
          <w:sz w:val="25"/>
        </w:rPr>
      </w:pPr>
    </w:p>
    <w:p w14:paraId="5F161C1E" w14:textId="77777777" w:rsidR="00CD7E1A" w:rsidRPr="00B33663" w:rsidRDefault="00A42A03">
      <w:pPr>
        <w:pStyle w:val="BodyText"/>
        <w:ind w:left="480" w:right="642"/>
      </w:pPr>
      <w:r w:rsidRPr="00B33663">
        <w:t>In</w:t>
      </w:r>
      <w:r w:rsidRPr="00B33663">
        <w:rPr>
          <w:spacing w:val="45"/>
        </w:rPr>
        <w:t xml:space="preserve"> </w:t>
      </w:r>
      <w:r w:rsidRPr="00B33663">
        <w:t>multiple-frame</w:t>
      </w:r>
      <w:r w:rsidRPr="00B33663">
        <w:rPr>
          <w:spacing w:val="44"/>
        </w:rPr>
        <w:t xml:space="preserve"> </w:t>
      </w:r>
      <w:r w:rsidRPr="00B33663">
        <w:t>transmissions,</w:t>
      </w:r>
      <w:r w:rsidRPr="00B33663">
        <w:rPr>
          <w:spacing w:val="44"/>
        </w:rPr>
        <w:t xml:space="preserve"> </w:t>
      </w:r>
      <w:r w:rsidRPr="00B33663">
        <w:t>the</w:t>
      </w:r>
      <w:r w:rsidRPr="00B33663">
        <w:rPr>
          <w:spacing w:val="46"/>
        </w:rPr>
        <w:t xml:space="preserve"> </w:t>
      </w:r>
      <w:r w:rsidRPr="00B33663">
        <w:t>ending</w:t>
      </w:r>
      <w:r w:rsidRPr="00B33663">
        <w:rPr>
          <w:spacing w:val="46"/>
        </w:rPr>
        <w:t xml:space="preserve"> </w:t>
      </w:r>
      <w:r w:rsidRPr="00B33663">
        <w:t>flag</w:t>
      </w:r>
      <w:r w:rsidRPr="00B33663">
        <w:rPr>
          <w:spacing w:val="44"/>
        </w:rPr>
        <w:t xml:space="preserve"> </w:t>
      </w:r>
      <w:r w:rsidRPr="00B33663">
        <w:t>of</w:t>
      </w:r>
      <w:r w:rsidRPr="00B33663">
        <w:rPr>
          <w:spacing w:val="46"/>
        </w:rPr>
        <w:t xml:space="preserve"> </w:t>
      </w:r>
      <w:r w:rsidRPr="00B33663">
        <w:t>one</w:t>
      </w:r>
      <w:r w:rsidRPr="00B33663">
        <w:rPr>
          <w:spacing w:val="43"/>
        </w:rPr>
        <w:t xml:space="preserve"> </w:t>
      </w:r>
      <w:r w:rsidRPr="00B33663">
        <w:t>frame</w:t>
      </w:r>
      <w:r w:rsidRPr="00B33663">
        <w:rPr>
          <w:spacing w:val="46"/>
        </w:rPr>
        <w:t xml:space="preserve"> </w:t>
      </w:r>
      <w:r w:rsidRPr="00B33663">
        <w:t>can</w:t>
      </w:r>
      <w:r w:rsidRPr="00B33663">
        <w:rPr>
          <w:spacing w:val="46"/>
        </w:rPr>
        <w:t xml:space="preserve"> </w:t>
      </w:r>
      <w:r w:rsidRPr="00B33663">
        <w:t>serve</w:t>
      </w:r>
      <w:r w:rsidRPr="00B33663">
        <w:rPr>
          <w:spacing w:val="46"/>
        </w:rPr>
        <w:t xml:space="preserve"> </w:t>
      </w:r>
      <w:r w:rsidRPr="00B33663">
        <w:t>as</w:t>
      </w:r>
      <w:r w:rsidRPr="00B33663">
        <w:rPr>
          <w:spacing w:val="44"/>
        </w:rPr>
        <w:t xml:space="preserve"> </w:t>
      </w:r>
      <w:r w:rsidRPr="00B33663">
        <w:t>the</w:t>
      </w:r>
      <w:r w:rsidRPr="00B33663">
        <w:rPr>
          <w:spacing w:val="-62"/>
        </w:rPr>
        <w:t xml:space="preserve"> </w:t>
      </w:r>
      <w:r w:rsidRPr="00B33663">
        <w:t>beginning</w:t>
      </w:r>
      <w:r w:rsidRPr="00B33663">
        <w:rPr>
          <w:spacing w:val="-2"/>
        </w:rPr>
        <w:t xml:space="preserve"> </w:t>
      </w:r>
      <w:r w:rsidRPr="00B33663">
        <w:t>flag</w:t>
      </w:r>
      <w:r w:rsidRPr="00B33663">
        <w:rPr>
          <w:spacing w:val="-1"/>
        </w:rPr>
        <w:t xml:space="preserve"> </w:t>
      </w:r>
      <w:r w:rsidRPr="00B33663">
        <w:t>of</w:t>
      </w:r>
      <w:r w:rsidRPr="00B33663">
        <w:rPr>
          <w:spacing w:val="2"/>
        </w:rPr>
        <w:t xml:space="preserve"> </w:t>
      </w:r>
      <w:r w:rsidRPr="00B33663">
        <w:t>the</w:t>
      </w:r>
      <w:r w:rsidRPr="00B33663">
        <w:rPr>
          <w:spacing w:val="-1"/>
        </w:rPr>
        <w:t xml:space="preserve"> </w:t>
      </w:r>
      <w:r w:rsidRPr="00B33663">
        <w:t>next</w:t>
      </w:r>
      <w:r w:rsidRPr="00B33663">
        <w:rPr>
          <w:spacing w:val="-1"/>
        </w:rPr>
        <w:t xml:space="preserve"> </w:t>
      </w:r>
      <w:r w:rsidRPr="00B33663">
        <w:t>frame.</w:t>
      </w:r>
    </w:p>
    <w:p w14:paraId="6D9C8D39" w14:textId="77777777" w:rsidR="00CD7E1A" w:rsidRPr="00B33663" w:rsidRDefault="00CD7E1A">
      <w:p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675E05E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002FB112">
          <v:group id="_x0000_s1104" style="width:436.3pt;height:4.45pt;mso-position-horizontal-relative:char;mso-position-vertical-relative:line" coordsize="8726,89">
            <v:shape id="_x0000_s1105" style="position:absolute;width:8726;height:89" coordsize="8726,89" o:spt="100" adj="0,,0" path="m8726,29l,29,,89r8726,l8726,29xm8726,l,,,14r8726,l8726,xe" fillcolor="#612322" stroked="f">
              <v:stroke joinstyle="round"/>
              <v:formulas/>
              <v:path arrowok="t" o:connecttype="segments"/>
            </v:shape>
            <w10:anchorlock/>
          </v:group>
        </w:pict>
      </w:r>
    </w:p>
    <w:p w14:paraId="67552248" w14:textId="77777777" w:rsidR="00CD7E1A" w:rsidRPr="00B33663" w:rsidRDefault="00A42A03">
      <w:pPr>
        <w:pStyle w:val="BodyText"/>
        <w:spacing w:before="5"/>
        <w:ind w:left="0"/>
      </w:pPr>
      <w:r w:rsidRPr="00B33663">
        <w:rPr>
          <w:noProof/>
          <w:lang w:val="en-IN" w:eastAsia="en-IN"/>
        </w:rPr>
        <w:drawing>
          <wp:anchor distT="0" distB="0" distL="0" distR="0" simplePos="0" relativeHeight="251651584" behindDoc="0" locked="0" layoutInCell="1" allowOverlap="1" wp14:anchorId="1A15EB17" wp14:editId="07777777">
            <wp:simplePos x="0" y="0"/>
            <wp:positionH relativeFrom="page">
              <wp:posOffset>1364392</wp:posOffset>
            </wp:positionH>
            <wp:positionV relativeFrom="paragraph">
              <wp:posOffset>217821</wp:posOffset>
            </wp:positionV>
            <wp:extent cx="5075253" cy="2560034"/>
            <wp:effectExtent l="0" t="0" r="0" b="0"/>
            <wp:wrapTopAndBottom/>
            <wp:docPr id="77"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0.jpeg"/>
                    <pic:cNvPicPr/>
                  </pic:nvPicPr>
                  <pic:blipFill>
                    <a:blip r:embed="rId47" cstate="print"/>
                    <a:stretch>
                      <a:fillRect/>
                    </a:stretch>
                  </pic:blipFill>
                  <pic:spPr>
                    <a:xfrm>
                      <a:off x="0" y="0"/>
                      <a:ext cx="5075253" cy="2560034"/>
                    </a:xfrm>
                    <a:prstGeom prst="rect">
                      <a:avLst/>
                    </a:prstGeom>
                  </pic:spPr>
                </pic:pic>
              </a:graphicData>
            </a:graphic>
          </wp:anchor>
        </w:drawing>
      </w:r>
    </w:p>
    <w:p w14:paraId="2FC17F8B" w14:textId="77777777" w:rsidR="00CD7E1A" w:rsidRPr="00B33663" w:rsidRDefault="00CD7E1A">
      <w:pPr>
        <w:pStyle w:val="BodyText"/>
        <w:spacing w:before="5"/>
        <w:ind w:left="0"/>
        <w:rPr>
          <w:sz w:val="19"/>
        </w:rPr>
      </w:pPr>
    </w:p>
    <w:p w14:paraId="0EA08DA6" w14:textId="77777777" w:rsidR="00CD7E1A" w:rsidRPr="00B33663" w:rsidRDefault="00A42A03" w:rsidP="00E700C1">
      <w:pPr>
        <w:pStyle w:val="ListParagraph"/>
        <w:numPr>
          <w:ilvl w:val="1"/>
          <w:numId w:val="27"/>
        </w:numPr>
        <w:tabs>
          <w:tab w:val="left" w:pos="1201"/>
        </w:tabs>
        <w:spacing w:before="90" w:line="237" w:lineRule="auto"/>
        <w:ind w:right="640"/>
        <w:jc w:val="both"/>
        <w:rPr>
          <w:sz w:val="26"/>
        </w:rPr>
      </w:pPr>
      <w:r w:rsidRPr="00B33663">
        <w:rPr>
          <w:b/>
          <w:bCs/>
          <w:i/>
          <w:iCs/>
          <w:sz w:val="26"/>
          <w:szCs w:val="26"/>
        </w:rPr>
        <w:t>Flag field -</w:t>
      </w:r>
      <w:r w:rsidRPr="00B33663">
        <w:rPr>
          <w:b/>
          <w:bCs/>
          <w:i/>
          <w:iCs/>
          <w:spacing w:val="1"/>
          <w:sz w:val="26"/>
          <w:szCs w:val="26"/>
        </w:rPr>
        <w:t xml:space="preserve"> </w:t>
      </w:r>
      <w:r w:rsidRPr="00B33663">
        <w:rPr>
          <w:sz w:val="26"/>
          <w:szCs w:val="26"/>
        </w:rPr>
        <w:t>This field contains synchronization pattern 01111110, which</w:t>
      </w:r>
      <w:r w:rsidRPr="00B33663">
        <w:rPr>
          <w:spacing w:val="1"/>
          <w:sz w:val="26"/>
          <w:szCs w:val="26"/>
        </w:rPr>
        <w:t xml:space="preserve"> </w:t>
      </w:r>
      <w:r w:rsidRPr="00B33663">
        <w:rPr>
          <w:sz w:val="26"/>
          <w:szCs w:val="26"/>
        </w:rPr>
        <w:t>identifies</w:t>
      </w:r>
      <w:r w:rsidRPr="00B33663">
        <w:rPr>
          <w:spacing w:val="-2"/>
          <w:sz w:val="26"/>
          <w:szCs w:val="26"/>
        </w:rPr>
        <w:t xml:space="preserve"> </w:t>
      </w:r>
      <w:r w:rsidRPr="00B33663">
        <w:rPr>
          <w:sz w:val="26"/>
          <w:szCs w:val="26"/>
        </w:rPr>
        <w:t>both</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beginning</w:t>
      </w:r>
      <w:r w:rsidRPr="00B33663">
        <w:rPr>
          <w:spacing w:val="-1"/>
          <w:sz w:val="26"/>
          <w:szCs w:val="26"/>
        </w:rPr>
        <w:t xml:space="preserve"> </w:t>
      </w:r>
      <w:r w:rsidRPr="00B33663">
        <w:rPr>
          <w:sz w:val="26"/>
          <w:szCs w:val="26"/>
        </w:rPr>
        <w:t>and</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end</w:t>
      </w:r>
      <w:r w:rsidRPr="00B33663">
        <w:rPr>
          <w:spacing w:val="2"/>
          <w:sz w:val="26"/>
          <w:szCs w:val="26"/>
        </w:rPr>
        <w:t xml:space="preserve"> </w:t>
      </w:r>
      <w:r w:rsidRPr="00B33663">
        <w:rPr>
          <w:sz w:val="26"/>
          <w:szCs w:val="26"/>
        </w:rPr>
        <w:t>of</w:t>
      </w:r>
      <w:r w:rsidRPr="00B33663">
        <w:rPr>
          <w:spacing w:val="5"/>
          <w:sz w:val="26"/>
          <w:szCs w:val="26"/>
        </w:rPr>
        <w:t xml:space="preserve"> </w:t>
      </w:r>
      <w:r w:rsidRPr="00B33663">
        <w:rPr>
          <w:sz w:val="26"/>
          <w:szCs w:val="26"/>
        </w:rPr>
        <w:t>a</w:t>
      </w:r>
      <w:r w:rsidRPr="00B33663">
        <w:rPr>
          <w:spacing w:val="-1"/>
          <w:sz w:val="26"/>
          <w:szCs w:val="26"/>
        </w:rPr>
        <w:t xml:space="preserve"> </w:t>
      </w:r>
      <w:r w:rsidRPr="00B33663">
        <w:rPr>
          <w:sz w:val="26"/>
          <w:szCs w:val="26"/>
        </w:rPr>
        <w:t>frame.</w:t>
      </w:r>
    </w:p>
    <w:p w14:paraId="07B555D5" w14:textId="77777777" w:rsidR="00CD7E1A" w:rsidRPr="00B33663" w:rsidRDefault="00A42A03" w:rsidP="00E700C1">
      <w:pPr>
        <w:pStyle w:val="ListParagraph"/>
        <w:numPr>
          <w:ilvl w:val="1"/>
          <w:numId w:val="27"/>
        </w:numPr>
        <w:tabs>
          <w:tab w:val="left" w:pos="1201"/>
        </w:tabs>
        <w:ind w:right="634"/>
        <w:jc w:val="both"/>
        <w:rPr>
          <w:sz w:val="26"/>
        </w:rPr>
      </w:pPr>
      <w:r w:rsidRPr="00B33663">
        <w:rPr>
          <w:b/>
          <w:bCs/>
          <w:i/>
          <w:iCs/>
          <w:sz w:val="26"/>
          <w:szCs w:val="26"/>
        </w:rPr>
        <w:t xml:space="preserve">Address field - </w:t>
      </w:r>
      <w:r w:rsidRPr="00B33663">
        <w:rPr>
          <w:sz w:val="26"/>
          <w:szCs w:val="26"/>
        </w:rPr>
        <w:t>This field contains the address of the secondary station. If a</w:t>
      </w:r>
      <w:r w:rsidRPr="00B33663">
        <w:rPr>
          <w:spacing w:val="1"/>
          <w:sz w:val="26"/>
          <w:szCs w:val="26"/>
        </w:rPr>
        <w:t xml:space="preserve"> </w:t>
      </w:r>
      <w:r w:rsidRPr="00B33663">
        <w:rPr>
          <w:sz w:val="26"/>
          <w:szCs w:val="26"/>
        </w:rPr>
        <w:t>primary station created the frame, it contains a ‘</w:t>
      </w:r>
      <w:r w:rsidRPr="00B33663">
        <w:rPr>
          <w:i/>
          <w:iCs/>
          <w:sz w:val="26"/>
          <w:szCs w:val="26"/>
        </w:rPr>
        <w:t xml:space="preserve">to’ </w:t>
      </w:r>
      <w:r w:rsidRPr="00B33663">
        <w:rPr>
          <w:sz w:val="26"/>
          <w:szCs w:val="26"/>
        </w:rPr>
        <w:t>address. If a secondary</w:t>
      </w:r>
      <w:r w:rsidRPr="00B33663">
        <w:rPr>
          <w:spacing w:val="1"/>
          <w:sz w:val="26"/>
          <w:szCs w:val="26"/>
        </w:rPr>
        <w:t xml:space="preserve"> </w:t>
      </w:r>
      <w:r w:rsidRPr="00B33663">
        <w:rPr>
          <w:sz w:val="26"/>
          <w:szCs w:val="26"/>
        </w:rPr>
        <w:t>station creates the frame, it contains a ‘</w:t>
      </w:r>
      <w:r w:rsidRPr="00B33663">
        <w:rPr>
          <w:i/>
          <w:iCs/>
          <w:sz w:val="26"/>
          <w:szCs w:val="26"/>
        </w:rPr>
        <w:t xml:space="preserve">from’ </w:t>
      </w:r>
      <w:r w:rsidRPr="00B33663">
        <w:rPr>
          <w:sz w:val="26"/>
          <w:szCs w:val="26"/>
        </w:rPr>
        <w:t>address. The address field can</w:t>
      </w:r>
      <w:r w:rsidRPr="00B33663">
        <w:rPr>
          <w:spacing w:val="1"/>
          <w:sz w:val="26"/>
          <w:szCs w:val="26"/>
        </w:rPr>
        <w:t xml:space="preserve"> </w:t>
      </w:r>
      <w:r w:rsidRPr="00B33663">
        <w:rPr>
          <w:sz w:val="26"/>
          <w:szCs w:val="26"/>
        </w:rPr>
        <w:t>be</w:t>
      </w:r>
      <w:r w:rsidRPr="00B33663">
        <w:rPr>
          <w:spacing w:val="-2"/>
          <w:sz w:val="26"/>
          <w:szCs w:val="26"/>
        </w:rPr>
        <w:t xml:space="preserve"> </w:t>
      </w:r>
      <w:r w:rsidRPr="00B33663">
        <w:rPr>
          <w:sz w:val="26"/>
          <w:szCs w:val="26"/>
        </w:rPr>
        <w:t>one</w:t>
      </w:r>
      <w:r w:rsidRPr="00B33663">
        <w:rPr>
          <w:spacing w:val="-2"/>
          <w:sz w:val="26"/>
          <w:szCs w:val="26"/>
        </w:rPr>
        <w:t xml:space="preserve"> </w:t>
      </w:r>
      <w:r w:rsidRPr="00B33663">
        <w:rPr>
          <w:sz w:val="26"/>
          <w:szCs w:val="26"/>
        </w:rPr>
        <w:t>byte</w:t>
      </w:r>
      <w:r w:rsidRPr="00B33663">
        <w:rPr>
          <w:spacing w:val="1"/>
          <w:sz w:val="26"/>
          <w:szCs w:val="26"/>
        </w:rPr>
        <w:t xml:space="preserve"> </w:t>
      </w:r>
      <w:r w:rsidRPr="00B33663">
        <w:rPr>
          <w:sz w:val="26"/>
          <w:szCs w:val="26"/>
        </w:rPr>
        <w:t>or</w:t>
      </w:r>
      <w:r w:rsidRPr="00B33663">
        <w:rPr>
          <w:spacing w:val="-2"/>
          <w:sz w:val="26"/>
          <w:szCs w:val="26"/>
        </w:rPr>
        <w:t xml:space="preserve"> </w:t>
      </w:r>
      <w:r w:rsidRPr="00B33663">
        <w:rPr>
          <w:sz w:val="26"/>
          <w:szCs w:val="26"/>
        </w:rPr>
        <w:t>several</w:t>
      </w:r>
      <w:r w:rsidRPr="00B33663">
        <w:rPr>
          <w:spacing w:val="1"/>
          <w:sz w:val="26"/>
          <w:szCs w:val="26"/>
        </w:rPr>
        <w:t xml:space="preserve"> </w:t>
      </w:r>
      <w:r w:rsidRPr="00B33663">
        <w:rPr>
          <w:sz w:val="26"/>
          <w:szCs w:val="26"/>
        </w:rPr>
        <w:t>bytes</w:t>
      </w:r>
      <w:r w:rsidRPr="00B33663">
        <w:rPr>
          <w:spacing w:val="-2"/>
          <w:sz w:val="26"/>
          <w:szCs w:val="26"/>
        </w:rPr>
        <w:t xml:space="preserve"> </w:t>
      </w:r>
      <w:r w:rsidRPr="00B33663">
        <w:rPr>
          <w:sz w:val="26"/>
          <w:szCs w:val="26"/>
        </w:rPr>
        <w:t>long, depending on</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needs</w:t>
      </w:r>
      <w:r w:rsidRPr="00B33663">
        <w:rPr>
          <w:spacing w:val="-2"/>
          <w:sz w:val="26"/>
          <w:szCs w:val="26"/>
        </w:rPr>
        <w:t xml:space="preserve"> </w:t>
      </w:r>
      <w:r w:rsidRPr="00B33663">
        <w:rPr>
          <w:sz w:val="26"/>
          <w:szCs w:val="26"/>
        </w:rPr>
        <w:t>of the</w:t>
      </w:r>
      <w:r w:rsidRPr="00B33663">
        <w:rPr>
          <w:spacing w:val="-2"/>
          <w:sz w:val="26"/>
          <w:szCs w:val="26"/>
        </w:rPr>
        <w:t xml:space="preserve"> </w:t>
      </w:r>
      <w:r w:rsidRPr="00B33663">
        <w:rPr>
          <w:sz w:val="26"/>
          <w:szCs w:val="26"/>
        </w:rPr>
        <w:t>network.</w:t>
      </w:r>
    </w:p>
    <w:p w14:paraId="022E17AF" w14:textId="77777777" w:rsidR="00CD7E1A" w:rsidRPr="00B33663" w:rsidRDefault="00A42A03" w:rsidP="00E700C1">
      <w:pPr>
        <w:pStyle w:val="ListParagraph"/>
        <w:numPr>
          <w:ilvl w:val="1"/>
          <w:numId w:val="27"/>
        </w:numPr>
        <w:tabs>
          <w:tab w:val="left" w:pos="1201"/>
        </w:tabs>
        <w:spacing w:before="3" w:line="235" w:lineRule="auto"/>
        <w:ind w:right="642"/>
        <w:jc w:val="both"/>
        <w:rPr>
          <w:sz w:val="26"/>
        </w:rPr>
      </w:pPr>
      <w:r w:rsidRPr="00B33663">
        <w:rPr>
          <w:b/>
          <w:bCs/>
          <w:i/>
          <w:iCs/>
          <w:sz w:val="26"/>
          <w:szCs w:val="26"/>
        </w:rPr>
        <w:t xml:space="preserve">Control field. </w:t>
      </w:r>
      <w:r w:rsidRPr="00B33663">
        <w:rPr>
          <w:sz w:val="26"/>
          <w:szCs w:val="26"/>
        </w:rPr>
        <w:t>The control field is one or two bytes used for flow and error</w:t>
      </w:r>
      <w:r w:rsidRPr="00B33663">
        <w:rPr>
          <w:spacing w:val="1"/>
          <w:sz w:val="26"/>
          <w:szCs w:val="26"/>
        </w:rPr>
        <w:t xml:space="preserve"> </w:t>
      </w:r>
      <w:r w:rsidRPr="00B33663">
        <w:rPr>
          <w:sz w:val="26"/>
          <w:szCs w:val="26"/>
        </w:rPr>
        <w:t>control.</w:t>
      </w:r>
    </w:p>
    <w:p w14:paraId="212E8322" w14:textId="77777777" w:rsidR="00CD7E1A" w:rsidRPr="00B33663" w:rsidRDefault="00A42A03" w:rsidP="00E700C1">
      <w:pPr>
        <w:pStyle w:val="ListParagraph"/>
        <w:numPr>
          <w:ilvl w:val="1"/>
          <w:numId w:val="27"/>
        </w:numPr>
        <w:tabs>
          <w:tab w:val="left" w:pos="1201"/>
        </w:tabs>
        <w:spacing w:before="5" w:line="237" w:lineRule="auto"/>
        <w:ind w:right="639"/>
        <w:jc w:val="both"/>
        <w:rPr>
          <w:sz w:val="26"/>
        </w:rPr>
      </w:pPr>
      <w:r w:rsidRPr="00B33663">
        <w:rPr>
          <w:b/>
          <w:bCs/>
          <w:i/>
          <w:iCs/>
          <w:sz w:val="26"/>
          <w:szCs w:val="26"/>
        </w:rPr>
        <w:t xml:space="preserve">Information field. </w:t>
      </w:r>
      <w:r w:rsidRPr="00B33663">
        <w:rPr>
          <w:sz w:val="26"/>
          <w:szCs w:val="26"/>
        </w:rPr>
        <w:t>The information field contains the user’s data from the</w:t>
      </w:r>
      <w:r w:rsidRPr="00B33663">
        <w:rPr>
          <w:spacing w:val="1"/>
          <w:sz w:val="26"/>
          <w:szCs w:val="26"/>
        </w:rPr>
        <w:t xml:space="preserve"> </w:t>
      </w:r>
      <w:r w:rsidRPr="00B33663">
        <w:rPr>
          <w:sz w:val="26"/>
          <w:szCs w:val="26"/>
        </w:rPr>
        <w:t>network layer or management information. Its length can vary from one</w:t>
      </w:r>
      <w:r w:rsidRPr="00B33663">
        <w:rPr>
          <w:spacing w:val="1"/>
          <w:sz w:val="26"/>
          <w:szCs w:val="26"/>
        </w:rPr>
        <w:t xml:space="preserve"> </w:t>
      </w:r>
      <w:r w:rsidRPr="00B33663">
        <w:rPr>
          <w:sz w:val="26"/>
          <w:szCs w:val="26"/>
        </w:rPr>
        <w:t>network</w:t>
      </w:r>
      <w:r w:rsidRPr="00B33663">
        <w:rPr>
          <w:spacing w:val="-2"/>
          <w:sz w:val="26"/>
          <w:szCs w:val="26"/>
        </w:rPr>
        <w:t xml:space="preserve"> </w:t>
      </w:r>
      <w:r w:rsidRPr="00B33663">
        <w:rPr>
          <w:sz w:val="26"/>
          <w:szCs w:val="26"/>
        </w:rPr>
        <w:t>to</w:t>
      </w:r>
      <w:r w:rsidRPr="00B33663">
        <w:rPr>
          <w:spacing w:val="2"/>
          <w:sz w:val="26"/>
          <w:szCs w:val="26"/>
        </w:rPr>
        <w:t xml:space="preserve"> </w:t>
      </w:r>
      <w:r w:rsidRPr="00B33663">
        <w:rPr>
          <w:sz w:val="26"/>
          <w:szCs w:val="26"/>
        </w:rPr>
        <w:t>another.</w:t>
      </w:r>
    </w:p>
    <w:p w14:paraId="6E40B6D1" w14:textId="77777777" w:rsidR="00CD7E1A" w:rsidRPr="00B33663" w:rsidRDefault="00A42A03" w:rsidP="00E700C1">
      <w:pPr>
        <w:pStyle w:val="ListParagraph"/>
        <w:numPr>
          <w:ilvl w:val="1"/>
          <w:numId w:val="27"/>
        </w:numPr>
        <w:tabs>
          <w:tab w:val="left" w:pos="1201"/>
        </w:tabs>
        <w:spacing w:before="9" w:line="235" w:lineRule="auto"/>
        <w:ind w:right="640"/>
        <w:jc w:val="both"/>
        <w:rPr>
          <w:sz w:val="26"/>
        </w:rPr>
      </w:pPr>
      <w:r w:rsidRPr="00B33663">
        <w:rPr>
          <w:b/>
          <w:bCs/>
          <w:i/>
          <w:iCs/>
          <w:sz w:val="26"/>
          <w:szCs w:val="26"/>
        </w:rPr>
        <w:t xml:space="preserve">FCS field. </w:t>
      </w:r>
      <w:r w:rsidRPr="00B33663">
        <w:rPr>
          <w:sz w:val="26"/>
          <w:szCs w:val="26"/>
        </w:rPr>
        <w:t>The frame check sequence (FCS) is the HDLC error detection</w:t>
      </w:r>
      <w:r w:rsidRPr="00B33663">
        <w:rPr>
          <w:spacing w:val="1"/>
          <w:sz w:val="26"/>
          <w:szCs w:val="26"/>
        </w:rPr>
        <w:t xml:space="preserve"> </w:t>
      </w:r>
      <w:r w:rsidRPr="00B33663">
        <w:rPr>
          <w:sz w:val="26"/>
          <w:szCs w:val="26"/>
        </w:rPr>
        <w:t>field.</w:t>
      </w:r>
      <w:r w:rsidRPr="00B33663">
        <w:rPr>
          <w:spacing w:val="-2"/>
          <w:sz w:val="26"/>
          <w:szCs w:val="26"/>
        </w:rPr>
        <w:t xml:space="preserve"> </w:t>
      </w:r>
      <w:r w:rsidRPr="00B33663">
        <w:rPr>
          <w:sz w:val="26"/>
          <w:szCs w:val="26"/>
        </w:rPr>
        <w:t>It can contain either</w:t>
      </w:r>
      <w:r w:rsidRPr="00B33663">
        <w:rPr>
          <w:spacing w:val="-1"/>
          <w:sz w:val="26"/>
          <w:szCs w:val="26"/>
        </w:rPr>
        <w:t xml:space="preserve"> </w:t>
      </w:r>
      <w:r w:rsidRPr="00B33663">
        <w:rPr>
          <w:sz w:val="26"/>
          <w:szCs w:val="26"/>
        </w:rPr>
        <w:t>a 16-</w:t>
      </w:r>
      <w:r w:rsidRPr="00B33663">
        <w:rPr>
          <w:spacing w:val="-1"/>
          <w:sz w:val="26"/>
          <w:szCs w:val="26"/>
        </w:rPr>
        <w:t xml:space="preserve"> </w:t>
      </w:r>
      <w:r w:rsidRPr="00B33663">
        <w:rPr>
          <w:sz w:val="26"/>
          <w:szCs w:val="26"/>
        </w:rPr>
        <w:t>bit</w:t>
      </w:r>
      <w:r w:rsidRPr="00B33663">
        <w:rPr>
          <w:spacing w:val="2"/>
          <w:sz w:val="26"/>
          <w:szCs w:val="26"/>
        </w:rPr>
        <w:t xml:space="preserve"> </w:t>
      </w:r>
      <w:r w:rsidRPr="00B33663">
        <w:rPr>
          <w:sz w:val="26"/>
          <w:szCs w:val="26"/>
        </w:rPr>
        <w:t>or</w:t>
      </w:r>
      <w:r w:rsidRPr="00B33663">
        <w:rPr>
          <w:spacing w:val="-1"/>
          <w:sz w:val="26"/>
          <w:szCs w:val="26"/>
        </w:rPr>
        <w:t xml:space="preserve"> </w:t>
      </w:r>
      <w:r w:rsidRPr="00B33663">
        <w:rPr>
          <w:sz w:val="26"/>
          <w:szCs w:val="26"/>
        </w:rPr>
        <w:t>32-bit</w:t>
      </w:r>
      <w:r w:rsidRPr="00B33663">
        <w:rPr>
          <w:spacing w:val="1"/>
          <w:sz w:val="26"/>
          <w:szCs w:val="26"/>
        </w:rPr>
        <w:t xml:space="preserve"> </w:t>
      </w:r>
      <w:r w:rsidRPr="00B33663">
        <w:rPr>
          <w:sz w:val="26"/>
          <w:szCs w:val="26"/>
        </w:rPr>
        <w:t>CRC.</w:t>
      </w:r>
    </w:p>
    <w:p w14:paraId="0A4F7224" w14:textId="77777777" w:rsidR="00CD7E1A" w:rsidRPr="00B33663" w:rsidRDefault="00CD7E1A">
      <w:pPr>
        <w:pStyle w:val="BodyText"/>
        <w:spacing w:before="9"/>
        <w:ind w:left="0"/>
        <w:rPr>
          <w:sz w:val="39"/>
        </w:rPr>
      </w:pPr>
    </w:p>
    <w:p w14:paraId="3860D6CE" w14:textId="77777777" w:rsidR="00CD7E1A" w:rsidRPr="00B33663" w:rsidRDefault="00A42A03">
      <w:pPr>
        <w:spacing w:before="1"/>
        <w:ind w:left="480"/>
        <w:rPr>
          <w:b/>
          <w:sz w:val="24"/>
        </w:rPr>
      </w:pPr>
      <w:r w:rsidRPr="00B33663">
        <w:rPr>
          <w:b/>
          <w:sz w:val="24"/>
        </w:rPr>
        <w:t>CONTROL</w:t>
      </w:r>
      <w:r w:rsidRPr="00B33663">
        <w:rPr>
          <w:b/>
          <w:spacing w:val="-3"/>
          <w:sz w:val="24"/>
        </w:rPr>
        <w:t xml:space="preserve"> </w:t>
      </w:r>
      <w:r w:rsidRPr="00B33663">
        <w:rPr>
          <w:b/>
          <w:sz w:val="24"/>
        </w:rPr>
        <w:t>FIELD</w:t>
      </w:r>
      <w:r w:rsidRPr="00B33663">
        <w:rPr>
          <w:b/>
          <w:spacing w:val="-2"/>
          <w:sz w:val="24"/>
        </w:rPr>
        <w:t xml:space="preserve"> </w:t>
      </w:r>
      <w:r w:rsidRPr="00B33663">
        <w:rPr>
          <w:b/>
          <w:sz w:val="24"/>
        </w:rPr>
        <w:t>FORMAT FOR</w:t>
      </w:r>
      <w:r w:rsidRPr="00B33663">
        <w:rPr>
          <w:b/>
          <w:spacing w:val="-2"/>
          <w:sz w:val="24"/>
        </w:rPr>
        <w:t xml:space="preserve"> </w:t>
      </w:r>
      <w:r w:rsidRPr="00B33663">
        <w:rPr>
          <w:b/>
          <w:sz w:val="24"/>
        </w:rPr>
        <w:t>THE</w:t>
      </w:r>
      <w:r w:rsidRPr="00B33663">
        <w:rPr>
          <w:b/>
          <w:spacing w:val="-3"/>
          <w:sz w:val="24"/>
        </w:rPr>
        <w:t xml:space="preserve"> </w:t>
      </w:r>
      <w:r w:rsidRPr="00B33663">
        <w:rPr>
          <w:b/>
          <w:sz w:val="24"/>
        </w:rPr>
        <w:t>DIFFERENT FRAME</w:t>
      </w:r>
      <w:r w:rsidRPr="00B33663">
        <w:rPr>
          <w:b/>
          <w:spacing w:val="-2"/>
          <w:sz w:val="24"/>
        </w:rPr>
        <w:t xml:space="preserve"> </w:t>
      </w:r>
      <w:r w:rsidRPr="00B33663">
        <w:rPr>
          <w:b/>
          <w:sz w:val="24"/>
        </w:rPr>
        <w:t>TYPES</w:t>
      </w:r>
    </w:p>
    <w:p w14:paraId="40B72076" w14:textId="77777777" w:rsidR="00CD7E1A" w:rsidRPr="00B33663" w:rsidRDefault="00A42A03">
      <w:pPr>
        <w:pStyle w:val="Heading5"/>
        <w:spacing w:before="137"/>
        <w:rPr>
          <w:u w:val="none"/>
        </w:rPr>
      </w:pPr>
      <w:r w:rsidRPr="00B33663">
        <w:rPr>
          <w:u w:val="none"/>
        </w:rPr>
        <w:t>Control</w:t>
      </w:r>
      <w:r w:rsidRPr="00B33663">
        <w:rPr>
          <w:spacing w:val="-2"/>
          <w:u w:val="none"/>
        </w:rPr>
        <w:t xml:space="preserve"> </w:t>
      </w:r>
      <w:r w:rsidRPr="00B33663">
        <w:rPr>
          <w:u w:val="none"/>
        </w:rPr>
        <w:t>Field</w:t>
      </w:r>
      <w:r w:rsidRPr="00B33663">
        <w:rPr>
          <w:spacing w:val="-4"/>
          <w:u w:val="none"/>
        </w:rPr>
        <w:t xml:space="preserve"> </w:t>
      </w:r>
      <w:r w:rsidRPr="00B33663">
        <w:rPr>
          <w:u w:val="none"/>
        </w:rPr>
        <w:t>for</w:t>
      </w:r>
      <w:r w:rsidRPr="00B33663">
        <w:rPr>
          <w:spacing w:val="-4"/>
          <w:u w:val="none"/>
        </w:rPr>
        <w:t xml:space="preserve"> </w:t>
      </w:r>
      <w:r w:rsidRPr="00B33663">
        <w:rPr>
          <w:u w:val="none"/>
        </w:rPr>
        <w:t>I-Frames</w:t>
      </w:r>
    </w:p>
    <w:p w14:paraId="6E225363" w14:textId="77777777" w:rsidR="00CD7E1A" w:rsidRPr="00B33663" w:rsidRDefault="00A42A03" w:rsidP="00E700C1">
      <w:pPr>
        <w:pStyle w:val="ListParagraph"/>
        <w:numPr>
          <w:ilvl w:val="1"/>
          <w:numId w:val="27"/>
        </w:numPr>
        <w:tabs>
          <w:tab w:val="left" w:pos="1201"/>
        </w:tabs>
        <w:spacing w:before="145" w:line="237" w:lineRule="auto"/>
        <w:ind w:right="643"/>
        <w:jc w:val="both"/>
        <w:rPr>
          <w:sz w:val="26"/>
        </w:rPr>
      </w:pPr>
      <w:r w:rsidRPr="00B33663">
        <w:rPr>
          <w:sz w:val="26"/>
          <w:szCs w:val="26"/>
        </w:rPr>
        <w:t>I-frames are designed to carry user data from the network layer. In addition,</w:t>
      </w:r>
      <w:r w:rsidRPr="00B33663">
        <w:rPr>
          <w:spacing w:val="-62"/>
          <w:sz w:val="26"/>
          <w:szCs w:val="26"/>
        </w:rPr>
        <w:t xml:space="preserve"> </w:t>
      </w:r>
      <w:r w:rsidRPr="00B33663">
        <w:rPr>
          <w:sz w:val="26"/>
          <w:szCs w:val="26"/>
        </w:rPr>
        <w:t>they</w:t>
      </w:r>
      <w:r w:rsidRPr="00B33663">
        <w:rPr>
          <w:spacing w:val="-7"/>
          <w:sz w:val="26"/>
          <w:szCs w:val="26"/>
        </w:rPr>
        <w:t xml:space="preserve"> </w:t>
      </w:r>
      <w:r w:rsidRPr="00B33663">
        <w:rPr>
          <w:sz w:val="26"/>
          <w:szCs w:val="26"/>
        </w:rPr>
        <w:t>can</w:t>
      </w:r>
      <w:r w:rsidRPr="00B33663">
        <w:rPr>
          <w:spacing w:val="-1"/>
          <w:sz w:val="26"/>
          <w:szCs w:val="26"/>
        </w:rPr>
        <w:t xml:space="preserve"> </w:t>
      </w:r>
      <w:r w:rsidRPr="00B33663">
        <w:rPr>
          <w:sz w:val="26"/>
          <w:szCs w:val="26"/>
        </w:rPr>
        <w:t>include</w:t>
      </w:r>
      <w:r w:rsidRPr="00B33663">
        <w:rPr>
          <w:spacing w:val="-1"/>
          <w:sz w:val="26"/>
          <w:szCs w:val="26"/>
        </w:rPr>
        <w:t xml:space="preserve"> </w:t>
      </w:r>
      <w:r w:rsidRPr="00B33663">
        <w:rPr>
          <w:sz w:val="26"/>
          <w:szCs w:val="26"/>
        </w:rPr>
        <w:t>flow-control</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error-control</w:t>
      </w:r>
      <w:r w:rsidRPr="00B33663">
        <w:rPr>
          <w:spacing w:val="1"/>
          <w:sz w:val="26"/>
          <w:szCs w:val="26"/>
        </w:rPr>
        <w:t xml:space="preserve"> </w:t>
      </w:r>
      <w:r w:rsidRPr="00B33663">
        <w:rPr>
          <w:sz w:val="26"/>
          <w:szCs w:val="26"/>
        </w:rPr>
        <w:t>information</w:t>
      </w:r>
    </w:p>
    <w:p w14:paraId="141BE700" w14:textId="77777777" w:rsidR="00CD7E1A" w:rsidRPr="00B33663" w:rsidRDefault="00A42A03">
      <w:pPr>
        <w:pStyle w:val="BodyText"/>
        <w:spacing w:before="2"/>
        <w:ind w:left="0"/>
        <w:rPr>
          <w:sz w:val="16"/>
        </w:rPr>
      </w:pPr>
      <w:r w:rsidRPr="00B33663">
        <w:rPr>
          <w:noProof/>
          <w:lang w:val="en-IN" w:eastAsia="en-IN"/>
        </w:rPr>
        <w:drawing>
          <wp:anchor distT="0" distB="0" distL="0" distR="0" simplePos="0" relativeHeight="251654656" behindDoc="0" locked="0" layoutInCell="1" allowOverlap="1" wp14:anchorId="05C584CE" wp14:editId="07777777">
            <wp:simplePos x="0" y="0"/>
            <wp:positionH relativeFrom="page">
              <wp:posOffset>3293389</wp:posOffset>
            </wp:positionH>
            <wp:positionV relativeFrom="paragraph">
              <wp:posOffset>143130</wp:posOffset>
            </wp:positionV>
            <wp:extent cx="1690579" cy="599313"/>
            <wp:effectExtent l="0" t="0" r="0" b="0"/>
            <wp:wrapTopAndBottom/>
            <wp:docPr id="7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1.png"/>
                    <pic:cNvPicPr/>
                  </pic:nvPicPr>
                  <pic:blipFill>
                    <a:blip r:embed="rId48" cstate="print"/>
                    <a:stretch>
                      <a:fillRect/>
                    </a:stretch>
                  </pic:blipFill>
                  <pic:spPr>
                    <a:xfrm>
                      <a:off x="0" y="0"/>
                      <a:ext cx="1690579" cy="599313"/>
                    </a:xfrm>
                    <a:prstGeom prst="rect">
                      <a:avLst/>
                    </a:prstGeom>
                  </pic:spPr>
                </pic:pic>
              </a:graphicData>
            </a:graphic>
          </wp:anchor>
        </w:drawing>
      </w:r>
    </w:p>
    <w:p w14:paraId="0D53F5B9" w14:textId="77777777" w:rsidR="00CD7E1A" w:rsidRPr="00B33663" w:rsidRDefault="00A42A03" w:rsidP="00E700C1">
      <w:pPr>
        <w:pStyle w:val="ListParagraph"/>
        <w:numPr>
          <w:ilvl w:val="1"/>
          <w:numId w:val="27"/>
        </w:numPr>
        <w:tabs>
          <w:tab w:val="left" w:pos="1201"/>
        </w:tabs>
        <w:spacing w:before="177" w:line="235" w:lineRule="auto"/>
        <w:ind w:right="646"/>
        <w:rPr>
          <w:sz w:val="26"/>
        </w:rPr>
      </w:pPr>
      <w:r w:rsidRPr="00B33663">
        <w:rPr>
          <w:sz w:val="26"/>
          <w:szCs w:val="26"/>
        </w:rPr>
        <w:t>The</w:t>
      </w:r>
      <w:r w:rsidRPr="00B33663">
        <w:rPr>
          <w:spacing w:val="32"/>
          <w:sz w:val="26"/>
          <w:szCs w:val="26"/>
        </w:rPr>
        <w:t xml:space="preserve"> </w:t>
      </w:r>
      <w:r w:rsidRPr="00B33663">
        <w:rPr>
          <w:sz w:val="26"/>
          <w:szCs w:val="26"/>
        </w:rPr>
        <w:t>first</w:t>
      </w:r>
      <w:r w:rsidRPr="00B33663">
        <w:rPr>
          <w:spacing w:val="32"/>
          <w:sz w:val="26"/>
          <w:szCs w:val="26"/>
        </w:rPr>
        <w:t xml:space="preserve"> </w:t>
      </w:r>
      <w:r w:rsidRPr="00B33663">
        <w:rPr>
          <w:sz w:val="26"/>
          <w:szCs w:val="26"/>
        </w:rPr>
        <w:t>bit</w:t>
      </w:r>
      <w:r w:rsidRPr="00B33663">
        <w:rPr>
          <w:spacing w:val="35"/>
          <w:sz w:val="26"/>
          <w:szCs w:val="26"/>
        </w:rPr>
        <w:t xml:space="preserve"> </w:t>
      </w:r>
      <w:r w:rsidRPr="00B33663">
        <w:rPr>
          <w:sz w:val="26"/>
          <w:szCs w:val="26"/>
        </w:rPr>
        <w:t>defines</w:t>
      </w:r>
      <w:r w:rsidRPr="00B33663">
        <w:rPr>
          <w:spacing w:val="32"/>
          <w:sz w:val="26"/>
          <w:szCs w:val="26"/>
        </w:rPr>
        <w:t xml:space="preserve"> </w:t>
      </w:r>
      <w:r w:rsidRPr="00B33663">
        <w:rPr>
          <w:sz w:val="26"/>
          <w:szCs w:val="26"/>
        </w:rPr>
        <w:t>the</w:t>
      </w:r>
      <w:r w:rsidRPr="00B33663">
        <w:rPr>
          <w:spacing w:val="33"/>
          <w:sz w:val="26"/>
          <w:szCs w:val="26"/>
        </w:rPr>
        <w:t xml:space="preserve"> </w:t>
      </w:r>
      <w:r w:rsidRPr="00B33663">
        <w:rPr>
          <w:sz w:val="26"/>
          <w:szCs w:val="26"/>
        </w:rPr>
        <w:t>type.</w:t>
      </w:r>
      <w:r w:rsidRPr="00B33663">
        <w:rPr>
          <w:spacing w:val="34"/>
          <w:sz w:val="26"/>
          <w:szCs w:val="26"/>
        </w:rPr>
        <w:t xml:space="preserve"> </w:t>
      </w:r>
      <w:r w:rsidRPr="00B33663">
        <w:rPr>
          <w:sz w:val="26"/>
          <w:szCs w:val="26"/>
        </w:rPr>
        <w:t>If</w:t>
      </w:r>
      <w:r w:rsidRPr="00B33663">
        <w:rPr>
          <w:spacing w:val="35"/>
          <w:sz w:val="26"/>
          <w:szCs w:val="26"/>
        </w:rPr>
        <w:t xml:space="preserve"> </w:t>
      </w:r>
      <w:r w:rsidRPr="00B33663">
        <w:rPr>
          <w:sz w:val="26"/>
          <w:szCs w:val="26"/>
        </w:rPr>
        <w:t>the</w:t>
      </w:r>
      <w:r w:rsidRPr="00B33663">
        <w:rPr>
          <w:spacing w:val="32"/>
          <w:sz w:val="26"/>
          <w:szCs w:val="26"/>
        </w:rPr>
        <w:t xml:space="preserve"> </w:t>
      </w:r>
      <w:r w:rsidRPr="00B33663">
        <w:rPr>
          <w:sz w:val="26"/>
          <w:szCs w:val="26"/>
        </w:rPr>
        <w:t>first</w:t>
      </w:r>
      <w:r w:rsidRPr="00B33663">
        <w:rPr>
          <w:spacing w:val="33"/>
          <w:sz w:val="26"/>
          <w:szCs w:val="26"/>
        </w:rPr>
        <w:t xml:space="preserve"> </w:t>
      </w:r>
      <w:r w:rsidRPr="00B33663">
        <w:rPr>
          <w:sz w:val="26"/>
          <w:szCs w:val="26"/>
        </w:rPr>
        <w:t>bit</w:t>
      </w:r>
      <w:r w:rsidRPr="00B33663">
        <w:rPr>
          <w:spacing w:val="34"/>
          <w:sz w:val="26"/>
          <w:szCs w:val="26"/>
        </w:rPr>
        <w:t xml:space="preserve"> </w:t>
      </w:r>
      <w:r w:rsidRPr="00B33663">
        <w:rPr>
          <w:sz w:val="26"/>
          <w:szCs w:val="26"/>
        </w:rPr>
        <w:t>of</w:t>
      </w:r>
      <w:r w:rsidRPr="00B33663">
        <w:rPr>
          <w:spacing w:val="35"/>
          <w:sz w:val="26"/>
          <w:szCs w:val="26"/>
        </w:rPr>
        <w:t xml:space="preserve"> </w:t>
      </w:r>
      <w:r w:rsidRPr="00B33663">
        <w:rPr>
          <w:sz w:val="26"/>
          <w:szCs w:val="26"/>
        </w:rPr>
        <w:t>the</w:t>
      </w:r>
      <w:r w:rsidRPr="00B33663">
        <w:rPr>
          <w:spacing w:val="32"/>
          <w:sz w:val="26"/>
          <w:szCs w:val="26"/>
        </w:rPr>
        <w:t xml:space="preserve"> </w:t>
      </w:r>
      <w:r w:rsidRPr="00B33663">
        <w:rPr>
          <w:sz w:val="26"/>
          <w:szCs w:val="26"/>
        </w:rPr>
        <w:t>control</w:t>
      </w:r>
      <w:r w:rsidRPr="00B33663">
        <w:rPr>
          <w:spacing w:val="34"/>
          <w:sz w:val="26"/>
          <w:szCs w:val="26"/>
        </w:rPr>
        <w:t xml:space="preserve"> </w:t>
      </w:r>
      <w:r w:rsidRPr="00B33663">
        <w:rPr>
          <w:sz w:val="26"/>
          <w:szCs w:val="26"/>
        </w:rPr>
        <w:t>field</w:t>
      </w:r>
      <w:r w:rsidRPr="00B33663">
        <w:rPr>
          <w:spacing w:val="33"/>
          <w:sz w:val="26"/>
          <w:szCs w:val="26"/>
        </w:rPr>
        <w:t xml:space="preserve"> </w:t>
      </w:r>
      <w:r w:rsidRPr="00B33663">
        <w:rPr>
          <w:sz w:val="26"/>
          <w:szCs w:val="26"/>
        </w:rPr>
        <w:t>is</w:t>
      </w:r>
      <w:r w:rsidRPr="00B33663">
        <w:rPr>
          <w:spacing w:val="36"/>
          <w:sz w:val="26"/>
          <w:szCs w:val="26"/>
        </w:rPr>
        <w:t xml:space="preserve"> </w:t>
      </w:r>
      <w:r w:rsidRPr="00B33663">
        <w:rPr>
          <w:sz w:val="26"/>
          <w:szCs w:val="26"/>
        </w:rPr>
        <w:t>0,</w:t>
      </w:r>
      <w:r w:rsidRPr="00B33663">
        <w:rPr>
          <w:spacing w:val="33"/>
          <w:sz w:val="26"/>
          <w:szCs w:val="26"/>
        </w:rPr>
        <w:t xml:space="preserve"> </w:t>
      </w:r>
      <w:r w:rsidRPr="00B33663">
        <w:rPr>
          <w:sz w:val="26"/>
          <w:szCs w:val="26"/>
        </w:rPr>
        <w:t>this</w:t>
      </w:r>
      <w:r w:rsidRPr="00B33663">
        <w:rPr>
          <w:spacing w:val="-62"/>
          <w:sz w:val="26"/>
          <w:szCs w:val="26"/>
        </w:rPr>
        <w:t xml:space="preserve"> </w:t>
      </w:r>
      <w:r w:rsidRPr="00B33663">
        <w:rPr>
          <w:sz w:val="26"/>
          <w:szCs w:val="26"/>
        </w:rPr>
        <w:t>means</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frame</w:t>
      </w:r>
      <w:r w:rsidRPr="00B33663">
        <w:rPr>
          <w:spacing w:val="-1"/>
          <w:sz w:val="26"/>
          <w:szCs w:val="26"/>
        </w:rPr>
        <w:t xml:space="preserve"> </w:t>
      </w:r>
      <w:r w:rsidRPr="00B33663">
        <w:rPr>
          <w:sz w:val="26"/>
          <w:szCs w:val="26"/>
        </w:rPr>
        <w:t>is</w:t>
      </w:r>
      <w:r w:rsidRPr="00B33663">
        <w:rPr>
          <w:spacing w:val="-1"/>
          <w:sz w:val="26"/>
          <w:szCs w:val="26"/>
        </w:rPr>
        <w:t xml:space="preserve"> </w:t>
      </w:r>
      <w:r w:rsidRPr="00B33663">
        <w:rPr>
          <w:sz w:val="26"/>
          <w:szCs w:val="26"/>
        </w:rPr>
        <w:t>an</w:t>
      </w:r>
      <w:r w:rsidRPr="00B33663">
        <w:rPr>
          <w:spacing w:val="-1"/>
          <w:sz w:val="26"/>
          <w:szCs w:val="26"/>
        </w:rPr>
        <w:t xml:space="preserve"> </w:t>
      </w:r>
      <w:r w:rsidRPr="00B33663">
        <w:rPr>
          <w:sz w:val="26"/>
          <w:szCs w:val="26"/>
        </w:rPr>
        <w:t>I-frame.</w:t>
      </w:r>
    </w:p>
    <w:p w14:paraId="1317394E" w14:textId="77777777" w:rsidR="00CD7E1A" w:rsidRPr="00B33663" w:rsidRDefault="00A42A03" w:rsidP="00E700C1">
      <w:pPr>
        <w:pStyle w:val="ListParagraph"/>
        <w:numPr>
          <w:ilvl w:val="1"/>
          <w:numId w:val="27"/>
        </w:numPr>
        <w:tabs>
          <w:tab w:val="left" w:pos="1201"/>
        </w:tabs>
        <w:spacing w:before="3" w:line="300" w:lineRule="exact"/>
        <w:ind w:hanging="361"/>
        <w:rPr>
          <w:sz w:val="26"/>
        </w:rPr>
      </w:pPr>
      <w:r w:rsidRPr="00B33663">
        <w:rPr>
          <w:sz w:val="26"/>
          <w:szCs w:val="26"/>
        </w:rPr>
        <w:t>The</w:t>
      </w:r>
      <w:r w:rsidRPr="00B33663">
        <w:rPr>
          <w:spacing w:val="-2"/>
          <w:sz w:val="26"/>
          <w:szCs w:val="26"/>
        </w:rPr>
        <w:t xml:space="preserve"> </w:t>
      </w:r>
      <w:r w:rsidRPr="00B33663">
        <w:rPr>
          <w:sz w:val="26"/>
          <w:szCs w:val="26"/>
        </w:rPr>
        <w:t>next</w:t>
      </w:r>
      <w:r w:rsidRPr="00B33663">
        <w:rPr>
          <w:spacing w:val="-2"/>
          <w:sz w:val="26"/>
          <w:szCs w:val="26"/>
        </w:rPr>
        <w:t xml:space="preserve"> </w:t>
      </w:r>
      <w:r w:rsidRPr="00B33663">
        <w:rPr>
          <w:sz w:val="26"/>
          <w:szCs w:val="26"/>
        </w:rPr>
        <w:t>3 bits,</w:t>
      </w:r>
      <w:r w:rsidRPr="00B33663">
        <w:rPr>
          <w:spacing w:val="-2"/>
          <w:sz w:val="26"/>
          <w:szCs w:val="26"/>
        </w:rPr>
        <w:t xml:space="preserve"> </w:t>
      </w:r>
      <w:r w:rsidRPr="00B33663">
        <w:rPr>
          <w:sz w:val="26"/>
          <w:szCs w:val="26"/>
        </w:rPr>
        <w:t>called</w:t>
      </w:r>
      <w:r w:rsidRPr="00B33663">
        <w:rPr>
          <w:spacing w:val="2"/>
          <w:sz w:val="26"/>
          <w:szCs w:val="26"/>
        </w:rPr>
        <w:t xml:space="preserve"> </w:t>
      </w:r>
      <w:r w:rsidRPr="00B33663">
        <w:rPr>
          <w:sz w:val="26"/>
          <w:szCs w:val="26"/>
        </w:rPr>
        <w:t>N(S),</w:t>
      </w:r>
      <w:r w:rsidRPr="00B33663">
        <w:rPr>
          <w:spacing w:val="-2"/>
          <w:sz w:val="26"/>
          <w:szCs w:val="26"/>
        </w:rPr>
        <w:t xml:space="preserve"> </w:t>
      </w:r>
      <w:r w:rsidRPr="00B33663">
        <w:rPr>
          <w:sz w:val="26"/>
          <w:szCs w:val="26"/>
        </w:rPr>
        <w:t>define</w:t>
      </w:r>
      <w:r w:rsidRPr="00B33663">
        <w:rPr>
          <w:spacing w:val="-2"/>
          <w:sz w:val="26"/>
          <w:szCs w:val="26"/>
        </w:rPr>
        <w:t xml:space="preserve"> </w:t>
      </w:r>
      <w:r w:rsidRPr="00B33663">
        <w:rPr>
          <w:sz w:val="26"/>
          <w:szCs w:val="26"/>
        </w:rPr>
        <w:t>the</w:t>
      </w:r>
      <w:r w:rsidRPr="00B33663">
        <w:rPr>
          <w:spacing w:val="-2"/>
          <w:sz w:val="26"/>
          <w:szCs w:val="26"/>
        </w:rPr>
        <w:t xml:space="preserve"> </w:t>
      </w:r>
      <w:r w:rsidRPr="00B33663">
        <w:rPr>
          <w:sz w:val="26"/>
          <w:szCs w:val="26"/>
        </w:rPr>
        <w:t>sequence</w:t>
      </w:r>
      <w:r w:rsidRPr="00B33663">
        <w:rPr>
          <w:spacing w:val="-2"/>
          <w:sz w:val="26"/>
          <w:szCs w:val="26"/>
        </w:rPr>
        <w:t xml:space="preserve"> </w:t>
      </w:r>
      <w:r w:rsidRPr="00B33663">
        <w:rPr>
          <w:sz w:val="26"/>
          <w:szCs w:val="26"/>
        </w:rPr>
        <w:t>number</w:t>
      </w:r>
      <w:r w:rsidRPr="00B33663">
        <w:rPr>
          <w:spacing w:val="-2"/>
          <w:sz w:val="26"/>
          <w:szCs w:val="26"/>
        </w:rPr>
        <w:t xml:space="preserve"> </w:t>
      </w:r>
      <w:r w:rsidRPr="00B33663">
        <w:rPr>
          <w:sz w:val="26"/>
          <w:szCs w:val="26"/>
        </w:rPr>
        <w:t>of</w:t>
      </w:r>
      <w:r w:rsidRPr="00B33663">
        <w:rPr>
          <w:spacing w:val="1"/>
          <w:sz w:val="26"/>
          <w:szCs w:val="26"/>
        </w:rPr>
        <w:t xml:space="preserve"> </w:t>
      </w:r>
      <w:r w:rsidRPr="00B33663">
        <w:rPr>
          <w:sz w:val="26"/>
          <w:szCs w:val="26"/>
        </w:rPr>
        <w:t>the</w:t>
      </w:r>
      <w:r w:rsidRPr="00B33663">
        <w:rPr>
          <w:spacing w:val="-2"/>
          <w:sz w:val="26"/>
          <w:szCs w:val="26"/>
        </w:rPr>
        <w:t xml:space="preserve"> </w:t>
      </w:r>
      <w:r w:rsidRPr="00B33663">
        <w:rPr>
          <w:sz w:val="26"/>
          <w:szCs w:val="26"/>
        </w:rPr>
        <w:t>frame.</w:t>
      </w:r>
    </w:p>
    <w:p w14:paraId="5AC357F3" w14:textId="77777777" w:rsidR="00CD7E1A" w:rsidRPr="00B33663" w:rsidRDefault="00A42A03" w:rsidP="00E700C1">
      <w:pPr>
        <w:pStyle w:val="ListParagraph"/>
        <w:numPr>
          <w:ilvl w:val="1"/>
          <w:numId w:val="27"/>
        </w:numPr>
        <w:tabs>
          <w:tab w:val="left" w:pos="1201"/>
        </w:tabs>
        <w:spacing w:line="237" w:lineRule="auto"/>
        <w:ind w:right="641"/>
        <w:rPr>
          <w:sz w:val="26"/>
        </w:rPr>
      </w:pPr>
      <w:r w:rsidRPr="00B33663">
        <w:rPr>
          <w:sz w:val="26"/>
          <w:szCs w:val="26"/>
        </w:rPr>
        <w:t>The</w:t>
      </w:r>
      <w:r w:rsidRPr="00B33663">
        <w:rPr>
          <w:spacing w:val="48"/>
          <w:sz w:val="26"/>
          <w:szCs w:val="26"/>
        </w:rPr>
        <w:t xml:space="preserve"> </w:t>
      </w:r>
      <w:r w:rsidRPr="00B33663">
        <w:rPr>
          <w:sz w:val="26"/>
          <w:szCs w:val="26"/>
        </w:rPr>
        <w:t>last</w:t>
      </w:r>
      <w:r w:rsidRPr="00B33663">
        <w:rPr>
          <w:spacing w:val="47"/>
          <w:sz w:val="26"/>
          <w:szCs w:val="26"/>
        </w:rPr>
        <w:t xml:space="preserve"> </w:t>
      </w:r>
      <w:r w:rsidRPr="00B33663">
        <w:rPr>
          <w:sz w:val="26"/>
          <w:szCs w:val="26"/>
        </w:rPr>
        <w:t>3</w:t>
      </w:r>
      <w:r w:rsidRPr="00B33663">
        <w:rPr>
          <w:spacing w:val="48"/>
          <w:sz w:val="26"/>
          <w:szCs w:val="26"/>
        </w:rPr>
        <w:t xml:space="preserve"> </w:t>
      </w:r>
      <w:r w:rsidRPr="00B33663">
        <w:rPr>
          <w:sz w:val="26"/>
          <w:szCs w:val="26"/>
        </w:rPr>
        <w:t>bits,</w:t>
      </w:r>
      <w:r w:rsidRPr="00B33663">
        <w:rPr>
          <w:spacing w:val="47"/>
          <w:sz w:val="26"/>
          <w:szCs w:val="26"/>
        </w:rPr>
        <w:t xml:space="preserve"> </w:t>
      </w:r>
      <w:r w:rsidRPr="00B33663">
        <w:rPr>
          <w:sz w:val="26"/>
          <w:szCs w:val="26"/>
        </w:rPr>
        <w:t>called</w:t>
      </w:r>
      <w:r w:rsidRPr="00B33663">
        <w:rPr>
          <w:spacing w:val="52"/>
          <w:sz w:val="26"/>
          <w:szCs w:val="26"/>
        </w:rPr>
        <w:t xml:space="preserve"> </w:t>
      </w:r>
      <w:r w:rsidRPr="00B33663">
        <w:rPr>
          <w:sz w:val="26"/>
          <w:szCs w:val="26"/>
        </w:rPr>
        <w:t>N(R),</w:t>
      </w:r>
      <w:r w:rsidRPr="00B33663">
        <w:rPr>
          <w:spacing w:val="49"/>
          <w:sz w:val="26"/>
          <w:szCs w:val="26"/>
        </w:rPr>
        <w:t xml:space="preserve"> </w:t>
      </w:r>
      <w:r w:rsidRPr="00B33663">
        <w:rPr>
          <w:sz w:val="26"/>
          <w:szCs w:val="26"/>
        </w:rPr>
        <w:t>correspond</w:t>
      </w:r>
      <w:r w:rsidRPr="00B33663">
        <w:rPr>
          <w:spacing w:val="47"/>
          <w:sz w:val="26"/>
          <w:szCs w:val="26"/>
        </w:rPr>
        <w:t xml:space="preserve"> </w:t>
      </w:r>
      <w:r w:rsidRPr="00B33663">
        <w:rPr>
          <w:sz w:val="26"/>
          <w:szCs w:val="26"/>
        </w:rPr>
        <w:t>to</w:t>
      </w:r>
      <w:r w:rsidRPr="00B33663">
        <w:rPr>
          <w:spacing w:val="48"/>
          <w:sz w:val="26"/>
          <w:szCs w:val="26"/>
        </w:rPr>
        <w:t xml:space="preserve"> </w:t>
      </w:r>
      <w:r w:rsidRPr="00B33663">
        <w:rPr>
          <w:sz w:val="26"/>
          <w:szCs w:val="26"/>
        </w:rPr>
        <w:t>the</w:t>
      </w:r>
      <w:r w:rsidRPr="00B33663">
        <w:rPr>
          <w:spacing w:val="48"/>
          <w:sz w:val="26"/>
          <w:szCs w:val="26"/>
        </w:rPr>
        <w:t xml:space="preserve"> </w:t>
      </w:r>
      <w:r w:rsidRPr="00B33663">
        <w:rPr>
          <w:sz w:val="26"/>
          <w:szCs w:val="26"/>
        </w:rPr>
        <w:t>acknowledgment</w:t>
      </w:r>
      <w:r w:rsidRPr="00B33663">
        <w:rPr>
          <w:spacing w:val="49"/>
          <w:sz w:val="26"/>
          <w:szCs w:val="26"/>
        </w:rPr>
        <w:t xml:space="preserve"> </w:t>
      </w:r>
      <w:r w:rsidRPr="00B33663">
        <w:rPr>
          <w:sz w:val="26"/>
          <w:szCs w:val="26"/>
        </w:rPr>
        <w:t>number</w:t>
      </w:r>
      <w:r w:rsidRPr="00B33663">
        <w:rPr>
          <w:spacing w:val="-62"/>
          <w:sz w:val="26"/>
          <w:szCs w:val="26"/>
        </w:rPr>
        <w:t xml:space="preserve"> </w:t>
      </w:r>
      <w:r w:rsidRPr="00B33663">
        <w:rPr>
          <w:sz w:val="26"/>
          <w:szCs w:val="26"/>
        </w:rPr>
        <w:t>when</w:t>
      </w:r>
      <w:r w:rsidRPr="00B33663">
        <w:rPr>
          <w:spacing w:val="-2"/>
          <w:sz w:val="26"/>
          <w:szCs w:val="26"/>
        </w:rPr>
        <w:t xml:space="preserve"> </w:t>
      </w:r>
      <w:r w:rsidRPr="00B33663">
        <w:rPr>
          <w:sz w:val="26"/>
          <w:szCs w:val="26"/>
        </w:rPr>
        <w:t>piggybacking</w:t>
      </w:r>
      <w:r w:rsidRPr="00B33663">
        <w:rPr>
          <w:spacing w:val="2"/>
          <w:sz w:val="26"/>
          <w:szCs w:val="26"/>
        </w:rPr>
        <w:t xml:space="preserve"> </w:t>
      </w:r>
      <w:r w:rsidRPr="00B33663">
        <w:rPr>
          <w:sz w:val="26"/>
          <w:szCs w:val="26"/>
        </w:rPr>
        <w:t>is</w:t>
      </w:r>
      <w:r w:rsidRPr="00B33663">
        <w:rPr>
          <w:spacing w:val="1"/>
          <w:sz w:val="26"/>
          <w:szCs w:val="26"/>
        </w:rPr>
        <w:t xml:space="preserve"> </w:t>
      </w:r>
      <w:r w:rsidRPr="00B33663">
        <w:rPr>
          <w:sz w:val="26"/>
          <w:szCs w:val="26"/>
        </w:rPr>
        <w:t>used.</w:t>
      </w:r>
    </w:p>
    <w:p w14:paraId="6E55F9FE" w14:textId="77777777" w:rsidR="00CD7E1A" w:rsidRPr="00B33663" w:rsidRDefault="00A42A03" w:rsidP="00E700C1">
      <w:pPr>
        <w:pStyle w:val="ListParagraph"/>
        <w:numPr>
          <w:ilvl w:val="1"/>
          <w:numId w:val="27"/>
        </w:numPr>
        <w:tabs>
          <w:tab w:val="left" w:pos="1201"/>
        </w:tabs>
        <w:spacing w:before="6" w:line="235" w:lineRule="auto"/>
        <w:ind w:right="640"/>
        <w:rPr>
          <w:sz w:val="26"/>
        </w:rPr>
      </w:pPr>
      <w:r w:rsidRPr="00B33663">
        <w:rPr>
          <w:sz w:val="26"/>
          <w:szCs w:val="26"/>
        </w:rPr>
        <w:t>The</w:t>
      </w:r>
      <w:r w:rsidRPr="00B33663">
        <w:rPr>
          <w:spacing w:val="4"/>
          <w:sz w:val="26"/>
          <w:szCs w:val="26"/>
        </w:rPr>
        <w:t xml:space="preserve"> </w:t>
      </w:r>
      <w:r w:rsidRPr="00B33663">
        <w:rPr>
          <w:sz w:val="26"/>
          <w:szCs w:val="26"/>
        </w:rPr>
        <w:t>single</w:t>
      </w:r>
      <w:r w:rsidRPr="00B33663">
        <w:rPr>
          <w:spacing w:val="5"/>
          <w:sz w:val="26"/>
          <w:szCs w:val="26"/>
        </w:rPr>
        <w:t xml:space="preserve"> </w:t>
      </w:r>
      <w:r w:rsidRPr="00B33663">
        <w:rPr>
          <w:sz w:val="26"/>
          <w:szCs w:val="26"/>
        </w:rPr>
        <w:t>bit</w:t>
      </w:r>
      <w:r w:rsidRPr="00B33663">
        <w:rPr>
          <w:spacing w:val="5"/>
          <w:sz w:val="26"/>
          <w:szCs w:val="26"/>
        </w:rPr>
        <w:t xml:space="preserve"> </w:t>
      </w:r>
      <w:r w:rsidRPr="00B33663">
        <w:rPr>
          <w:sz w:val="26"/>
          <w:szCs w:val="26"/>
        </w:rPr>
        <w:t>between</w:t>
      </w:r>
      <w:r w:rsidRPr="00B33663">
        <w:rPr>
          <w:spacing w:val="7"/>
          <w:sz w:val="26"/>
          <w:szCs w:val="26"/>
        </w:rPr>
        <w:t xml:space="preserve"> </w:t>
      </w:r>
      <w:r w:rsidRPr="00B33663">
        <w:rPr>
          <w:sz w:val="26"/>
          <w:szCs w:val="26"/>
        </w:rPr>
        <w:t>N(S)</w:t>
      </w:r>
      <w:r w:rsidRPr="00B33663">
        <w:rPr>
          <w:spacing w:val="5"/>
          <w:sz w:val="26"/>
          <w:szCs w:val="26"/>
        </w:rPr>
        <w:t xml:space="preserve"> </w:t>
      </w:r>
      <w:r w:rsidRPr="00B33663">
        <w:rPr>
          <w:sz w:val="26"/>
          <w:szCs w:val="26"/>
        </w:rPr>
        <w:t>and</w:t>
      </w:r>
      <w:r w:rsidRPr="00B33663">
        <w:rPr>
          <w:spacing w:val="6"/>
          <w:sz w:val="26"/>
          <w:szCs w:val="26"/>
        </w:rPr>
        <w:t xml:space="preserve"> </w:t>
      </w:r>
      <w:r w:rsidRPr="00B33663">
        <w:rPr>
          <w:sz w:val="26"/>
          <w:szCs w:val="26"/>
        </w:rPr>
        <w:t>N(R)</w:t>
      </w:r>
      <w:r w:rsidRPr="00B33663">
        <w:rPr>
          <w:spacing w:val="4"/>
          <w:sz w:val="26"/>
          <w:szCs w:val="26"/>
        </w:rPr>
        <w:t xml:space="preserve"> </w:t>
      </w:r>
      <w:r w:rsidRPr="00B33663">
        <w:rPr>
          <w:sz w:val="26"/>
          <w:szCs w:val="26"/>
        </w:rPr>
        <w:t>is</w:t>
      </w:r>
      <w:r w:rsidRPr="00B33663">
        <w:rPr>
          <w:spacing w:val="5"/>
          <w:sz w:val="26"/>
          <w:szCs w:val="26"/>
        </w:rPr>
        <w:t xml:space="preserve"> </w:t>
      </w:r>
      <w:r w:rsidRPr="00B33663">
        <w:rPr>
          <w:sz w:val="26"/>
          <w:szCs w:val="26"/>
        </w:rPr>
        <w:t>called</w:t>
      </w:r>
      <w:r w:rsidRPr="00B33663">
        <w:rPr>
          <w:spacing w:val="5"/>
          <w:sz w:val="26"/>
          <w:szCs w:val="26"/>
        </w:rPr>
        <w:t xml:space="preserve"> </w:t>
      </w:r>
      <w:r w:rsidRPr="00B33663">
        <w:rPr>
          <w:sz w:val="26"/>
          <w:szCs w:val="26"/>
        </w:rPr>
        <w:t>the</w:t>
      </w:r>
      <w:r w:rsidRPr="00B33663">
        <w:rPr>
          <w:spacing w:val="5"/>
          <w:sz w:val="26"/>
          <w:szCs w:val="26"/>
        </w:rPr>
        <w:t xml:space="preserve"> </w:t>
      </w:r>
      <w:r w:rsidRPr="00B33663">
        <w:rPr>
          <w:sz w:val="26"/>
          <w:szCs w:val="26"/>
        </w:rPr>
        <w:t>P/F</w:t>
      </w:r>
      <w:r w:rsidRPr="00B33663">
        <w:rPr>
          <w:spacing w:val="5"/>
          <w:sz w:val="26"/>
          <w:szCs w:val="26"/>
        </w:rPr>
        <w:t xml:space="preserve"> </w:t>
      </w:r>
      <w:r w:rsidRPr="00B33663">
        <w:rPr>
          <w:sz w:val="26"/>
          <w:szCs w:val="26"/>
        </w:rPr>
        <w:t>bit.</w:t>
      </w:r>
      <w:r w:rsidRPr="00B33663">
        <w:rPr>
          <w:spacing w:val="5"/>
          <w:sz w:val="26"/>
          <w:szCs w:val="26"/>
        </w:rPr>
        <w:t xml:space="preserve"> </w:t>
      </w:r>
      <w:r w:rsidRPr="00B33663">
        <w:rPr>
          <w:sz w:val="26"/>
          <w:szCs w:val="26"/>
        </w:rPr>
        <w:t>If</w:t>
      </w:r>
      <w:r w:rsidRPr="00B33663">
        <w:rPr>
          <w:spacing w:val="14"/>
          <w:sz w:val="26"/>
          <w:szCs w:val="26"/>
        </w:rPr>
        <w:t xml:space="preserve"> </w:t>
      </w:r>
      <w:r w:rsidRPr="00B33663">
        <w:rPr>
          <w:sz w:val="26"/>
          <w:szCs w:val="26"/>
        </w:rPr>
        <w:t>this</w:t>
      </w:r>
      <w:r w:rsidRPr="00B33663">
        <w:rPr>
          <w:spacing w:val="5"/>
          <w:sz w:val="26"/>
          <w:szCs w:val="26"/>
        </w:rPr>
        <w:t xml:space="preserve"> </w:t>
      </w:r>
      <w:r w:rsidRPr="00B33663">
        <w:rPr>
          <w:sz w:val="26"/>
          <w:szCs w:val="26"/>
        </w:rPr>
        <w:t>bit</w:t>
      </w:r>
      <w:r w:rsidRPr="00B33663">
        <w:rPr>
          <w:spacing w:val="5"/>
          <w:sz w:val="26"/>
          <w:szCs w:val="26"/>
        </w:rPr>
        <w:t xml:space="preserve"> </w:t>
      </w:r>
      <w:r w:rsidRPr="00B33663">
        <w:rPr>
          <w:sz w:val="26"/>
          <w:szCs w:val="26"/>
        </w:rPr>
        <w:t>is</w:t>
      </w:r>
      <w:r w:rsidRPr="00B33663">
        <w:rPr>
          <w:spacing w:val="4"/>
          <w:sz w:val="26"/>
          <w:szCs w:val="26"/>
        </w:rPr>
        <w:t xml:space="preserve"> </w:t>
      </w:r>
      <w:r w:rsidRPr="00B33663">
        <w:rPr>
          <w:sz w:val="26"/>
          <w:szCs w:val="26"/>
        </w:rPr>
        <w:t>1</w:t>
      </w:r>
      <w:r w:rsidRPr="00B33663">
        <w:rPr>
          <w:spacing w:val="5"/>
          <w:sz w:val="26"/>
          <w:szCs w:val="26"/>
        </w:rPr>
        <w:t xml:space="preserve"> </w:t>
      </w:r>
      <w:r w:rsidRPr="00B33663">
        <w:rPr>
          <w:sz w:val="26"/>
          <w:szCs w:val="26"/>
        </w:rPr>
        <w:t>it</w:t>
      </w:r>
      <w:r w:rsidRPr="00B33663">
        <w:rPr>
          <w:spacing w:val="-62"/>
          <w:sz w:val="26"/>
          <w:szCs w:val="26"/>
        </w:rPr>
        <w:t xml:space="preserve"> </w:t>
      </w:r>
      <w:r w:rsidRPr="00B33663">
        <w:rPr>
          <w:sz w:val="26"/>
          <w:szCs w:val="26"/>
        </w:rPr>
        <w:t>means</w:t>
      </w:r>
      <w:r w:rsidRPr="00B33663">
        <w:rPr>
          <w:spacing w:val="63"/>
          <w:sz w:val="26"/>
          <w:szCs w:val="26"/>
        </w:rPr>
        <w:t xml:space="preserve"> </w:t>
      </w:r>
      <w:r w:rsidRPr="00B33663">
        <w:rPr>
          <w:sz w:val="26"/>
          <w:szCs w:val="26"/>
        </w:rPr>
        <w:t>poll</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frame</w:t>
      </w:r>
      <w:r w:rsidRPr="00B33663">
        <w:rPr>
          <w:spacing w:val="1"/>
          <w:sz w:val="26"/>
          <w:szCs w:val="26"/>
        </w:rPr>
        <w:t xml:space="preserve"> </w:t>
      </w:r>
      <w:r w:rsidRPr="00B33663">
        <w:rPr>
          <w:sz w:val="26"/>
          <w:szCs w:val="26"/>
        </w:rPr>
        <w:t>is</w:t>
      </w:r>
      <w:r w:rsidRPr="00B33663">
        <w:rPr>
          <w:spacing w:val="-1"/>
          <w:sz w:val="26"/>
          <w:szCs w:val="26"/>
        </w:rPr>
        <w:t xml:space="preserve"> </w:t>
      </w:r>
      <w:r w:rsidRPr="00B33663">
        <w:rPr>
          <w:sz w:val="26"/>
          <w:szCs w:val="26"/>
        </w:rPr>
        <w:t>sent</w:t>
      </w:r>
      <w:r w:rsidRPr="00B33663">
        <w:rPr>
          <w:spacing w:val="-1"/>
          <w:sz w:val="26"/>
          <w:szCs w:val="26"/>
        </w:rPr>
        <w:t xml:space="preserve"> </w:t>
      </w:r>
      <w:r w:rsidRPr="00B33663">
        <w:rPr>
          <w:sz w:val="26"/>
          <w:szCs w:val="26"/>
        </w:rPr>
        <w:t>by</w:t>
      </w:r>
      <w:r w:rsidRPr="00B33663">
        <w:rPr>
          <w:spacing w:val="-6"/>
          <w:sz w:val="26"/>
          <w:szCs w:val="26"/>
        </w:rPr>
        <w:t xml:space="preserve"> </w:t>
      </w:r>
      <w:r w:rsidRPr="00B33663">
        <w:rPr>
          <w:sz w:val="26"/>
          <w:szCs w:val="26"/>
        </w:rPr>
        <w:t>a</w:t>
      </w:r>
      <w:r w:rsidRPr="00B33663">
        <w:rPr>
          <w:spacing w:val="1"/>
          <w:sz w:val="26"/>
          <w:szCs w:val="26"/>
        </w:rPr>
        <w:t xml:space="preserve"> </w:t>
      </w:r>
      <w:r w:rsidRPr="00B33663">
        <w:rPr>
          <w:sz w:val="26"/>
          <w:szCs w:val="26"/>
        </w:rPr>
        <w:t>primary</w:t>
      </w:r>
      <w:r w:rsidRPr="00B33663">
        <w:rPr>
          <w:spacing w:val="-4"/>
          <w:sz w:val="26"/>
          <w:szCs w:val="26"/>
        </w:rPr>
        <w:t xml:space="preserve"> </w:t>
      </w:r>
      <w:r w:rsidRPr="00B33663">
        <w:rPr>
          <w:sz w:val="26"/>
          <w:szCs w:val="26"/>
        </w:rPr>
        <w:t>station</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a</w:t>
      </w:r>
      <w:r w:rsidRPr="00B33663">
        <w:rPr>
          <w:spacing w:val="-2"/>
          <w:sz w:val="26"/>
          <w:szCs w:val="26"/>
        </w:rPr>
        <w:t xml:space="preserve"> </w:t>
      </w:r>
      <w:r w:rsidRPr="00B33663">
        <w:rPr>
          <w:sz w:val="26"/>
          <w:szCs w:val="26"/>
        </w:rPr>
        <w:t>secondary).</w:t>
      </w:r>
    </w:p>
    <w:p w14:paraId="5AE48A43" w14:textId="77777777" w:rsidR="00CD7E1A" w:rsidRPr="00B33663" w:rsidRDefault="00CD7E1A">
      <w:pPr>
        <w:spacing w:line="235"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0F40DEB"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8A9F1D1">
          <v:group id="_x0000_s1102" style="width:436.3pt;height:4.45pt;mso-position-horizontal-relative:char;mso-position-vertical-relative:line" coordsize="8726,89">
            <v:shape id="_x0000_s1103" style="position:absolute;width:8726;height:89" coordsize="8726,89" o:spt="100" adj="0,,0" path="m8726,29l,29,,89r8726,l8726,29xm8726,l,,,14r8726,l8726,xe" fillcolor="#612322" stroked="f">
              <v:stroke joinstyle="round"/>
              <v:formulas/>
              <v:path arrowok="t" o:connecttype="segments"/>
            </v:shape>
            <w10:anchorlock/>
          </v:group>
        </w:pict>
      </w:r>
    </w:p>
    <w:p w14:paraId="77A52294" w14:textId="77777777" w:rsidR="00CD7E1A" w:rsidRPr="00B33663" w:rsidRDefault="00CD7E1A">
      <w:pPr>
        <w:pStyle w:val="BodyText"/>
        <w:spacing w:before="7"/>
        <w:ind w:left="0"/>
        <w:rPr>
          <w:sz w:val="16"/>
        </w:rPr>
      </w:pPr>
    </w:p>
    <w:p w14:paraId="73D5065B" w14:textId="77777777" w:rsidR="00CD7E1A" w:rsidRPr="00B33663" w:rsidRDefault="00A42A03" w:rsidP="00E700C1">
      <w:pPr>
        <w:pStyle w:val="ListParagraph"/>
        <w:numPr>
          <w:ilvl w:val="1"/>
          <w:numId w:val="27"/>
        </w:numPr>
        <w:tabs>
          <w:tab w:val="left" w:pos="1201"/>
        </w:tabs>
        <w:spacing w:before="88"/>
        <w:ind w:hanging="361"/>
        <w:rPr>
          <w:sz w:val="26"/>
        </w:rPr>
      </w:pPr>
      <w:r w:rsidRPr="00B33663">
        <w:rPr>
          <w:sz w:val="26"/>
          <w:szCs w:val="26"/>
        </w:rPr>
        <w:t>If</w:t>
      </w:r>
      <w:r w:rsidRPr="00B33663">
        <w:rPr>
          <w:spacing w:val="64"/>
          <w:sz w:val="26"/>
          <w:szCs w:val="26"/>
        </w:rPr>
        <w:t xml:space="preserve"> </w:t>
      </w:r>
      <w:r w:rsidRPr="00B33663">
        <w:rPr>
          <w:sz w:val="26"/>
          <w:szCs w:val="26"/>
        </w:rPr>
        <w:t>this</w:t>
      </w:r>
      <w:r w:rsidRPr="00B33663">
        <w:rPr>
          <w:spacing w:val="-1"/>
          <w:sz w:val="26"/>
          <w:szCs w:val="26"/>
        </w:rPr>
        <w:t xml:space="preserve"> </w:t>
      </w:r>
      <w:r w:rsidRPr="00B33663">
        <w:rPr>
          <w:sz w:val="26"/>
          <w:szCs w:val="26"/>
        </w:rPr>
        <w:t>bit</w:t>
      </w:r>
      <w:r w:rsidRPr="00B33663">
        <w:rPr>
          <w:spacing w:val="-2"/>
          <w:sz w:val="26"/>
          <w:szCs w:val="26"/>
        </w:rPr>
        <w:t xml:space="preserve"> </w:t>
      </w:r>
      <w:r w:rsidRPr="00B33663">
        <w:rPr>
          <w:sz w:val="26"/>
          <w:szCs w:val="26"/>
        </w:rPr>
        <w:t>is</w:t>
      </w:r>
      <w:r w:rsidRPr="00B33663">
        <w:rPr>
          <w:spacing w:val="-1"/>
          <w:sz w:val="26"/>
          <w:szCs w:val="26"/>
        </w:rPr>
        <w:t xml:space="preserve"> </w:t>
      </w:r>
      <w:r w:rsidRPr="00B33663">
        <w:rPr>
          <w:sz w:val="26"/>
          <w:szCs w:val="26"/>
        </w:rPr>
        <w:t>0</w:t>
      </w:r>
      <w:r w:rsidRPr="00B33663">
        <w:rPr>
          <w:spacing w:val="-2"/>
          <w:sz w:val="26"/>
          <w:szCs w:val="26"/>
        </w:rPr>
        <w:t xml:space="preserve"> </w:t>
      </w:r>
      <w:r w:rsidRPr="00B33663">
        <w:rPr>
          <w:sz w:val="26"/>
          <w:szCs w:val="26"/>
        </w:rPr>
        <w:t>it</w:t>
      </w:r>
      <w:r w:rsidRPr="00B33663">
        <w:rPr>
          <w:spacing w:val="1"/>
          <w:sz w:val="26"/>
          <w:szCs w:val="26"/>
        </w:rPr>
        <w:t xml:space="preserve"> </w:t>
      </w:r>
      <w:r w:rsidRPr="00B33663">
        <w:rPr>
          <w:sz w:val="26"/>
          <w:szCs w:val="26"/>
        </w:rPr>
        <w:t>means  final(the</w:t>
      </w:r>
      <w:r w:rsidRPr="00B33663">
        <w:rPr>
          <w:spacing w:val="-2"/>
          <w:sz w:val="26"/>
          <w:szCs w:val="26"/>
        </w:rPr>
        <w:t xml:space="preserve"> </w:t>
      </w:r>
      <w:r w:rsidRPr="00B33663">
        <w:rPr>
          <w:sz w:val="26"/>
          <w:szCs w:val="26"/>
        </w:rPr>
        <w:t>frame</w:t>
      </w:r>
      <w:r w:rsidRPr="00B33663">
        <w:rPr>
          <w:spacing w:val="-1"/>
          <w:sz w:val="26"/>
          <w:szCs w:val="26"/>
        </w:rPr>
        <w:t xml:space="preserve"> </w:t>
      </w:r>
      <w:r w:rsidRPr="00B33663">
        <w:rPr>
          <w:sz w:val="26"/>
          <w:szCs w:val="26"/>
        </w:rPr>
        <w:t>is</w:t>
      </w:r>
      <w:r w:rsidRPr="00B33663">
        <w:rPr>
          <w:spacing w:val="-2"/>
          <w:sz w:val="26"/>
          <w:szCs w:val="26"/>
        </w:rPr>
        <w:t xml:space="preserve"> </w:t>
      </w:r>
      <w:r w:rsidRPr="00B33663">
        <w:rPr>
          <w:sz w:val="26"/>
          <w:szCs w:val="26"/>
        </w:rPr>
        <w:t>sent</w:t>
      </w:r>
      <w:r w:rsidRPr="00B33663">
        <w:rPr>
          <w:spacing w:val="1"/>
          <w:sz w:val="26"/>
          <w:szCs w:val="26"/>
        </w:rPr>
        <w:t xml:space="preserve"> </w:t>
      </w:r>
      <w:r w:rsidRPr="00B33663">
        <w:rPr>
          <w:sz w:val="26"/>
          <w:szCs w:val="26"/>
        </w:rPr>
        <w:t>by</w:t>
      </w:r>
      <w:r w:rsidRPr="00B33663">
        <w:rPr>
          <w:spacing w:val="-5"/>
          <w:sz w:val="26"/>
          <w:szCs w:val="26"/>
        </w:rPr>
        <w:t xml:space="preserve"> </w:t>
      </w:r>
      <w:r w:rsidRPr="00B33663">
        <w:rPr>
          <w:sz w:val="26"/>
          <w:szCs w:val="26"/>
        </w:rPr>
        <w:t>a</w:t>
      </w:r>
      <w:r w:rsidRPr="00B33663">
        <w:rPr>
          <w:spacing w:val="-1"/>
          <w:sz w:val="26"/>
          <w:szCs w:val="26"/>
        </w:rPr>
        <w:t xml:space="preserve"> </w:t>
      </w:r>
      <w:r w:rsidRPr="00B33663">
        <w:rPr>
          <w:sz w:val="26"/>
          <w:szCs w:val="26"/>
        </w:rPr>
        <w:t>secondary</w:t>
      </w:r>
      <w:r w:rsidRPr="00B33663">
        <w:rPr>
          <w:spacing w:val="-7"/>
          <w:sz w:val="26"/>
          <w:szCs w:val="26"/>
        </w:rPr>
        <w:t xml:space="preserve"> </w:t>
      </w:r>
      <w:r w:rsidRPr="00B33663">
        <w:rPr>
          <w:sz w:val="26"/>
          <w:szCs w:val="26"/>
        </w:rPr>
        <w:t>to</w:t>
      </w:r>
      <w:r w:rsidRPr="00B33663">
        <w:rPr>
          <w:spacing w:val="-1"/>
          <w:sz w:val="26"/>
          <w:szCs w:val="26"/>
        </w:rPr>
        <w:t xml:space="preserve"> </w:t>
      </w:r>
      <w:r w:rsidRPr="00B33663">
        <w:rPr>
          <w:sz w:val="26"/>
          <w:szCs w:val="26"/>
        </w:rPr>
        <w:t>a Primary).</w:t>
      </w:r>
    </w:p>
    <w:p w14:paraId="007DCDA8" w14:textId="77777777" w:rsidR="00CD7E1A" w:rsidRPr="00B33663" w:rsidRDefault="00CD7E1A">
      <w:pPr>
        <w:pStyle w:val="BodyText"/>
        <w:spacing w:before="3"/>
        <w:ind w:left="0"/>
      </w:pPr>
    </w:p>
    <w:p w14:paraId="5C518697" w14:textId="77777777" w:rsidR="00CD7E1A" w:rsidRPr="00B33663" w:rsidRDefault="00A42A03">
      <w:pPr>
        <w:pStyle w:val="Heading5"/>
        <w:rPr>
          <w:u w:val="none"/>
        </w:rPr>
      </w:pPr>
      <w:r w:rsidRPr="00B33663">
        <w:rPr>
          <w:u w:val="none"/>
        </w:rPr>
        <w:t>Control</w:t>
      </w:r>
      <w:r w:rsidRPr="00B33663">
        <w:rPr>
          <w:spacing w:val="-2"/>
          <w:u w:val="none"/>
        </w:rPr>
        <w:t xml:space="preserve"> </w:t>
      </w:r>
      <w:r w:rsidRPr="00B33663">
        <w:rPr>
          <w:u w:val="none"/>
        </w:rPr>
        <w:t>Field</w:t>
      </w:r>
      <w:r w:rsidRPr="00B33663">
        <w:rPr>
          <w:spacing w:val="-4"/>
          <w:u w:val="none"/>
        </w:rPr>
        <w:t xml:space="preserve"> </w:t>
      </w:r>
      <w:r w:rsidRPr="00B33663">
        <w:rPr>
          <w:u w:val="none"/>
        </w:rPr>
        <w:t>for</w:t>
      </w:r>
      <w:r w:rsidRPr="00B33663">
        <w:rPr>
          <w:spacing w:val="-4"/>
          <w:u w:val="none"/>
        </w:rPr>
        <w:t xml:space="preserve"> </w:t>
      </w:r>
      <w:r w:rsidRPr="00B33663">
        <w:rPr>
          <w:u w:val="none"/>
        </w:rPr>
        <w:t>S-Frames</w:t>
      </w:r>
    </w:p>
    <w:p w14:paraId="5813FC51" w14:textId="77777777" w:rsidR="00CD7E1A" w:rsidRPr="00B33663" w:rsidRDefault="00A42A03" w:rsidP="00E700C1">
      <w:pPr>
        <w:pStyle w:val="ListParagraph"/>
        <w:numPr>
          <w:ilvl w:val="1"/>
          <w:numId w:val="27"/>
        </w:numPr>
        <w:tabs>
          <w:tab w:val="left" w:pos="1201"/>
        </w:tabs>
        <w:spacing w:before="145" w:line="237" w:lineRule="auto"/>
        <w:ind w:right="642"/>
        <w:rPr>
          <w:sz w:val="26"/>
        </w:rPr>
      </w:pPr>
      <w:r w:rsidRPr="00B33663">
        <w:rPr>
          <w:sz w:val="26"/>
          <w:szCs w:val="26"/>
        </w:rPr>
        <w:t>Supervisory</w:t>
      </w:r>
      <w:r w:rsidRPr="00B33663">
        <w:rPr>
          <w:spacing w:val="60"/>
          <w:sz w:val="26"/>
          <w:szCs w:val="26"/>
        </w:rPr>
        <w:t xml:space="preserve"> </w:t>
      </w:r>
      <w:r w:rsidRPr="00B33663">
        <w:rPr>
          <w:sz w:val="26"/>
          <w:szCs w:val="26"/>
        </w:rPr>
        <w:t>frames</w:t>
      </w:r>
      <w:r w:rsidRPr="00B33663">
        <w:rPr>
          <w:spacing w:val="3"/>
          <w:sz w:val="26"/>
          <w:szCs w:val="26"/>
        </w:rPr>
        <w:t xml:space="preserve"> </w:t>
      </w:r>
      <w:r w:rsidRPr="00B33663">
        <w:rPr>
          <w:sz w:val="26"/>
          <w:szCs w:val="26"/>
        </w:rPr>
        <w:t>are</w:t>
      </w:r>
      <w:r w:rsidRPr="00B33663">
        <w:rPr>
          <w:spacing w:val="65"/>
          <w:sz w:val="26"/>
          <w:szCs w:val="26"/>
        </w:rPr>
        <w:t xml:space="preserve"> </w:t>
      </w:r>
      <w:r w:rsidRPr="00B33663">
        <w:rPr>
          <w:sz w:val="26"/>
          <w:szCs w:val="26"/>
        </w:rPr>
        <w:t>used</w:t>
      </w:r>
      <w:r w:rsidRPr="00B33663">
        <w:rPr>
          <w:spacing w:val="2"/>
          <w:sz w:val="26"/>
          <w:szCs w:val="26"/>
        </w:rPr>
        <w:t xml:space="preserve"> </w:t>
      </w:r>
      <w:r w:rsidRPr="00B33663">
        <w:rPr>
          <w:sz w:val="26"/>
          <w:szCs w:val="26"/>
        </w:rPr>
        <w:t>for</w:t>
      </w:r>
      <w:r w:rsidRPr="00B33663">
        <w:rPr>
          <w:spacing w:val="65"/>
          <w:sz w:val="26"/>
          <w:szCs w:val="26"/>
        </w:rPr>
        <w:t xml:space="preserve"> </w:t>
      </w:r>
      <w:r w:rsidRPr="00B33663">
        <w:rPr>
          <w:sz w:val="26"/>
          <w:szCs w:val="26"/>
        </w:rPr>
        <w:t>flow</w:t>
      </w:r>
      <w:r w:rsidRPr="00B33663">
        <w:rPr>
          <w:spacing w:val="3"/>
          <w:sz w:val="26"/>
          <w:szCs w:val="26"/>
        </w:rPr>
        <w:t xml:space="preserve"> </w:t>
      </w:r>
      <w:r w:rsidRPr="00B33663">
        <w:rPr>
          <w:sz w:val="26"/>
          <w:szCs w:val="26"/>
        </w:rPr>
        <w:t>and</w:t>
      </w:r>
      <w:r w:rsidRPr="00B33663">
        <w:rPr>
          <w:spacing w:val="65"/>
          <w:sz w:val="26"/>
          <w:szCs w:val="26"/>
        </w:rPr>
        <w:t xml:space="preserve"> </w:t>
      </w:r>
      <w:r w:rsidRPr="00B33663">
        <w:rPr>
          <w:sz w:val="26"/>
          <w:szCs w:val="26"/>
        </w:rPr>
        <w:t>error</w:t>
      </w:r>
      <w:r w:rsidRPr="00B33663">
        <w:rPr>
          <w:spacing w:val="3"/>
          <w:sz w:val="26"/>
          <w:szCs w:val="26"/>
        </w:rPr>
        <w:t xml:space="preserve"> </w:t>
      </w:r>
      <w:r w:rsidRPr="00B33663">
        <w:rPr>
          <w:sz w:val="26"/>
          <w:szCs w:val="26"/>
        </w:rPr>
        <w:t>control</w:t>
      </w:r>
      <w:r w:rsidRPr="00B33663">
        <w:rPr>
          <w:spacing w:val="3"/>
          <w:sz w:val="26"/>
          <w:szCs w:val="26"/>
        </w:rPr>
        <w:t xml:space="preserve"> </w:t>
      </w:r>
      <w:r w:rsidRPr="00B33663">
        <w:rPr>
          <w:sz w:val="26"/>
          <w:szCs w:val="26"/>
        </w:rPr>
        <w:t>whenever</w:t>
      </w:r>
      <w:r w:rsidRPr="00B33663">
        <w:rPr>
          <w:spacing w:val="-62"/>
          <w:sz w:val="26"/>
          <w:szCs w:val="26"/>
        </w:rPr>
        <w:t xml:space="preserve"> </w:t>
      </w:r>
      <w:r w:rsidRPr="00B33663">
        <w:rPr>
          <w:sz w:val="26"/>
          <w:szCs w:val="26"/>
        </w:rPr>
        <w:t>piggybacking is</w:t>
      </w:r>
      <w:r w:rsidRPr="00B33663">
        <w:rPr>
          <w:spacing w:val="-1"/>
          <w:sz w:val="26"/>
          <w:szCs w:val="26"/>
        </w:rPr>
        <w:t xml:space="preserve"> </w:t>
      </w:r>
      <w:r w:rsidRPr="00B33663">
        <w:rPr>
          <w:sz w:val="26"/>
          <w:szCs w:val="26"/>
        </w:rPr>
        <w:t>either</w:t>
      </w:r>
      <w:r w:rsidRPr="00B33663">
        <w:rPr>
          <w:spacing w:val="-1"/>
          <w:sz w:val="26"/>
          <w:szCs w:val="26"/>
        </w:rPr>
        <w:t xml:space="preserve"> </w:t>
      </w:r>
      <w:r w:rsidRPr="00B33663">
        <w:rPr>
          <w:sz w:val="26"/>
          <w:szCs w:val="26"/>
        </w:rPr>
        <w:t>impossible</w:t>
      </w:r>
      <w:r w:rsidRPr="00B33663">
        <w:rPr>
          <w:spacing w:val="1"/>
          <w:sz w:val="26"/>
          <w:szCs w:val="26"/>
        </w:rPr>
        <w:t xml:space="preserve"> </w:t>
      </w:r>
      <w:r w:rsidRPr="00B33663">
        <w:rPr>
          <w:sz w:val="26"/>
          <w:szCs w:val="26"/>
        </w:rPr>
        <w:t>or</w:t>
      </w:r>
      <w:r w:rsidRPr="00B33663">
        <w:rPr>
          <w:spacing w:val="-1"/>
          <w:sz w:val="26"/>
          <w:szCs w:val="26"/>
        </w:rPr>
        <w:t xml:space="preserve"> </w:t>
      </w:r>
      <w:r w:rsidRPr="00B33663">
        <w:rPr>
          <w:sz w:val="26"/>
          <w:szCs w:val="26"/>
        </w:rPr>
        <w:t>inappropriate.</w:t>
      </w:r>
    </w:p>
    <w:p w14:paraId="1857B342" w14:textId="77777777" w:rsidR="00CD7E1A" w:rsidRPr="00B33663" w:rsidRDefault="00A42A03" w:rsidP="00E700C1">
      <w:pPr>
        <w:pStyle w:val="ListParagraph"/>
        <w:numPr>
          <w:ilvl w:val="1"/>
          <w:numId w:val="27"/>
        </w:numPr>
        <w:tabs>
          <w:tab w:val="left" w:pos="1201"/>
        </w:tabs>
        <w:spacing w:line="302" w:lineRule="exact"/>
        <w:ind w:hanging="361"/>
        <w:rPr>
          <w:sz w:val="26"/>
        </w:rPr>
      </w:pPr>
      <w:r w:rsidRPr="00B33663">
        <w:rPr>
          <w:sz w:val="26"/>
          <w:szCs w:val="26"/>
        </w:rPr>
        <w:t>S-frames</w:t>
      </w:r>
      <w:r w:rsidRPr="00B33663">
        <w:rPr>
          <w:spacing w:val="-3"/>
          <w:sz w:val="26"/>
          <w:szCs w:val="26"/>
        </w:rPr>
        <w:t xml:space="preserve"> </w:t>
      </w:r>
      <w:r w:rsidRPr="00B33663">
        <w:rPr>
          <w:sz w:val="26"/>
          <w:szCs w:val="26"/>
        </w:rPr>
        <w:t>do</w:t>
      </w:r>
      <w:r w:rsidRPr="00B33663">
        <w:rPr>
          <w:spacing w:val="-2"/>
          <w:sz w:val="26"/>
          <w:szCs w:val="26"/>
        </w:rPr>
        <w:t xml:space="preserve"> </w:t>
      </w:r>
      <w:r w:rsidRPr="00B33663">
        <w:rPr>
          <w:sz w:val="26"/>
          <w:szCs w:val="26"/>
        </w:rPr>
        <w:t>not</w:t>
      </w:r>
      <w:r w:rsidRPr="00B33663">
        <w:rPr>
          <w:spacing w:val="-2"/>
          <w:sz w:val="26"/>
          <w:szCs w:val="26"/>
        </w:rPr>
        <w:t xml:space="preserve"> </w:t>
      </w:r>
      <w:r w:rsidRPr="00B33663">
        <w:rPr>
          <w:sz w:val="26"/>
          <w:szCs w:val="26"/>
        </w:rPr>
        <w:t>have</w:t>
      </w:r>
      <w:r w:rsidRPr="00B33663">
        <w:rPr>
          <w:spacing w:val="-2"/>
          <w:sz w:val="26"/>
          <w:szCs w:val="26"/>
        </w:rPr>
        <w:t xml:space="preserve"> </w:t>
      </w:r>
      <w:r w:rsidRPr="00B33663">
        <w:rPr>
          <w:sz w:val="26"/>
          <w:szCs w:val="26"/>
        </w:rPr>
        <w:t>information</w:t>
      </w:r>
      <w:r w:rsidRPr="00B33663">
        <w:rPr>
          <w:spacing w:val="-2"/>
          <w:sz w:val="26"/>
          <w:szCs w:val="26"/>
        </w:rPr>
        <w:t xml:space="preserve"> </w:t>
      </w:r>
      <w:r w:rsidRPr="00B33663">
        <w:rPr>
          <w:sz w:val="26"/>
          <w:szCs w:val="26"/>
        </w:rPr>
        <w:t>fields</w:t>
      </w:r>
    </w:p>
    <w:p w14:paraId="5195C574" w14:textId="77777777" w:rsidR="00CD7E1A" w:rsidRPr="00B33663" w:rsidRDefault="00A42A03">
      <w:pPr>
        <w:pStyle w:val="BodyText"/>
        <w:spacing w:before="5"/>
        <w:ind w:left="0"/>
        <w:rPr>
          <w:sz w:val="11"/>
        </w:rPr>
      </w:pPr>
      <w:r w:rsidRPr="00B33663">
        <w:rPr>
          <w:noProof/>
          <w:lang w:val="en-IN" w:eastAsia="en-IN"/>
        </w:rPr>
        <w:drawing>
          <wp:anchor distT="0" distB="0" distL="0" distR="0" simplePos="0" relativeHeight="251657728" behindDoc="0" locked="0" layoutInCell="1" allowOverlap="1" wp14:anchorId="67B4B7EB" wp14:editId="07777777">
            <wp:simplePos x="0" y="0"/>
            <wp:positionH relativeFrom="page">
              <wp:posOffset>3023274</wp:posOffset>
            </wp:positionH>
            <wp:positionV relativeFrom="paragraph">
              <wp:posOffset>108812</wp:posOffset>
            </wp:positionV>
            <wp:extent cx="1694780" cy="604266"/>
            <wp:effectExtent l="0" t="0" r="0" b="0"/>
            <wp:wrapTopAndBottom/>
            <wp:docPr id="8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2.png"/>
                    <pic:cNvPicPr/>
                  </pic:nvPicPr>
                  <pic:blipFill>
                    <a:blip r:embed="rId49" cstate="print"/>
                    <a:stretch>
                      <a:fillRect/>
                    </a:stretch>
                  </pic:blipFill>
                  <pic:spPr>
                    <a:xfrm>
                      <a:off x="0" y="0"/>
                      <a:ext cx="1694780" cy="604266"/>
                    </a:xfrm>
                    <a:prstGeom prst="rect">
                      <a:avLst/>
                    </a:prstGeom>
                  </pic:spPr>
                </pic:pic>
              </a:graphicData>
            </a:graphic>
          </wp:anchor>
        </w:drawing>
      </w:r>
    </w:p>
    <w:p w14:paraId="450EA2D7" w14:textId="77777777" w:rsidR="00CD7E1A" w:rsidRPr="00B33663" w:rsidRDefault="00CD7E1A">
      <w:pPr>
        <w:pStyle w:val="BodyText"/>
        <w:spacing w:before="10"/>
        <w:ind w:left="0"/>
        <w:rPr>
          <w:sz w:val="25"/>
        </w:rPr>
      </w:pPr>
    </w:p>
    <w:p w14:paraId="4E65F1D2" w14:textId="77777777" w:rsidR="00CD7E1A" w:rsidRPr="00B33663" w:rsidRDefault="00A42A03" w:rsidP="00E700C1">
      <w:pPr>
        <w:pStyle w:val="ListParagraph"/>
        <w:numPr>
          <w:ilvl w:val="1"/>
          <w:numId w:val="27"/>
        </w:numPr>
        <w:tabs>
          <w:tab w:val="left" w:pos="1201"/>
        </w:tabs>
        <w:spacing w:line="237" w:lineRule="auto"/>
        <w:ind w:right="635"/>
        <w:jc w:val="both"/>
        <w:rPr>
          <w:sz w:val="26"/>
        </w:rPr>
      </w:pPr>
      <w:r w:rsidRPr="00B33663">
        <w:rPr>
          <w:sz w:val="26"/>
          <w:szCs w:val="26"/>
        </w:rPr>
        <w:t>If the first 2 bits of the control field are 10, this means the frame is an S-</w:t>
      </w:r>
      <w:r w:rsidRPr="00B33663">
        <w:rPr>
          <w:spacing w:val="1"/>
          <w:sz w:val="26"/>
          <w:szCs w:val="26"/>
        </w:rPr>
        <w:t xml:space="preserve"> </w:t>
      </w:r>
      <w:r w:rsidRPr="00B33663">
        <w:rPr>
          <w:sz w:val="26"/>
          <w:szCs w:val="26"/>
        </w:rPr>
        <w:t>frame.</w:t>
      </w:r>
    </w:p>
    <w:p w14:paraId="38118E89" w14:textId="77777777" w:rsidR="00CD7E1A" w:rsidRPr="00B33663" w:rsidRDefault="00A42A03" w:rsidP="00E700C1">
      <w:pPr>
        <w:pStyle w:val="ListParagraph"/>
        <w:numPr>
          <w:ilvl w:val="1"/>
          <w:numId w:val="27"/>
        </w:numPr>
        <w:tabs>
          <w:tab w:val="left" w:pos="1201"/>
        </w:tabs>
        <w:spacing w:before="3" w:line="237" w:lineRule="auto"/>
        <w:ind w:right="639"/>
        <w:jc w:val="both"/>
        <w:rPr>
          <w:sz w:val="26"/>
        </w:rPr>
      </w:pPr>
      <w:r w:rsidRPr="00B33663">
        <w:rPr>
          <w:sz w:val="26"/>
          <w:szCs w:val="26"/>
        </w:rPr>
        <w:t>The</w:t>
      </w:r>
      <w:r w:rsidRPr="00B33663">
        <w:rPr>
          <w:spacing w:val="1"/>
          <w:sz w:val="26"/>
          <w:szCs w:val="26"/>
        </w:rPr>
        <w:t xml:space="preserve"> </w:t>
      </w:r>
      <w:r w:rsidRPr="00B33663">
        <w:rPr>
          <w:sz w:val="26"/>
          <w:szCs w:val="26"/>
        </w:rPr>
        <w:t>last</w:t>
      </w:r>
      <w:r w:rsidRPr="00B33663">
        <w:rPr>
          <w:spacing w:val="1"/>
          <w:sz w:val="26"/>
          <w:szCs w:val="26"/>
        </w:rPr>
        <w:t xml:space="preserve"> </w:t>
      </w:r>
      <w:r w:rsidRPr="00B33663">
        <w:rPr>
          <w:sz w:val="26"/>
          <w:szCs w:val="26"/>
        </w:rPr>
        <w:t>3</w:t>
      </w:r>
      <w:r w:rsidRPr="00B33663">
        <w:rPr>
          <w:spacing w:val="1"/>
          <w:sz w:val="26"/>
          <w:szCs w:val="26"/>
        </w:rPr>
        <w:t xml:space="preserve"> </w:t>
      </w:r>
      <w:r w:rsidRPr="00B33663">
        <w:rPr>
          <w:sz w:val="26"/>
          <w:szCs w:val="26"/>
        </w:rPr>
        <w:t>bits, called</w:t>
      </w:r>
      <w:r w:rsidRPr="00B33663">
        <w:rPr>
          <w:spacing w:val="1"/>
          <w:sz w:val="26"/>
          <w:szCs w:val="26"/>
        </w:rPr>
        <w:t xml:space="preserve"> </w:t>
      </w:r>
      <w:r w:rsidRPr="00B33663">
        <w:rPr>
          <w:sz w:val="26"/>
          <w:szCs w:val="26"/>
        </w:rPr>
        <w:t>N(R),correspond</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acknowledgment</w:t>
      </w:r>
      <w:r w:rsidRPr="00B33663">
        <w:rPr>
          <w:spacing w:val="1"/>
          <w:sz w:val="26"/>
          <w:szCs w:val="26"/>
        </w:rPr>
        <w:t xml:space="preserve"> </w:t>
      </w:r>
      <w:r w:rsidRPr="00B33663">
        <w:rPr>
          <w:sz w:val="26"/>
          <w:szCs w:val="26"/>
        </w:rPr>
        <w:t>number</w:t>
      </w:r>
      <w:r w:rsidRPr="00B33663">
        <w:rPr>
          <w:spacing w:val="-62"/>
          <w:sz w:val="26"/>
          <w:szCs w:val="26"/>
        </w:rPr>
        <w:t xml:space="preserve"> </w:t>
      </w:r>
      <w:r w:rsidRPr="00B33663">
        <w:rPr>
          <w:sz w:val="26"/>
          <w:szCs w:val="26"/>
        </w:rPr>
        <w:t>(ACK) or negative acknowledgment number (NAK), depending on the type</w:t>
      </w:r>
      <w:r w:rsidRPr="00B33663">
        <w:rPr>
          <w:spacing w:val="1"/>
          <w:sz w:val="26"/>
          <w:szCs w:val="26"/>
        </w:rPr>
        <w:t xml:space="preserve"> </w:t>
      </w:r>
      <w:r w:rsidRPr="00B33663">
        <w:rPr>
          <w:sz w:val="26"/>
          <w:szCs w:val="26"/>
        </w:rPr>
        <w:t>of</w:t>
      </w:r>
      <w:r w:rsidRPr="00B33663">
        <w:rPr>
          <w:spacing w:val="1"/>
          <w:sz w:val="26"/>
          <w:szCs w:val="26"/>
        </w:rPr>
        <w:t xml:space="preserve"> </w:t>
      </w:r>
      <w:r w:rsidRPr="00B33663">
        <w:rPr>
          <w:sz w:val="26"/>
          <w:szCs w:val="26"/>
        </w:rPr>
        <w:t>S-frame.</w:t>
      </w:r>
    </w:p>
    <w:p w14:paraId="2DD16232" w14:textId="77777777" w:rsidR="00CD7E1A" w:rsidRPr="00B33663" w:rsidRDefault="00A42A03" w:rsidP="00E700C1">
      <w:pPr>
        <w:pStyle w:val="ListParagraph"/>
        <w:numPr>
          <w:ilvl w:val="1"/>
          <w:numId w:val="27"/>
        </w:numPr>
        <w:tabs>
          <w:tab w:val="left" w:pos="1201"/>
        </w:tabs>
        <w:spacing w:before="3" w:line="300" w:lineRule="exact"/>
        <w:ind w:hanging="361"/>
        <w:jc w:val="both"/>
        <w:rPr>
          <w:sz w:val="26"/>
        </w:rPr>
      </w:pPr>
      <w:r w:rsidRPr="00B33663">
        <w:rPr>
          <w:sz w:val="26"/>
          <w:szCs w:val="26"/>
        </w:rPr>
        <w:t>The</w:t>
      </w:r>
      <w:r w:rsidRPr="00B33663">
        <w:rPr>
          <w:spacing w:val="-2"/>
          <w:sz w:val="26"/>
          <w:szCs w:val="26"/>
        </w:rPr>
        <w:t xml:space="preserve"> </w:t>
      </w:r>
      <w:r w:rsidRPr="00B33663">
        <w:rPr>
          <w:sz w:val="26"/>
          <w:szCs w:val="26"/>
        </w:rPr>
        <w:t>2</w:t>
      </w:r>
      <w:r w:rsidRPr="00B33663">
        <w:rPr>
          <w:spacing w:val="-2"/>
          <w:sz w:val="26"/>
          <w:szCs w:val="26"/>
        </w:rPr>
        <w:t xml:space="preserve"> </w:t>
      </w:r>
      <w:r w:rsidRPr="00B33663">
        <w:rPr>
          <w:sz w:val="26"/>
          <w:szCs w:val="26"/>
        </w:rPr>
        <w:t>bits</w:t>
      </w:r>
      <w:r w:rsidRPr="00B33663">
        <w:rPr>
          <w:spacing w:val="-2"/>
          <w:sz w:val="26"/>
          <w:szCs w:val="26"/>
        </w:rPr>
        <w:t xml:space="preserve"> </w:t>
      </w:r>
      <w:r w:rsidRPr="00B33663">
        <w:rPr>
          <w:sz w:val="26"/>
          <w:szCs w:val="26"/>
        </w:rPr>
        <w:t>called</w:t>
      </w:r>
      <w:r w:rsidRPr="00B33663">
        <w:rPr>
          <w:spacing w:val="-1"/>
          <w:sz w:val="26"/>
          <w:szCs w:val="26"/>
        </w:rPr>
        <w:t xml:space="preserve"> </w:t>
      </w:r>
      <w:r w:rsidRPr="00B33663">
        <w:rPr>
          <w:sz w:val="26"/>
          <w:szCs w:val="26"/>
        </w:rPr>
        <w:t>code</w:t>
      </w:r>
      <w:r w:rsidRPr="00B33663">
        <w:rPr>
          <w:spacing w:val="1"/>
          <w:sz w:val="26"/>
          <w:szCs w:val="26"/>
        </w:rPr>
        <w:t xml:space="preserve"> </w:t>
      </w:r>
      <w:r w:rsidRPr="00B33663">
        <w:rPr>
          <w:sz w:val="26"/>
          <w:szCs w:val="26"/>
        </w:rPr>
        <w:t>are</w:t>
      </w:r>
      <w:r w:rsidRPr="00B33663">
        <w:rPr>
          <w:spacing w:val="-1"/>
          <w:sz w:val="26"/>
          <w:szCs w:val="26"/>
        </w:rPr>
        <w:t xml:space="preserve"> </w:t>
      </w:r>
      <w:r w:rsidRPr="00B33663">
        <w:rPr>
          <w:sz w:val="26"/>
          <w:szCs w:val="26"/>
        </w:rPr>
        <w:t>used</w:t>
      </w:r>
      <w:r w:rsidRPr="00B33663">
        <w:rPr>
          <w:spacing w:val="-1"/>
          <w:sz w:val="26"/>
          <w:szCs w:val="26"/>
        </w:rPr>
        <w:t xml:space="preserve"> </w:t>
      </w:r>
      <w:r w:rsidRPr="00B33663">
        <w:rPr>
          <w:sz w:val="26"/>
          <w:szCs w:val="26"/>
        </w:rPr>
        <w:t>to define</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type</w:t>
      </w:r>
      <w:r w:rsidRPr="00B33663">
        <w:rPr>
          <w:spacing w:val="1"/>
          <w:sz w:val="26"/>
          <w:szCs w:val="26"/>
        </w:rPr>
        <w:t xml:space="preserve"> </w:t>
      </w:r>
      <w:r w:rsidRPr="00B33663">
        <w:rPr>
          <w:sz w:val="26"/>
          <w:szCs w:val="26"/>
        </w:rPr>
        <w:t>of S-frame</w:t>
      </w:r>
      <w:r w:rsidRPr="00B33663">
        <w:rPr>
          <w:spacing w:val="-2"/>
          <w:sz w:val="26"/>
          <w:szCs w:val="26"/>
        </w:rPr>
        <w:t xml:space="preserve"> </w:t>
      </w:r>
      <w:r w:rsidRPr="00B33663">
        <w:rPr>
          <w:sz w:val="26"/>
          <w:szCs w:val="26"/>
        </w:rPr>
        <w:t>itself.</w:t>
      </w:r>
    </w:p>
    <w:p w14:paraId="0D0E194B" w14:textId="77777777" w:rsidR="00CD7E1A" w:rsidRPr="00B33663" w:rsidRDefault="00A42A03" w:rsidP="00E700C1">
      <w:pPr>
        <w:pStyle w:val="ListParagraph"/>
        <w:numPr>
          <w:ilvl w:val="1"/>
          <w:numId w:val="27"/>
        </w:numPr>
        <w:tabs>
          <w:tab w:val="left" w:pos="1201"/>
        </w:tabs>
        <w:spacing w:line="300" w:lineRule="exact"/>
        <w:ind w:hanging="361"/>
        <w:jc w:val="both"/>
        <w:rPr>
          <w:sz w:val="26"/>
        </w:rPr>
      </w:pPr>
      <w:r w:rsidRPr="00B33663">
        <w:rPr>
          <w:sz w:val="26"/>
          <w:szCs w:val="26"/>
        </w:rPr>
        <w:t>With</w:t>
      </w:r>
      <w:r w:rsidRPr="00B33663">
        <w:rPr>
          <w:spacing w:val="-2"/>
          <w:sz w:val="26"/>
          <w:szCs w:val="26"/>
        </w:rPr>
        <w:t xml:space="preserve"> </w:t>
      </w:r>
      <w:r w:rsidRPr="00B33663">
        <w:rPr>
          <w:sz w:val="26"/>
          <w:szCs w:val="26"/>
        </w:rPr>
        <w:t>2</w:t>
      </w:r>
      <w:r w:rsidRPr="00B33663">
        <w:rPr>
          <w:spacing w:val="-2"/>
          <w:sz w:val="26"/>
          <w:szCs w:val="26"/>
        </w:rPr>
        <w:t xml:space="preserve"> </w:t>
      </w:r>
      <w:r w:rsidRPr="00B33663">
        <w:rPr>
          <w:sz w:val="26"/>
          <w:szCs w:val="26"/>
        </w:rPr>
        <w:t>bits,</w:t>
      </w:r>
      <w:r w:rsidRPr="00B33663">
        <w:rPr>
          <w:spacing w:val="-2"/>
          <w:sz w:val="26"/>
          <w:szCs w:val="26"/>
        </w:rPr>
        <w:t xml:space="preserve"> </w:t>
      </w:r>
      <w:r w:rsidRPr="00B33663">
        <w:rPr>
          <w:sz w:val="26"/>
          <w:szCs w:val="26"/>
        </w:rPr>
        <w:t>we</w:t>
      </w:r>
      <w:r w:rsidRPr="00B33663">
        <w:rPr>
          <w:spacing w:val="-1"/>
          <w:sz w:val="26"/>
          <w:szCs w:val="26"/>
        </w:rPr>
        <w:t xml:space="preserve"> </w:t>
      </w:r>
      <w:r w:rsidRPr="00B33663">
        <w:rPr>
          <w:sz w:val="26"/>
          <w:szCs w:val="26"/>
        </w:rPr>
        <w:t>can</w:t>
      </w:r>
      <w:r w:rsidRPr="00B33663">
        <w:rPr>
          <w:spacing w:val="1"/>
          <w:sz w:val="26"/>
          <w:szCs w:val="26"/>
        </w:rPr>
        <w:t xml:space="preserve"> </w:t>
      </w:r>
      <w:r w:rsidRPr="00B33663">
        <w:rPr>
          <w:sz w:val="26"/>
          <w:szCs w:val="26"/>
        </w:rPr>
        <w:t>have</w:t>
      </w:r>
      <w:r w:rsidRPr="00B33663">
        <w:rPr>
          <w:spacing w:val="-2"/>
          <w:sz w:val="26"/>
          <w:szCs w:val="26"/>
        </w:rPr>
        <w:t xml:space="preserve"> </w:t>
      </w:r>
      <w:r w:rsidRPr="00B33663">
        <w:rPr>
          <w:sz w:val="26"/>
          <w:szCs w:val="26"/>
        </w:rPr>
        <w:t>four</w:t>
      </w:r>
      <w:r w:rsidRPr="00B33663">
        <w:rPr>
          <w:spacing w:val="-1"/>
          <w:sz w:val="26"/>
          <w:szCs w:val="26"/>
        </w:rPr>
        <w:t xml:space="preserve"> </w:t>
      </w:r>
      <w:r w:rsidRPr="00B33663">
        <w:rPr>
          <w:sz w:val="26"/>
          <w:szCs w:val="26"/>
        </w:rPr>
        <w:t>types</w:t>
      </w:r>
      <w:r w:rsidRPr="00B33663">
        <w:rPr>
          <w:spacing w:val="1"/>
          <w:sz w:val="26"/>
          <w:szCs w:val="26"/>
        </w:rPr>
        <w:t xml:space="preserve"> </w:t>
      </w:r>
      <w:r w:rsidRPr="00B33663">
        <w:rPr>
          <w:sz w:val="26"/>
          <w:szCs w:val="26"/>
        </w:rPr>
        <w:t>of</w:t>
      </w:r>
      <w:r w:rsidRPr="00B33663">
        <w:rPr>
          <w:spacing w:val="1"/>
          <w:sz w:val="26"/>
          <w:szCs w:val="26"/>
        </w:rPr>
        <w:t xml:space="preserve"> </w:t>
      </w:r>
      <w:r w:rsidRPr="00B33663">
        <w:rPr>
          <w:sz w:val="26"/>
          <w:szCs w:val="26"/>
        </w:rPr>
        <w:t>S-frames</w:t>
      </w:r>
      <w:r w:rsidRPr="00B33663">
        <w:rPr>
          <w:spacing w:val="-1"/>
          <w:sz w:val="26"/>
          <w:szCs w:val="26"/>
        </w:rPr>
        <w:t xml:space="preserve"> </w:t>
      </w:r>
      <w:r w:rsidRPr="00B33663">
        <w:rPr>
          <w:sz w:val="26"/>
          <w:szCs w:val="26"/>
        </w:rPr>
        <w:t>–</w:t>
      </w:r>
    </w:p>
    <w:p w14:paraId="6CD75EBD" w14:textId="77777777" w:rsidR="00CD7E1A" w:rsidRPr="00B33663" w:rsidRDefault="00A42A03">
      <w:pPr>
        <w:pStyle w:val="Heading4"/>
        <w:spacing w:before="4"/>
        <w:ind w:left="1200" w:right="644"/>
        <w:jc w:val="both"/>
      </w:pPr>
      <w:r w:rsidRPr="00B33663">
        <w:t>Receive</w:t>
      </w:r>
      <w:r w:rsidRPr="00B33663">
        <w:rPr>
          <w:spacing w:val="1"/>
        </w:rPr>
        <w:t xml:space="preserve"> </w:t>
      </w:r>
      <w:r w:rsidRPr="00B33663">
        <w:t>ready</w:t>
      </w:r>
      <w:r w:rsidRPr="00B33663">
        <w:rPr>
          <w:spacing w:val="1"/>
        </w:rPr>
        <w:t xml:space="preserve"> </w:t>
      </w:r>
      <w:r w:rsidRPr="00B33663">
        <w:t>(RR),</w:t>
      </w:r>
      <w:r w:rsidRPr="00B33663">
        <w:rPr>
          <w:spacing w:val="1"/>
        </w:rPr>
        <w:t xml:space="preserve"> </w:t>
      </w:r>
      <w:r w:rsidRPr="00B33663">
        <w:t>Receive</w:t>
      </w:r>
      <w:r w:rsidRPr="00B33663">
        <w:rPr>
          <w:spacing w:val="1"/>
        </w:rPr>
        <w:t xml:space="preserve"> </w:t>
      </w:r>
      <w:r w:rsidRPr="00B33663">
        <w:t>not</w:t>
      </w:r>
      <w:r w:rsidRPr="00B33663">
        <w:rPr>
          <w:spacing w:val="1"/>
        </w:rPr>
        <w:t xml:space="preserve"> </w:t>
      </w:r>
      <w:r w:rsidRPr="00B33663">
        <w:t>ready</w:t>
      </w:r>
      <w:r w:rsidRPr="00B33663">
        <w:rPr>
          <w:spacing w:val="1"/>
        </w:rPr>
        <w:t xml:space="preserve"> </w:t>
      </w:r>
      <w:r w:rsidRPr="00B33663">
        <w:t>(RNR),</w:t>
      </w:r>
      <w:r w:rsidRPr="00B33663">
        <w:rPr>
          <w:spacing w:val="1"/>
        </w:rPr>
        <w:t xml:space="preserve"> </w:t>
      </w:r>
      <w:r w:rsidRPr="00B33663">
        <w:t>Reject</w:t>
      </w:r>
      <w:r w:rsidRPr="00B33663">
        <w:rPr>
          <w:spacing w:val="1"/>
        </w:rPr>
        <w:t xml:space="preserve"> </w:t>
      </w:r>
      <w:r w:rsidRPr="00B33663">
        <w:t>(REJ)</w:t>
      </w:r>
      <w:r w:rsidRPr="00B33663">
        <w:rPr>
          <w:spacing w:val="1"/>
        </w:rPr>
        <w:t xml:space="preserve"> </w:t>
      </w:r>
      <w:r w:rsidRPr="00B33663">
        <w:t>and</w:t>
      </w:r>
      <w:r w:rsidRPr="00B33663">
        <w:rPr>
          <w:spacing w:val="1"/>
        </w:rPr>
        <w:t xml:space="preserve"> </w:t>
      </w:r>
      <w:r w:rsidRPr="00B33663">
        <w:t>Selective</w:t>
      </w:r>
      <w:r w:rsidRPr="00B33663">
        <w:rPr>
          <w:spacing w:val="-1"/>
        </w:rPr>
        <w:t xml:space="preserve"> </w:t>
      </w:r>
      <w:r w:rsidRPr="00B33663">
        <w:t>reject</w:t>
      </w:r>
      <w:r w:rsidRPr="00B33663">
        <w:rPr>
          <w:spacing w:val="-1"/>
        </w:rPr>
        <w:t xml:space="preserve"> </w:t>
      </w:r>
      <w:r w:rsidRPr="00B33663">
        <w:t>(SREJ).</w:t>
      </w:r>
    </w:p>
    <w:p w14:paraId="3DD355C9" w14:textId="77777777" w:rsidR="00CD7E1A" w:rsidRPr="00B33663" w:rsidRDefault="00CD7E1A">
      <w:pPr>
        <w:pStyle w:val="BodyText"/>
        <w:spacing w:before="1"/>
        <w:ind w:left="0"/>
        <w:rPr>
          <w:b/>
        </w:rPr>
      </w:pPr>
    </w:p>
    <w:p w14:paraId="5A289A48" w14:textId="77777777" w:rsidR="00CD7E1A" w:rsidRPr="00B33663" w:rsidRDefault="00A42A03">
      <w:pPr>
        <w:pStyle w:val="Heading5"/>
        <w:rPr>
          <w:u w:val="none"/>
        </w:rPr>
      </w:pPr>
      <w:r w:rsidRPr="00B33663">
        <w:rPr>
          <w:u w:val="none"/>
        </w:rPr>
        <w:t>Control</w:t>
      </w:r>
      <w:r w:rsidRPr="00B33663">
        <w:rPr>
          <w:spacing w:val="-2"/>
          <w:u w:val="none"/>
        </w:rPr>
        <w:t xml:space="preserve"> </w:t>
      </w:r>
      <w:r w:rsidRPr="00B33663">
        <w:rPr>
          <w:u w:val="none"/>
        </w:rPr>
        <w:t>Field</w:t>
      </w:r>
      <w:r w:rsidRPr="00B33663">
        <w:rPr>
          <w:spacing w:val="-4"/>
          <w:u w:val="none"/>
        </w:rPr>
        <w:t xml:space="preserve"> </w:t>
      </w:r>
      <w:r w:rsidRPr="00B33663">
        <w:rPr>
          <w:u w:val="none"/>
        </w:rPr>
        <w:t>for</w:t>
      </w:r>
      <w:r w:rsidRPr="00B33663">
        <w:rPr>
          <w:spacing w:val="-4"/>
          <w:u w:val="none"/>
        </w:rPr>
        <w:t xml:space="preserve"> </w:t>
      </w:r>
      <w:r w:rsidRPr="00B33663">
        <w:rPr>
          <w:u w:val="none"/>
        </w:rPr>
        <w:t>U-Frames</w:t>
      </w:r>
    </w:p>
    <w:p w14:paraId="2531D261" w14:textId="77777777" w:rsidR="00CD7E1A" w:rsidRPr="00B33663" w:rsidRDefault="00A42A03" w:rsidP="00E700C1">
      <w:pPr>
        <w:pStyle w:val="ListParagraph"/>
        <w:numPr>
          <w:ilvl w:val="1"/>
          <w:numId w:val="27"/>
        </w:numPr>
        <w:tabs>
          <w:tab w:val="left" w:pos="1201"/>
        </w:tabs>
        <w:spacing w:before="148" w:line="235" w:lineRule="auto"/>
        <w:ind w:right="642"/>
        <w:rPr>
          <w:sz w:val="26"/>
        </w:rPr>
      </w:pPr>
      <w:r w:rsidRPr="00B33663">
        <w:rPr>
          <w:sz w:val="26"/>
          <w:szCs w:val="26"/>
        </w:rPr>
        <w:t>Unnumbered</w:t>
      </w:r>
      <w:r w:rsidRPr="00B33663">
        <w:rPr>
          <w:spacing w:val="12"/>
          <w:sz w:val="26"/>
          <w:szCs w:val="26"/>
        </w:rPr>
        <w:t xml:space="preserve"> </w:t>
      </w:r>
      <w:r w:rsidRPr="00B33663">
        <w:rPr>
          <w:sz w:val="26"/>
          <w:szCs w:val="26"/>
        </w:rPr>
        <w:t>frames</w:t>
      </w:r>
      <w:r w:rsidRPr="00B33663">
        <w:rPr>
          <w:spacing w:val="14"/>
          <w:sz w:val="26"/>
          <w:szCs w:val="26"/>
        </w:rPr>
        <w:t xml:space="preserve"> </w:t>
      </w:r>
      <w:r w:rsidRPr="00B33663">
        <w:rPr>
          <w:sz w:val="26"/>
          <w:szCs w:val="26"/>
        </w:rPr>
        <w:t>are</w:t>
      </w:r>
      <w:r w:rsidRPr="00B33663">
        <w:rPr>
          <w:spacing w:val="12"/>
          <w:sz w:val="26"/>
          <w:szCs w:val="26"/>
        </w:rPr>
        <w:t xml:space="preserve"> </w:t>
      </w:r>
      <w:r w:rsidRPr="00B33663">
        <w:rPr>
          <w:sz w:val="26"/>
          <w:szCs w:val="26"/>
        </w:rPr>
        <w:t>used</w:t>
      </w:r>
      <w:r w:rsidRPr="00B33663">
        <w:rPr>
          <w:spacing w:val="13"/>
          <w:sz w:val="26"/>
          <w:szCs w:val="26"/>
        </w:rPr>
        <w:t xml:space="preserve"> </w:t>
      </w:r>
      <w:r w:rsidRPr="00B33663">
        <w:rPr>
          <w:sz w:val="26"/>
          <w:szCs w:val="26"/>
        </w:rPr>
        <w:t>to</w:t>
      </w:r>
      <w:r w:rsidRPr="00B33663">
        <w:rPr>
          <w:spacing w:val="11"/>
          <w:sz w:val="26"/>
          <w:szCs w:val="26"/>
        </w:rPr>
        <w:t xml:space="preserve"> </w:t>
      </w:r>
      <w:r w:rsidRPr="00B33663">
        <w:rPr>
          <w:sz w:val="26"/>
          <w:szCs w:val="26"/>
        </w:rPr>
        <w:t>exchange</w:t>
      </w:r>
      <w:r w:rsidRPr="00B33663">
        <w:rPr>
          <w:spacing w:val="12"/>
          <w:sz w:val="26"/>
          <w:szCs w:val="26"/>
        </w:rPr>
        <w:t xml:space="preserve"> </w:t>
      </w:r>
      <w:r w:rsidRPr="00B33663">
        <w:rPr>
          <w:sz w:val="26"/>
          <w:szCs w:val="26"/>
        </w:rPr>
        <w:t>session</w:t>
      </w:r>
      <w:r w:rsidRPr="00B33663">
        <w:rPr>
          <w:spacing w:val="15"/>
          <w:sz w:val="26"/>
          <w:szCs w:val="26"/>
        </w:rPr>
        <w:t xml:space="preserve"> </w:t>
      </w:r>
      <w:r w:rsidRPr="00B33663">
        <w:rPr>
          <w:sz w:val="26"/>
          <w:szCs w:val="26"/>
        </w:rPr>
        <w:t>management</w:t>
      </w:r>
      <w:r w:rsidRPr="00B33663">
        <w:rPr>
          <w:spacing w:val="12"/>
          <w:sz w:val="26"/>
          <w:szCs w:val="26"/>
        </w:rPr>
        <w:t xml:space="preserve"> </w:t>
      </w:r>
      <w:r w:rsidRPr="00B33663">
        <w:rPr>
          <w:sz w:val="26"/>
          <w:szCs w:val="26"/>
        </w:rPr>
        <w:t>and</w:t>
      </w:r>
      <w:r w:rsidRPr="00B33663">
        <w:rPr>
          <w:spacing w:val="14"/>
          <w:sz w:val="26"/>
          <w:szCs w:val="26"/>
        </w:rPr>
        <w:t xml:space="preserve"> </w:t>
      </w:r>
      <w:r w:rsidRPr="00B33663">
        <w:rPr>
          <w:sz w:val="26"/>
          <w:szCs w:val="26"/>
        </w:rPr>
        <w:t>control</w:t>
      </w:r>
      <w:r w:rsidRPr="00B33663">
        <w:rPr>
          <w:spacing w:val="-62"/>
          <w:sz w:val="26"/>
          <w:szCs w:val="26"/>
        </w:rPr>
        <w:t xml:space="preserve"> </w:t>
      </w:r>
      <w:r w:rsidRPr="00B33663">
        <w:rPr>
          <w:sz w:val="26"/>
          <w:szCs w:val="26"/>
        </w:rPr>
        <w:t>information</w:t>
      </w:r>
      <w:r w:rsidRPr="00B33663">
        <w:rPr>
          <w:spacing w:val="-2"/>
          <w:sz w:val="26"/>
          <w:szCs w:val="26"/>
        </w:rPr>
        <w:t xml:space="preserve"> </w:t>
      </w:r>
      <w:r w:rsidRPr="00B33663">
        <w:rPr>
          <w:sz w:val="26"/>
          <w:szCs w:val="26"/>
        </w:rPr>
        <w:t>between</w:t>
      </w:r>
      <w:r w:rsidRPr="00B33663">
        <w:rPr>
          <w:spacing w:val="-1"/>
          <w:sz w:val="26"/>
          <w:szCs w:val="26"/>
        </w:rPr>
        <w:t xml:space="preserve"> </w:t>
      </w:r>
      <w:r w:rsidRPr="00B33663">
        <w:rPr>
          <w:sz w:val="26"/>
          <w:szCs w:val="26"/>
        </w:rPr>
        <w:t>connected</w:t>
      </w:r>
      <w:r w:rsidRPr="00B33663">
        <w:rPr>
          <w:spacing w:val="-1"/>
          <w:sz w:val="26"/>
          <w:szCs w:val="26"/>
        </w:rPr>
        <w:t xml:space="preserve"> </w:t>
      </w:r>
      <w:r w:rsidRPr="00B33663">
        <w:rPr>
          <w:sz w:val="26"/>
          <w:szCs w:val="26"/>
        </w:rPr>
        <w:t>devices.</w:t>
      </w:r>
    </w:p>
    <w:p w14:paraId="76FD65F3" w14:textId="77777777" w:rsidR="00CD7E1A" w:rsidRPr="00B33663" w:rsidRDefault="00A42A03" w:rsidP="00E700C1">
      <w:pPr>
        <w:pStyle w:val="ListParagraph"/>
        <w:numPr>
          <w:ilvl w:val="1"/>
          <w:numId w:val="27"/>
        </w:numPr>
        <w:tabs>
          <w:tab w:val="left" w:pos="1201"/>
          <w:tab w:val="left" w:pos="2390"/>
          <w:tab w:val="left" w:pos="3364"/>
          <w:tab w:val="left" w:pos="3819"/>
          <w:tab w:val="left" w:pos="5254"/>
          <w:tab w:val="left" w:pos="6009"/>
          <w:tab w:val="left" w:pos="6549"/>
          <w:tab w:val="left" w:pos="7235"/>
          <w:tab w:val="left" w:pos="7904"/>
          <w:tab w:val="left" w:pos="8422"/>
        </w:tabs>
        <w:spacing w:before="8" w:line="235" w:lineRule="auto"/>
        <w:ind w:right="640"/>
        <w:rPr>
          <w:sz w:val="26"/>
        </w:rPr>
      </w:pPr>
      <w:r w:rsidRPr="00B33663">
        <w:rPr>
          <w:sz w:val="26"/>
          <w:szCs w:val="26"/>
        </w:rPr>
        <w:t>U-frames</w:t>
      </w:r>
      <w:r w:rsidRPr="00B33663">
        <w:rPr>
          <w:sz w:val="26"/>
        </w:rPr>
        <w:tab/>
      </w:r>
      <w:r w:rsidRPr="00B33663">
        <w:rPr>
          <w:sz w:val="26"/>
          <w:szCs w:val="26"/>
        </w:rPr>
        <w:t>contain</w:t>
      </w:r>
      <w:r w:rsidRPr="00B33663">
        <w:rPr>
          <w:sz w:val="26"/>
        </w:rPr>
        <w:tab/>
      </w:r>
      <w:r w:rsidRPr="00B33663">
        <w:rPr>
          <w:sz w:val="26"/>
          <w:szCs w:val="26"/>
        </w:rPr>
        <w:t>an</w:t>
      </w:r>
      <w:r w:rsidRPr="00B33663">
        <w:rPr>
          <w:sz w:val="26"/>
        </w:rPr>
        <w:tab/>
      </w:r>
      <w:r w:rsidRPr="00B33663">
        <w:rPr>
          <w:sz w:val="26"/>
          <w:szCs w:val="26"/>
        </w:rPr>
        <w:t>information</w:t>
      </w:r>
      <w:r w:rsidRPr="00B33663">
        <w:rPr>
          <w:sz w:val="26"/>
        </w:rPr>
        <w:tab/>
      </w:r>
      <w:r w:rsidRPr="00B33663">
        <w:rPr>
          <w:sz w:val="26"/>
          <w:szCs w:val="26"/>
        </w:rPr>
        <w:t>field,</w:t>
      </w:r>
      <w:r w:rsidRPr="00B33663">
        <w:rPr>
          <w:sz w:val="26"/>
        </w:rPr>
        <w:tab/>
      </w:r>
      <w:r w:rsidRPr="00B33663">
        <w:rPr>
          <w:sz w:val="26"/>
          <w:szCs w:val="26"/>
        </w:rPr>
        <w:t>but</w:t>
      </w:r>
      <w:r w:rsidRPr="00B33663">
        <w:rPr>
          <w:sz w:val="26"/>
        </w:rPr>
        <w:tab/>
      </w:r>
      <w:r w:rsidRPr="00B33663">
        <w:rPr>
          <w:sz w:val="26"/>
          <w:szCs w:val="26"/>
        </w:rPr>
        <w:t>used</w:t>
      </w:r>
      <w:r w:rsidRPr="00B33663">
        <w:rPr>
          <w:sz w:val="26"/>
        </w:rPr>
        <w:tab/>
      </w:r>
      <w:r w:rsidRPr="00B33663">
        <w:rPr>
          <w:sz w:val="26"/>
          <w:szCs w:val="26"/>
        </w:rPr>
        <w:t>only</w:t>
      </w:r>
      <w:r w:rsidRPr="00B33663">
        <w:rPr>
          <w:sz w:val="26"/>
        </w:rPr>
        <w:tab/>
      </w:r>
      <w:r w:rsidRPr="00B33663">
        <w:rPr>
          <w:sz w:val="26"/>
          <w:szCs w:val="26"/>
        </w:rPr>
        <w:t>for</w:t>
      </w:r>
      <w:r w:rsidRPr="00B33663">
        <w:rPr>
          <w:sz w:val="26"/>
        </w:rPr>
        <w:tab/>
      </w:r>
      <w:r w:rsidRPr="00B33663">
        <w:rPr>
          <w:spacing w:val="-1"/>
          <w:sz w:val="26"/>
          <w:szCs w:val="26"/>
        </w:rPr>
        <w:t>system</w:t>
      </w:r>
      <w:r w:rsidRPr="00B33663">
        <w:rPr>
          <w:spacing w:val="-62"/>
          <w:sz w:val="26"/>
          <w:szCs w:val="26"/>
        </w:rPr>
        <w:t xml:space="preserve"> </w:t>
      </w:r>
      <w:r w:rsidRPr="00B33663">
        <w:rPr>
          <w:sz w:val="26"/>
          <w:szCs w:val="26"/>
        </w:rPr>
        <w:t>management</w:t>
      </w:r>
      <w:r w:rsidRPr="00B33663">
        <w:rPr>
          <w:spacing w:val="-2"/>
          <w:sz w:val="26"/>
          <w:szCs w:val="26"/>
        </w:rPr>
        <w:t xml:space="preserve"> </w:t>
      </w:r>
      <w:r w:rsidRPr="00B33663">
        <w:rPr>
          <w:sz w:val="26"/>
          <w:szCs w:val="26"/>
        </w:rPr>
        <w:t>information</w:t>
      </w:r>
      <w:r w:rsidRPr="00B33663">
        <w:rPr>
          <w:spacing w:val="-1"/>
          <w:sz w:val="26"/>
          <w:szCs w:val="26"/>
        </w:rPr>
        <w:t xml:space="preserve"> </w:t>
      </w:r>
      <w:r w:rsidRPr="00B33663">
        <w:rPr>
          <w:sz w:val="26"/>
          <w:szCs w:val="26"/>
        </w:rPr>
        <w:t>and</w:t>
      </w:r>
      <w:r w:rsidRPr="00B33663">
        <w:rPr>
          <w:spacing w:val="64"/>
          <w:sz w:val="26"/>
          <w:szCs w:val="26"/>
        </w:rPr>
        <w:t xml:space="preserve"> </w:t>
      </w:r>
      <w:r w:rsidRPr="00B33663">
        <w:rPr>
          <w:sz w:val="26"/>
          <w:szCs w:val="26"/>
        </w:rPr>
        <w:t>not</w:t>
      </w:r>
      <w:r w:rsidRPr="00B33663">
        <w:rPr>
          <w:spacing w:val="1"/>
          <w:sz w:val="26"/>
          <w:szCs w:val="26"/>
        </w:rPr>
        <w:t xml:space="preserve"> </w:t>
      </w:r>
      <w:r w:rsidRPr="00B33663">
        <w:rPr>
          <w:sz w:val="26"/>
          <w:szCs w:val="26"/>
        </w:rPr>
        <w:t>user</w:t>
      </w:r>
      <w:r w:rsidRPr="00B33663">
        <w:rPr>
          <w:spacing w:val="-1"/>
          <w:sz w:val="26"/>
          <w:szCs w:val="26"/>
        </w:rPr>
        <w:t xml:space="preserve"> </w:t>
      </w:r>
      <w:r w:rsidRPr="00B33663">
        <w:rPr>
          <w:sz w:val="26"/>
          <w:szCs w:val="26"/>
        </w:rPr>
        <w:t>data.</w:t>
      </w:r>
    </w:p>
    <w:p w14:paraId="2DF4860F" w14:textId="77777777" w:rsidR="00CD7E1A" w:rsidRPr="00B33663" w:rsidRDefault="00A42A03">
      <w:pPr>
        <w:pStyle w:val="BodyText"/>
        <w:spacing w:before="11"/>
        <w:ind w:left="0"/>
        <w:rPr>
          <w:sz w:val="15"/>
        </w:rPr>
      </w:pPr>
      <w:r w:rsidRPr="00B33663">
        <w:rPr>
          <w:noProof/>
          <w:lang w:val="en-IN" w:eastAsia="en-IN"/>
        </w:rPr>
        <w:drawing>
          <wp:anchor distT="0" distB="0" distL="0" distR="0" simplePos="0" relativeHeight="251660800" behindDoc="0" locked="0" layoutInCell="1" allowOverlap="1" wp14:anchorId="161AF0C0" wp14:editId="07777777">
            <wp:simplePos x="0" y="0"/>
            <wp:positionH relativeFrom="page">
              <wp:posOffset>2982803</wp:posOffset>
            </wp:positionH>
            <wp:positionV relativeFrom="paragraph">
              <wp:posOffset>141273</wp:posOffset>
            </wp:positionV>
            <wp:extent cx="1659311" cy="561975"/>
            <wp:effectExtent l="0" t="0" r="0" b="0"/>
            <wp:wrapTopAndBottom/>
            <wp:docPr id="83" name="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3.png"/>
                    <pic:cNvPicPr/>
                  </pic:nvPicPr>
                  <pic:blipFill>
                    <a:blip r:embed="rId50" cstate="print"/>
                    <a:stretch>
                      <a:fillRect/>
                    </a:stretch>
                  </pic:blipFill>
                  <pic:spPr>
                    <a:xfrm>
                      <a:off x="0" y="0"/>
                      <a:ext cx="1659311" cy="561975"/>
                    </a:xfrm>
                    <a:prstGeom prst="rect">
                      <a:avLst/>
                    </a:prstGeom>
                  </pic:spPr>
                </pic:pic>
              </a:graphicData>
            </a:graphic>
          </wp:anchor>
        </w:drawing>
      </w:r>
    </w:p>
    <w:p w14:paraId="1A81F0B1" w14:textId="77777777" w:rsidR="00CD7E1A" w:rsidRPr="00B33663" w:rsidRDefault="00CD7E1A">
      <w:pPr>
        <w:pStyle w:val="BodyText"/>
        <w:spacing w:before="7"/>
        <w:ind w:left="0"/>
      </w:pPr>
    </w:p>
    <w:p w14:paraId="1A66ABF4" w14:textId="77777777" w:rsidR="00CD7E1A" w:rsidRPr="00B33663" w:rsidRDefault="00A42A03" w:rsidP="00E700C1">
      <w:pPr>
        <w:pStyle w:val="ListParagraph"/>
        <w:numPr>
          <w:ilvl w:val="1"/>
          <w:numId w:val="27"/>
        </w:numPr>
        <w:tabs>
          <w:tab w:val="left" w:pos="1201"/>
        </w:tabs>
        <w:spacing w:line="237" w:lineRule="auto"/>
        <w:ind w:right="635"/>
        <w:rPr>
          <w:sz w:val="26"/>
        </w:rPr>
      </w:pPr>
      <w:r w:rsidRPr="00B33663">
        <w:rPr>
          <w:sz w:val="26"/>
          <w:szCs w:val="26"/>
        </w:rPr>
        <w:t>If</w:t>
      </w:r>
      <w:r w:rsidRPr="00B33663">
        <w:rPr>
          <w:spacing w:val="22"/>
          <w:sz w:val="26"/>
          <w:szCs w:val="26"/>
        </w:rPr>
        <w:t xml:space="preserve"> </w:t>
      </w:r>
      <w:r w:rsidRPr="00B33663">
        <w:rPr>
          <w:sz w:val="26"/>
          <w:szCs w:val="26"/>
        </w:rPr>
        <w:t>the</w:t>
      </w:r>
      <w:r w:rsidRPr="00B33663">
        <w:rPr>
          <w:spacing w:val="21"/>
          <w:sz w:val="26"/>
          <w:szCs w:val="26"/>
        </w:rPr>
        <w:t xml:space="preserve"> </w:t>
      </w:r>
      <w:r w:rsidRPr="00B33663">
        <w:rPr>
          <w:sz w:val="26"/>
          <w:szCs w:val="26"/>
        </w:rPr>
        <w:t>first</w:t>
      </w:r>
      <w:r w:rsidRPr="00B33663">
        <w:rPr>
          <w:spacing w:val="21"/>
          <w:sz w:val="26"/>
          <w:szCs w:val="26"/>
        </w:rPr>
        <w:t xml:space="preserve"> </w:t>
      </w:r>
      <w:r w:rsidRPr="00B33663">
        <w:rPr>
          <w:sz w:val="26"/>
          <w:szCs w:val="26"/>
        </w:rPr>
        <w:t>2</w:t>
      </w:r>
      <w:r w:rsidRPr="00B33663">
        <w:rPr>
          <w:spacing w:val="21"/>
          <w:sz w:val="26"/>
          <w:szCs w:val="26"/>
        </w:rPr>
        <w:t xml:space="preserve"> </w:t>
      </w:r>
      <w:r w:rsidRPr="00B33663">
        <w:rPr>
          <w:sz w:val="26"/>
          <w:szCs w:val="26"/>
        </w:rPr>
        <w:t>bits</w:t>
      </w:r>
      <w:r w:rsidRPr="00B33663">
        <w:rPr>
          <w:spacing w:val="23"/>
          <w:sz w:val="26"/>
          <w:szCs w:val="26"/>
        </w:rPr>
        <w:t xml:space="preserve"> </w:t>
      </w:r>
      <w:r w:rsidRPr="00B33663">
        <w:rPr>
          <w:sz w:val="26"/>
          <w:szCs w:val="26"/>
        </w:rPr>
        <w:t>of</w:t>
      </w:r>
      <w:r w:rsidRPr="00B33663">
        <w:rPr>
          <w:spacing w:val="23"/>
          <w:sz w:val="26"/>
          <w:szCs w:val="26"/>
        </w:rPr>
        <w:t xml:space="preserve"> </w:t>
      </w:r>
      <w:r w:rsidRPr="00B33663">
        <w:rPr>
          <w:sz w:val="26"/>
          <w:szCs w:val="26"/>
        </w:rPr>
        <w:t>the</w:t>
      </w:r>
      <w:r w:rsidRPr="00B33663">
        <w:rPr>
          <w:spacing w:val="21"/>
          <w:sz w:val="26"/>
          <w:szCs w:val="26"/>
        </w:rPr>
        <w:t xml:space="preserve"> </w:t>
      </w:r>
      <w:r w:rsidRPr="00B33663">
        <w:rPr>
          <w:sz w:val="26"/>
          <w:szCs w:val="26"/>
        </w:rPr>
        <w:t>control</w:t>
      </w:r>
      <w:r w:rsidRPr="00B33663">
        <w:rPr>
          <w:spacing w:val="23"/>
          <w:sz w:val="26"/>
          <w:szCs w:val="26"/>
        </w:rPr>
        <w:t xml:space="preserve"> </w:t>
      </w:r>
      <w:r w:rsidRPr="00B33663">
        <w:rPr>
          <w:sz w:val="26"/>
          <w:szCs w:val="26"/>
        </w:rPr>
        <w:t>field</w:t>
      </w:r>
      <w:r w:rsidRPr="00B33663">
        <w:rPr>
          <w:spacing w:val="21"/>
          <w:sz w:val="26"/>
          <w:szCs w:val="26"/>
        </w:rPr>
        <w:t xml:space="preserve"> </w:t>
      </w:r>
      <w:r w:rsidRPr="00B33663">
        <w:rPr>
          <w:sz w:val="26"/>
          <w:szCs w:val="26"/>
        </w:rPr>
        <w:t>are</w:t>
      </w:r>
      <w:r w:rsidRPr="00B33663">
        <w:rPr>
          <w:spacing w:val="23"/>
          <w:sz w:val="26"/>
          <w:szCs w:val="26"/>
        </w:rPr>
        <w:t xml:space="preserve"> </w:t>
      </w:r>
      <w:r w:rsidRPr="00B33663">
        <w:rPr>
          <w:sz w:val="26"/>
          <w:szCs w:val="26"/>
        </w:rPr>
        <w:t>11,</w:t>
      </w:r>
      <w:r w:rsidRPr="00B33663">
        <w:rPr>
          <w:spacing w:val="23"/>
          <w:sz w:val="26"/>
          <w:szCs w:val="26"/>
        </w:rPr>
        <w:t xml:space="preserve"> </w:t>
      </w:r>
      <w:r w:rsidRPr="00B33663">
        <w:rPr>
          <w:sz w:val="26"/>
          <w:szCs w:val="26"/>
        </w:rPr>
        <w:t>this</w:t>
      </w:r>
      <w:r w:rsidRPr="00B33663">
        <w:rPr>
          <w:spacing w:val="23"/>
          <w:sz w:val="26"/>
          <w:szCs w:val="26"/>
        </w:rPr>
        <w:t xml:space="preserve"> </w:t>
      </w:r>
      <w:r w:rsidRPr="00B33663">
        <w:rPr>
          <w:sz w:val="26"/>
          <w:szCs w:val="26"/>
        </w:rPr>
        <w:t>means</w:t>
      </w:r>
      <w:r w:rsidRPr="00B33663">
        <w:rPr>
          <w:spacing w:val="21"/>
          <w:sz w:val="26"/>
          <w:szCs w:val="26"/>
        </w:rPr>
        <w:t xml:space="preserve"> </w:t>
      </w:r>
      <w:r w:rsidRPr="00B33663">
        <w:rPr>
          <w:sz w:val="26"/>
          <w:szCs w:val="26"/>
        </w:rPr>
        <w:t>the</w:t>
      </w:r>
      <w:r w:rsidRPr="00B33663">
        <w:rPr>
          <w:spacing w:val="23"/>
          <w:sz w:val="26"/>
          <w:szCs w:val="26"/>
        </w:rPr>
        <w:t xml:space="preserve"> </w:t>
      </w:r>
      <w:r w:rsidRPr="00B33663">
        <w:rPr>
          <w:sz w:val="26"/>
          <w:szCs w:val="26"/>
        </w:rPr>
        <w:t>frame</w:t>
      </w:r>
      <w:r w:rsidRPr="00B33663">
        <w:rPr>
          <w:spacing w:val="21"/>
          <w:sz w:val="26"/>
          <w:szCs w:val="26"/>
        </w:rPr>
        <w:t xml:space="preserve"> </w:t>
      </w:r>
      <w:r w:rsidRPr="00B33663">
        <w:rPr>
          <w:sz w:val="26"/>
          <w:szCs w:val="26"/>
        </w:rPr>
        <w:t>is</w:t>
      </w:r>
      <w:r w:rsidRPr="00B33663">
        <w:rPr>
          <w:spacing w:val="21"/>
          <w:sz w:val="26"/>
          <w:szCs w:val="26"/>
        </w:rPr>
        <w:t xml:space="preserve"> </w:t>
      </w:r>
      <w:r w:rsidRPr="00B33663">
        <w:rPr>
          <w:sz w:val="26"/>
          <w:szCs w:val="26"/>
        </w:rPr>
        <w:t>an</w:t>
      </w:r>
      <w:r w:rsidRPr="00B33663">
        <w:rPr>
          <w:spacing w:val="21"/>
          <w:sz w:val="26"/>
          <w:szCs w:val="26"/>
        </w:rPr>
        <w:t xml:space="preserve"> </w:t>
      </w:r>
      <w:r w:rsidRPr="00B33663">
        <w:rPr>
          <w:sz w:val="26"/>
          <w:szCs w:val="26"/>
        </w:rPr>
        <w:t>U-</w:t>
      </w:r>
      <w:r w:rsidRPr="00B33663">
        <w:rPr>
          <w:spacing w:val="-62"/>
          <w:sz w:val="26"/>
          <w:szCs w:val="26"/>
        </w:rPr>
        <w:t xml:space="preserve"> </w:t>
      </w:r>
      <w:r w:rsidRPr="00B33663">
        <w:rPr>
          <w:sz w:val="26"/>
          <w:szCs w:val="26"/>
        </w:rPr>
        <w:t>frame.</w:t>
      </w:r>
    </w:p>
    <w:p w14:paraId="452493B0" w14:textId="77777777" w:rsidR="00CD7E1A" w:rsidRPr="00B33663" w:rsidRDefault="00A42A03" w:rsidP="00E700C1">
      <w:pPr>
        <w:pStyle w:val="ListParagraph"/>
        <w:numPr>
          <w:ilvl w:val="1"/>
          <w:numId w:val="27"/>
        </w:numPr>
        <w:tabs>
          <w:tab w:val="left" w:pos="1201"/>
        </w:tabs>
        <w:spacing w:before="2" w:line="237" w:lineRule="auto"/>
        <w:ind w:right="637"/>
        <w:rPr>
          <w:sz w:val="26"/>
        </w:rPr>
      </w:pPr>
      <w:r w:rsidRPr="00B33663">
        <w:rPr>
          <w:sz w:val="26"/>
          <w:szCs w:val="26"/>
        </w:rPr>
        <w:t>U-frame</w:t>
      </w:r>
      <w:r w:rsidRPr="00B33663">
        <w:rPr>
          <w:spacing w:val="25"/>
          <w:sz w:val="26"/>
          <w:szCs w:val="26"/>
        </w:rPr>
        <w:t xml:space="preserve"> </w:t>
      </w:r>
      <w:r w:rsidRPr="00B33663">
        <w:rPr>
          <w:sz w:val="26"/>
          <w:szCs w:val="26"/>
        </w:rPr>
        <w:t>codes</w:t>
      </w:r>
      <w:r w:rsidRPr="00B33663">
        <w:rPr>
          <w:spacing w:val="25"/>
          <w:sz w:val="26"/>
          <w:szCs w:val="26"/>
        </w:rPr>
        <w:t xml:space="preserve"> </w:t>
      </w:r>
      <w:r w:rsidRPr="00B33663">
        <w:rPr>
          <w:sz w:val="26"/>
          <w:szCs w:val="26"/>
        </w:rPr>
        <w:t>are</w:t>
      </w:r>
      <w:r w:rsidRPr="00B33663">
        <w:rPr>
          <w:spacing w:val="27"/>
          <w:sz w:val="26"/>
          <w:szCs w:val="26"/>
        </w:rPr>
        <w:t xml:space="preserve"> </w:t>
      </w:r>
      <w:r w:rsidRPr="00B33663">
        <w:rPr>
          <w:sz w:val="26"/>
          <w:szCs w:val="26"/>
        </w:rPr>
        <w:t>divided</w:t>
      </w:r>
      <w:r w:rsidRPr="00B33663">
        <w:rPr>
          <w:spacing w:val="26"/>
          <w:sz w:val="26"/>
          <w:szCs w:val="26"/>
        </w:rPr>
        <w:t xml:space="preserve"> </w:t>
      </w:r>
      <w:r w:rsidRPr="00B33663">
        <w:rPr>
          <w:sz w:val="26"/>
          <w:szCs w:val="26"/>
        </w:rPr>
        <w:t>into</w:t>
      </w:r>
      <w:r w:rsidRPr="00B33663">
        <w:rPr>
          <w:spacing w:val="27"/>
          <w:sz w:val="26"/>
          <w:szCs w:val="26"/>
        </w:rPr>
        <w:t xml:space="preserve"> </w:t>
      </w:r>
      <w:r w:rsidRPr="00B33663">
        <w:rPr>
          <w:sz w:val="26"/>
          <w:szCs w:val="26"/>
        </w:rPr>
        <w:t>two</w:t>
      </w:r>
      <w:r w:rsidRPr="00B33663">
        <w:rPr>
          <w:spacing w:val="28"/>
          <w:sz w:val="26"/>
          <w:szCs w:val="26"/>
        </w:rPr>
        <w:t xml:space="preserve"> </w:t>
      </w:r>
      <w:r w:rsidRPr="00B33663">
        <w:rPr>
          <w:sz w:val="26"/>
          <w:szCs w:val="26"/>
        </w:rPr>
        <w:t>sections:</w:t>
      </w:r>
      <w:r w:rsidRPr="00B33663">
        <w:rPr>
          <w:spacing w:val="27"/>
          <w:sz w:val="26"/>
          <w:szCs w:val="26"/>
        </w:rPr>
        <w:t xml:space="preserve"> </w:t>
      </w:r>
      <w:r w:rsidRPr="00B33663">
        <w:rPr>
          <w:sz w:val="26"/>
          <w:szCs w:val="26"/>
        </w:rPr>
        <w:t>a</w:t>
      </w:r>
      <w:r w:rsidRPr="00B33663">
        <w:rPr>
          <w:spacing w:val="26"/>
          <w:sz w:val="26"/>
          <w:szCs w:val="26"/>
        </w:rPr>
        <w:t xml:space="preserve"> </w:t>
      </w:r>
      <w:r w:rsidRPr="00B33663">
        <w:rPr>
          <w:sz w:val="26"/>
          <w:szCs w:val="26"/>
        </w:rPr>
        <w:t>2-bit</w:t>
      </w:r>
      <w:r w:rsidRPr="00B33663">
        <w:rPr>
          <w:spacing w:val="28"/>
          <w:sz w:val="26"/>
          <w:szCs w:val="26"/>
        </w:rPr>
        <w:t xml:space="preserve"> </w:t>
      </w:r>
      <w:r w:rsidRPr="00B33663">
        <w:rPr>
          <w:sz w:val="26"/>
          <w:szCs w:val="26"/>
        </w:rPr>
        <w:t>prefix</w:t>
      </w:r>
      <w:r w:rsidRPr="00B33663">
        <w:rPr>
          <w:spacing w:val="25"/>
          <w:sz w:val="26"/>
          <w:szCs w:val="26"/>
        </w:rPr>
        <w:t xml:space="preserve"> </w:t>
      </w:r>
      <w:r w:rsidRPr="00B33663">
        <w:rPr>
          <w:sz w:val="26"/>
          <w:szCs w:val="26"/>
        </w:rPr>
        <w:t>before</w:t>
      </w:r>
      <w:r w:rsidRPr="00B33663">
        <w:rPr>
          <w:spacing w:val="26"/>
          <w:sz w:val="26"/>
          <w:szCs w:val="26"/>
        </w:rPr>
        <w:t xml:space="preserve"> </w:t>
      </w:r>
      <w:r w:rsidRPr="00B33663">
        <w:rPr>
          <w:sz w:val="26"/>
          <w:szCs w:val="26"/>
        </w:rPr>
        <w:t>the</w:t>
      </w:r>
      <w:r w:rsidRPr="00B33663">
        <w:rPr>
          <w:spacing w:val="24"/>
          <w:sz w:val="26"/>
          <w:szCs w:val="26"/>
        </w:rPr>
        <w:t xml:space="preserve"> </w:t>
      </w:r>
      <w:r w:rsidRPr="00B33663">
        <w:rPr>
          <w:sz w:val="26"/>
          <w:szCs w:val="26"/>
        </w:rPr>
        <w:t>P/F</w:t>
      </w:r>
      <w:r w:rsidRPr="00B33663">
        <w:rPr>
          <w:spacing w:val="-62"/>
          <w:sz w:val="26"/>
          <w:szCs w:val="26"/>
        </w:rPr>
        <w:t xml:space="preserve"> </w:t>
      </w:r>
      <w:r w:rsidRPr="00B33663">
        <w:rPr>
          <w:sz w:val="26"/>
          <w:szCs w:val="26"/>
        </w:rPr>
        <w:t>bit</w:t>
      </w:r>
      <w:r w:rsidRPr="00B33663">
        <w:rPr>
          <w:spacing w:val="-2"/>
          <w:sz w:val="26"/>
          <w:szCs w:val="26"/>
        </w:rPr>
        <w:t xml:space="preserve"> </w:t>
      </w:r>
      <w:r w:rsidRPr="00B33663">
        <w:rPr>
          <w:sz w:val="26"/>
          <w:szCs w:val="26"/>
        </w:rPr>
        <w:t>and</w:t>
      </w:r>
      <w:r w:rsidRPr="00B33663">
        <w:rPr>
          <w:spacing w:val="-1"/>
          <w:sz w:val="26"/>
          <w:szCs w:val="26"/>
        </w:rPr>
        <w:t xml:space="preserve"> </w:t>
      </w:r>
      <w:r w:rsidRPr="00B33663">
        <w:rPr>
          <w:sz w:val="26"/>
          <w:szCs w:val="26"/>
        </w:rPr>
        <w:t>a</w:t>
      </w:r>
      <w:r w:rsidRPr="00B33663">
        <w:rPr>
          <w:spacing w:val="-1"/>
          <w:sz w:val="26"/>
          <w:szCs w:val="26"/>
        </w:rPr>
        <w:t xml:space="preserve"> </w:t>
      </w:r>
      <w:r w:rsidRPr="00B33663">
        <w:rPr>
          <w:sz w:val="26"/>
          <w:szCs w:val="26"/>
        </w:rPr>
        <w:t>3-bit</w:t>
      </w:r>
      <w:r w:rsidRPr="00B33663">
        <w:rPr>
          <w:spacing w:val="-1"/>
          <w:sz w:val="26"/>
          <w:szCs w:val="26"/>
        </w:rPr>
        <w:t xml:space="preserve"> </w:t>
      </w:r>
      <w:r w:rsidRPr="00B33663">
        <w:rPr>
          <w:sz w:val="26"/>
          <w:szCs w:val="26"/>
        </w:rPr>
        <w:t>suffix</w:t>
      </w:r>
      <w:r w:rsidRPr="00B33663">
        <w:rPr>
          <w:spacing w:val="-1"/>
          <w:sz w:val="26"/>
          <w:szCs w:val="26"/>
        </w:rPr>
        <w:t xml:space="preserve"> </w:t>
      </w:r>
      <w:r w:rsidRPr="00B33663">
        <w:rPr>
          <w:sz w:val="26"/>
          <w:szCs w:val="26"/>
        </w:rPr>
        <w:t>after</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P/F</w:t>
      </w:r>
      <w:r w:rsidRPr="00B33663">
        <w:rPr>
          <w:spacing w:val="1"/>
          <w:sz w:val="26"/>
          <w:szCs w:val="26"/>
        </w:rPr>
        <w:t xml:space="preserve"> </w:t>
      </w:r>
      <w:r w:rsidRPr="00B33663">
        <w:rPr>
          <w:sz w:val="26"/>
          <w:szCs w:val="26"/>
        </w:rPr>
        <w:t>bit.</w:t>
      </w:r>
    </w:p>
    <w:p w14:paraId="3FF9A4E3" w14:textId="77777777" w:rsidR="00CD7E1A" w:rsidRPr="00B33663" w:rsidRDefault="00A42A03" w:rsidP="00E700C1">
      <w:pPr>
        <w:pStyle w:val="ListParagraph"/>
        <w:numPr>
          <w:ilvl w:val="1"/>
          <w:numId w:val="27"/>
        </w:numPr>
        <w:tabs>
          <w:tab w:val="left" w:pos="1201"/>
        </w:tabs>
        <w:spacing w:before="2" w:line="237" w:lineRule="auto"/>
        <w:ind w:right="637"/>
        <w:rPr>
          <w:sz w:val="26"/>
        </w:rPr>
      </w:pPr>
      <w:r w:rsidRPr="00B33663">
        <w:rPr>
          <w:sz w:val="26"/>
          <w:szCs w:val="26"/>
        </w:rPr>
        <w:t>Together,</w:t>
      </w:r>
      <w:r w:rsidRPr="00B33663">
        <w:rPr>
          <w:spacing w:val="3"/>
          <w:sz w:val="26"/>
          <w:szCs w:val="26"/>
        </w:rPr>
        <w:t xml:space="preserve"> </w:t>
      </w:r>
      <w:r w:rsidRPr="00B33663">
        <w:rPr>
          <w:sz w:val="26"/>
          <w:szCs w:val="26"/>
        </w:rPr>
        <w:t>these</w:t>
      </w:r>
      <w:r w:rsidRPr="00B33663">
        <w:rPr>
          <w:spacing w:val="3"/>
          <w:sz w:val="26"/>
          <w:szCs w:val="26"/>
        </w:rPr>
        <w:t xml:space="preserve"> </w:t>
      </w:r>
      <w:r w:rsidRPr="00B33663">
        <w:rPr>
          <w:sz w:val="26"/>
          <w:szCs w:val="26"/>
        </w:rPr>
        <w:t>two</w:t>
      </w:r>
      <w:r w:rsidRPr="00B33663">
        <w:rPr>
          <w:spacing w:val="3"/>
          <w:sz w:val="26"/>
          <w:szCs w:val="26"/>
        </w:rPr>
        <w:t xml:space="preserve"> </w:t>
      </w:r>
      <w:r w:rsidRPr="00B33663">
        <w:rPr>
          <w:sz w:val="26"/>
          <w:szCs w:val="26"/>
        </w:rPr>
        <w:t>segments</w:t>
      </w:r>
      <w:r w:rsidRPr="00B33663">
        <w:rPr>
          <w:spacing w:val="3"/>
          <w:sz w:val="26"/>
          <w:szCs w:val="26"/>
        </w:rPr>
        <w:t xml:space="preserve"> </w:t>
      </w:r>
      <w:r w:rsidRPr="00B33663">
        <w:rPr>
          <w:sz w:val="26"/>
          <w:szCs w:val="26"/>
        </w:rPr>
        <w:t>(5</w:t>
      </w:r>
      <w:r w:rsidRPr="00B33663">
        <w:rPr>
          <w:spacing w:val="3"/>
          <w:sz w:val="26"/>
          <w:szCs w:val="26"/>
        </w:rPr>
        <w:t xml:space="preserve"> </w:t>
      </w:r>
      <w:r w:rsidRPr="00B33663">
        <w:rPr>
          <w:sz w:val="26"/>
          <w:szCs w:val="26"/>
        </w:rPr>
        <w:t>bits)</w:t>
      </w:r>
      <w:r w:rsidRPr="00B33663">
        <w:rPr>
          <w:spacing w:val="3"/>
          <w:sz w:val="26"/>
          <w:szCs w:val="26"/>
        </w:rPr>
        <w:t xml:space="preserve"> </w:t>
      </w:r>
      <w:r w:rsidRPr="00B33663">
        <w:rPr>
          <w:sz w:val="26"/>
          <w:szCs w:val="26"/>
        </w:rPr>
        <w:t>can</w:t>
      </w:r>
      <w:r w:rsidRPr="00B33663">
        <w:rPr>
          <w:spacing w:val="5"/>
          <w:sz w:val="26"/>
          <w:szCs w:val="26"/>
        </w:rPr>
        <w:t xml:space="preserve"> </w:t>
      </w:r>
      <w:r w:rsidRPr="00B33663">
        <w:rPr>
          <w:sz w:val="26"/>
          <w:szCs w:val="26"/>
        </w:rPr>
        <w:t>be</w:t>
      </w:r>
      <w:r w:rsidRPr="00B33663">
        <w:rPr>
          <w:spacing w:val="3"/>
          <w:sz w:val="26"/>
          <w:szCs w:val="26"/>
        </w:rPr>
        <w:t xml:space="preserve"> </w:t>
      </w:r>
      <w:r w:rsidRPr="00B33663">
        <w:rPr>
          <w:sz w:val="26"/>
          <w:szCs w:val="26"/>
        </w:rPr>
        <w:t>used</w:t>
      </w:r>
      <w:r w:rsidRPr="00B33663">
        <w:rPr>
          <w:spacing w:val="3"/>
          <w:sz w:val="26"/>
          <w:szCs w:val="26"/>
        </w:rPr>
        <w:t xml:space="preserve"> </w:t>
      </w:r>
      <w:r w:rsidRPr="00B33663">
        <w:rPr>
          <w:sz w:val="26"/>
          <w:szCs w:val="26"/>
        </w:rPr>
        <w:t>to</w:t>
      </w:r>
      <w:r w:rsidRPr="00B33663">
        <w:rPr>
          <w:spacing w:val="3"/>
          <w:sz w:val="26"/>
          <w:szCs w:val="26"/>
        </w:rPr>
        <w:t xml:space="preserve"> </w:t>
      </w:r>
      <w:r w:rsidRPr="00B33663">
        <w:rPr>
          <w:sz w:val="26"/>
          <w:szCs w:val="26"/>
        </w:rPr>
        <w:t>create</w:t>
      </w:r>
      <w:r w:rsidRPr="00B33663">
        <w:rPr>
          <w:spacing w:val="6"/>
          <w:sz w:val="26"/>
          <w:szCs w:val="26"/>
        </w:rPr>
        <w:t xml:space="preserve"> </w:t>
      </w:r>
      <w:r w:rsidRPr="00B33663">
        <w:rPr>
          <w:sz w:val="26"/>
          <w:szCs w:val="26"/>
        </w:rPr>
        <w:t>up</w:t>
      </w:r>
      <w:r w:rsidRPr="00B33663">
        <w:rPr>
          <w:spacing w:val="5"/>
          <w:sz w:val="26"/>
          <w:szCs w:val="26"/>
        </w:rPr>
        <w:t xml:space="preserve"> </w:t>
      </w:r>
      <w:r w:rsidRPr="00B33663">
        <w:rPr>
          <w:sz w:val="26"/>
          <w:szCs w:val="26"/>
        </w:rPr>
        <w:t>to</w:t>
      </w:r>
      <w:r w:rsidRPr="00B33663">
        <w:rPr>
          <w:spacing w:val="3"/>
          <w:sz w:val="26"/>
          <w:szCs w:val="26"/>
        </w:rPr>
        <w:t xml:space="preserve"> </w:t>
      </w:r>
      <w:r w:rsidRPr="00B33663">
        <w:rPr>
          <w:sz w:val="26"/>
          <w:szCs w:val="26"/>
        </w:rPr>
        <w:t>32</w:t>
      </w:r>
      <w:r w:rsidRPr="00B33663">
        <w:rPr>
          <w:spacing w:val="-62"/>
          <w:sz w:val="26"/>
          <w:szCs w:val="26"/>
        </w:rPr>
        <w:t xml:space="preserve"> </w:t>
      </w:r>
      <w:r w:rsidRPr="00B33663">
        <w:rPr>
          <w:sz w:val="26"/>
          <w:szCs w:val="26"/>
        </w:rPr>
        <w:t>different</w:t>
      </w:r>
      <w:r w:rsidRPr="00B33663">
        <w:rPr>
          <w:spacing w:val="-2"/>
          <w:sz w:val="26"/>
          <w:szCs w:val="26"/>
        </w:rPr>
        <w:t xml:space="preserve"> </w:t>
      </w:r>
      <w:r w:rsidRPr="00B33663">
        <w:rPr>
          <w:sz w:val="26"/>
          <w:szCs w:val="26"/>
        </w:rPr>
        <w:t>types</w:t>
      </w:r>
      <w:r w:rsidRPr="00B33663">
        <w:rPr>
          <w:spacing w:val="-1"/>
          <w:sz w:val="26"/>
          <w:szCs w:val="26"/>
        </w:rPr>
        <w:t xml:space="preserve"> </w:t>
      </w:r>
      <w:r w:rsidRPr="00B33663">
        <w:rPr>
          <w:sz w:val="26"/>
          <w:szCs w:val="26"/>
        </w:rPr>
        <w:t>of</w:t>
      </w:r>
      <w:r w:rsidRPr="00B33663">
        <w:rPr>
          <w:spacing w:val="2"/>
          <w:sz w:val="26"/>
          <w:szCs w:val="26"/>
        </w:rPr>
        <w:t xml:space="preserve"> </w:t>
      </w:r>
      <w:r w:rsidRPr="00B33663">
        <w:rPr>
          <w:sz w:val="26"/>
          <w:szCs w:val="26"/>
        </w:rPr>
        <w:t>U-frames.</w:t>
      </w:r>
    </w:p>
    <w:p w14:paraId="717AAFBA" w14:textId="77777777" w:rsidR="00CD7E1A" w:rsidRPr="00B33663" w:rsidRDefault="00EB3154">
      <w:pPr>
        <w:pStyle w:val="BodyText"/>
        <w:spacing w:before="2"/>
        <w:ind w:left="0"/>
        <w:rPr>
          <w:sz w:val="25"/>
        </w:rPr>
      </w:pPr>
      <w:r w:rsidRPr="00B33663">
        <w:pict w14:anchorId="2870DE78">
          <v:rect id="_x0000_s1101" style="position:absolute;margin-left:88.6pt;margin-top:16.4pt;width:436.3pt;height:1.45pt;z-index:-15688192;mso-wrap-distance-left:0;mso-wrap-distance-right:0;mso-position-horizontal-relative:page" fillcolor="black" stroked="f">
            <w10:wrap type="topAndBottom" anchorx="page"/>
          </v:rect>
        </w:pict>
      </w:r>
    </w:p>
    <w:p w14:paraId="56EE48EE" w14:textId="77777777" w:rsidR="00CD7E1A" w:rsidRPr="00B33663" w:rsidRDefault="00CD7E1A">
      <w:pPr>
        <w:rPr>
          <w:sz w:val="25"/>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2908EB2C"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9C9B96B">
          <v:group id="_x0000_s1099" style="width:436.3pt;height:4.45pt;mso-position-horizontal-relative:char;mso-position-vertical-relative:line" coordsize="8726,89">
            <v:shape id="_x0000_s1100" style="position:absolute;width:8726;height:89" coordsize="8726,89" o:spt="100" adj="0,,0" path="m8726,29l,29,,89r8726,l8726,29xm8726,l,,,14r8726,l8726,xe" fillcolor="#612322" stroked="f">
              <v:stroke joinstyle="round"/>
              <v:formulas/>
              <v:path arrowok="t" o:connecttype="segments"/>
            </v:shape>
            <w10:anchorlock/>
          </v:group>
        </w:pict>
      </w:r>
    </w:p>
    <w:p w14:paraId="121FD38A" w14:textId="77777777" w:rsidR="00CD7E1A" w:rsidRPr="00B33663" w:rsidRDefault="00CD7E1A">
      <w:pPr>
        <w:pStyle w:val="BodyText"/>
        <w:spacing w:before="2"/>
        <w:ind w:left="0"/>
        <w:rPr>
          <w:sz w:val="17"/>
        </w:rPr>
      </w:pPr>
    </w:p>
    <w:p w14:paraId="19D129EF" w14:textId="77777777" w:rsidR="00CD7E1A" w:rsidRPr="00B33663" w:rsidRDefault="00A42A03">
      <w:pPr>
        <w:pStyle w:val="Heading1"/>
        <w:tabs>
          <w:tab w:val="left" w:pos="1976"/>
          <w:tab w:val="left" w:pos="2499"/>
          <w:tab w:val="left" w:pos="9177"/>
        </w:tabs>
        <w:spacing w:before="87" w:line="240" w:lineRule="auto"/>
        <w:rPr>
          <w:u w:val="none"/>
        </w:rPr>
      </w:pPr>
      <w:r w:rsidRPr="00B33663">
        <w:rPr>
          <w:u w:val="none"/>
          <w:shd w:val="clear" w:color="auto" w:fill="BEBEBE"/>
        </w:rPr>
        <w:t xml:space="preserve"> </w:t>
      </w:r>
      <w:r w:rsidRPr="00B33663">
        <w:rPr>
          <w:u w:val="none"/>
          <w:shd w:val="clear" w:color="auto" w:fill="BEBEBE"/>
        </w:rPr>
        <w:tab/>
        <w:t>6.</w:t>
      </w:r>
      <w:r w:rsidRPr="00B33663">
        <w:rPr>
          <w:u w:val="none"/>
          <w:shd w:val="clear" w:color="auto" w:fill="BEBEBE"/>
        </w:rPr>
        <w:tab/>
        <w:t>POINT-TO-POINT</w:t>
      </w:r>
      <w:r w:rsidRPr="00B33663">
        <w:rPr>
          <w:spacing w:val="-4"/>
          <w:u w:val="none"/>
          <w:shd w:val="clear" w:color="auto" w:fill="BEBEBE"/>
        </w:rPr>
        <w:t xml:space="preserve"> </w:t>
      </w:r>
      <w:r w:rsidRPr="00B33663">
        <w:rPr>
          <w:u w:val="none"/>
          <w:shd w:val="clear" w:color="auto" w:fill="BEBEBE"/>
        </w:rPr>
        <w:t>PROTOCOL</w:t>
      </w:r>
      <w:r w:rsidRPr="00B33663">
        <w:rPr>
          <w:spacing w:val="-3"/>
          <w:u w:val="none"/>
          <w:shd w:val="clear" w:color="auto" w:fill="BEBEBE"/>
        </w:rPr>
        <w:t xml:space="preserve"> </w:t>
      </w:r>
      <w:r w:rsidRPr="00B33663">
        <w:rPr>
          <w:u w:val="none"/>
          <w:shd w:val="clear" w:color="auto" w:fill="BEBEBE"/>
        </w:rPr>
        <w:t>(PPP)</w:t>
      </w:r>
      <w:r w:rsidRPr="00B33663">
        <w:rPr>
          <w:u w:val="none"/>
          <w:shd w:val="clear" w:color="auto" w:fill="BEBEBE"/>
        </w:rPr>
        <w:tab/>
      </w:r>
    </w:p>
    <w:p w14:paraId="1FE2DD96" w14:textId="77777777" w:rsidR="00CD7E1A" w:rsidRPr="00B33663" w:rsidRDefault="00CD7E1A">
      <w:pPr>
        <w:pStyle w:val="BodyText"/>
        <w:spacing w:before="9"/>
        <w:ind w:left="0"/>
        <w:rPr>
          <w:b/>
          <w:sz w:val="17"/>
        </w:rPr>
      </w:pPr>
    </w:p>
    <w:p w14:paraId="7D3CA585" w14:textId="77777777" w:rsidR="00CD7E1A" w:rsidRPr="00B33663" w:rsidRDefault="00A42A03" w:rsidP="00E700C1">
      <w:pPr>
        <w:pStyle w:val="ListParagraph"/>
        <w:numPr>
          <w:ilvl w:val="1"/>
          <w:numId w:val="27"/>
        </w:numPr>
        <w:tabs>
          <w:tab w:val="left" w:pos="1201"/>
        </w:tabs>
        <w:spacing w:before="91" w:line="237" w:lineRule="auto"/>
        <w:ind w:right="640"/>
        <w:rPr>
          <w:sz w:val="26"/>
        </w:rPr>
      </w:pPr>
      <w:r w:rsidRPr="00B33663">
        <w:rPr>
          <w:sz w:val="26"/>
          <w:szCs w:val="26"/>
        </w:rPr>
        <w:t>Point-to-Point</w:t>
      </w:r>
      <w:r w:rsidRPr="00B33663">
        <w:rPr>
          <w:spacing w:val="40"/>
          <w:sz w:val="26"/>
          <w:szCs w:val="26"/>
        </w:rPr>
        <w:t xml:space="preserve"> </w:t>
      </w:r>
      <w:r w:rsidRPr="00B33663">
        <w:rPr>
          <w:sz w:val="26"/>
          <w:szCs w:val="26"/>
        </w:rPr>
        <w:t>Protocol (PPP)</w:t>
      </w:r>
      <w:r w:rsidRPr="00B33663">
        <w:rPr>
          <w:spacing w:val="41"/>
          <w:sz w:val="26"/>
          <w:szCs w:val="26"/>
        </w:rPr>
        <w:t xml:space="preserve"> </w:t>
      </w:r>
      <w:r w:rsidRPr="00B33663">
        <w:rPr>
          <w:sz w:val="26"/>
          <w:szCs w:val="26"/>
        </w:rPr>
        <w:t>was</w:t>
      </w:r>
      <w:r w:rsidRPr="00B33663">
        <w:rPr>
          <w:spacing w:val="40"/>
          <w:sz w:val="26"/>
          <w:szCs w:val="26"/>
        </w:rPr>
        <w:t xml:space="preserve"> </w:t>
      </w:r>
      <w:r w:rsidRPr="00B33663">
        <w:rPr>
          <w:sz w:val="26"/>
          <w:szCs w:val="26"/>
        </w:rPr>
        <w:t>devised</w:t>
      </w:r>
      <w:r w:rsidRPr="00B33663">
        <w:rPr>
          <w:spacing w:val="39"/>
          <w:sz w:val="26"/>
          <w:szCs w:val="26"/>
        </w:rPr>
        <w:t xml:space="preserve"> </w:t>
      </w:r>
      <w:r w:rsidRPr="00B33663">
        <w:rPr>
          <w:sz w:val="26"/>
          <w:szCs w:val="26"/>
        </w:rPr>
        <w:t>by</w:t>
      </w:r>
      <w:r w:rsidRPr="00B33663">
        <w:rPr>
          <w:spacing w:val="38"/>
          <w:sz w:val="26"/>
          <w:szCs w:val="26"/>
        </w:rPr>
        <w:t xml:space="preserve"> </w:t>
      </w:r>
      <w:r w:rsidRPr="00B33663">
        <w:rPr>
          <w:sz w:val="26"/>
          <w:szCs w:val="26"/>
        </w:rPr>
        <w:t>IETF</w:t>
      </w:r>
      <w:r w:rsidRPr="00B33663">
        <w:rPr>
          <w:spacing w:val="40"/>
          <w:sz w:val="26"/>
          <w:szCs w:val="26"/>
        </w:rPr>
        <w:t xml:space="preserve"> </w:t>
      </w:r>
      <w:r w:rsidRPr="00B33663">
        <w:rPr>
          <w:sz w:val="26"/>
          <w:szCs w:val="26"/>
        </w:rPr>
        <w:t>(Internet</w:t>
      </w:r>
      <w:r w:rsidRPr="00B33663">
        <w:rPr>
          <w:spacing w:val="38"/>
          <w:sz w:val="26"/>
          <w:szCs w:val="26"/>
        </w:rPr>
        <w:t xml:space="preserve"> </w:t>
      </w:r>
      <w:r w:rsidRPr="00B33663">
        <w:rPr>
          <w:sz w:val="26"/>
          <w:szCs w:val="26"/>
        </w:rPr>
        <w:t>Engineering</w:t>
      </w:r>
      <w:r w:rsidRPr="00B33663">
        <w:rPr>
          <w:spacing w:val="-62"/>
          <w:sz w:val="26"/>
          <w:szCs w:val="26"/>
        </w:rPr>
        <w:t xml:space="preserve"> </w:t>
      </w:r>
      <w:r w:rsidRPr="00B33663">
        <w:rPr>
          <w:sz w:val="26"/>
          <w:szCs w:val="26"/>
        </w:rPr>
        <w:t>Task</w:t>
      </w:r>
      <w:r w:rsidRPr="00B33663">
        <w:rPr>
          <w:spacing w:val="-2"/>
          <w:sz w:val="26"/>
          <w:szCs w:val="26"/>
        </w:rPr>
        <w:t xml:space="preserve"> </w:t>
      </w:r>
      <w:r w:rsidRPr="00B33663">
        <w:rPr>
          <w:sz w:val="26"/>
          <w:szCs w:val="26"/>
        </w:rPr>
        <w:t>Force)</w:t>
      </w:r>
      <w:r w:rsidRPr="00B33663">
        <w:rPr>
          <w:spacing w:val="2"/>
          <w:sz w:val="26"/>
          <w:szCs w:val="26"/>
        </w:rPr>
        <w:t xml:space="preserve"> </w:t>
      </w:r>
      <w:r w:rsidRPr="00B33663">
        <w:rPr>
          <w:sz w:val="26"/>
          <w:szCs w:val="26"/>
        </w:rPr>
        <w:t>in</w:t>
      </w:r>
      <w:r w:rsidRPr="00B33663">
        <w:rPr>
          <w:spacing w:val="-1"/>
          <w:sz w:val="26"/>
          <w:szCs w:val="26"/>
        </w:rPr>
        <w:t xml:space="preserve"> </w:t>
      </w:r>
      <w:r w:rsidRPr="00B33663">
        <w:rPr>
          <w:sz w:val="26"/>
          <w:szCs w:val="26"/>
        </w:rPr>
        <w:t>1990</w:t>
      </w:r>
      <w:r w:rsidRPr="00B33663">
        <w:rPr>
          <w:spacing w:val="-2"/>
          <w:sz w:val="26"/>
          <w:szCs w:val="26"/>
        </w:rPr>
        <w:t xml:space="preserve"> </w:t>
      </w:r>
      <w:r w:rsidRPr="00B33663">
        <w:rPr>
          <w:sz w:val="26"/>
          <w:szCs w:val="26"/>
        </w:rPr>
        <w:t>as</w:t>
      </w:r>
      <w:r w:rsidRPr="00B33663">
        <w:rPr>
          <w:spacing w:val="1"/>
          <w:sz w:val="26"/>
          <w:szCs w:val="26"/>
        </w:rPr>
        <w:t xml:space="preserve"> </w:t>
      </w:r>
      <w:r w:rsidRPr="00B33663">
        <w:rPr>
          <w:sz w:val="26"/>
          <w:szCs w:val="26"/>
        </w:rPr>
        <w:t>a</w:t>
      </w:r>
      <w:r w:rsidRPr="00B33663">
        <w:rPr>
          <w:spacing w:val="1"/>
          <w:sz w:val="26"/>
          <w:szCs w:val="26"/>
        </w:rPr>
        <w:t xml:space="preserve"> </w:t>
      </w:r>
      <w:r w:rsidRPr="00B33663">
        <w:rPr>
          <w:sz w:val="26"/>
          <w:szCs w:val="26"/>
        </w:rPr>
        <w:t>Serial</w:t>
      </w:r>
      <w:r w:rsidRPr="00B33663">
        <w:rPr>
          <w:spacing w:val="-2"/>
          <w:sz w:val="26"/>
          <w:szCs w:val="26"/>
        </w:rPr>
        <w:t xml:space="preserve"> </w:t>
      </w:r>
      <w:r w:rsidRPr="00B33663">
        <w:rPr>
          <w:sz w:val="26"/>
          <w:szCs w:val="26"/>
        </w:rPr>
        <w:t>Line</w:t>
      </w:r>
      <w:r w:rsidRPr="00B33663">
        <w:rPr>
          <w:spacing w:val="-1"/>
          <w:sz w:val="26"/>
          <w:szCs w:val="26"/>
        </w:rPr>
        <w:t xml:space="preserve"> </w:t>
      </w:r>
      <w:r w:rsidRPr="00B33663">
        <w:rPr>
          <w:sz w:val="26"/>
          <w:szCs w:val="26"/>
        </w:rPr>
        <w:t>Internet</w:t>
      </w:r>
      <w:r w:rsidRPr="00B33663">
        <w:rPr>
          <w:spacing w:val="2"/>
          <w:sz w:val="26"/>
          <w:szCs w:val="26"/>
        </w:rPr>
        <w:t xml:space="preserve"> </w:t>
      </w:r>
      <w:r w:rsidRPr="00B33663">
        <w:rPr>
          <w:sz w:val="26"/>
          <w:szCs w:val="26"/>
        </w:rPr>
        <w:t>Protocol</w:t>
      </w:r>
      <w:r w:rsidRPr="00B33663">
        <w:rPr>
          <w:spacing w:val="-2"/>
          <w:sz w:val="26"/>
          <w:szCs w:val="26"/>
        </w:rPr>
        <w:t xml:space="preserve"> </w:t>
      </w:r>
      <w:r w:rsidRPr="00B33663">
        <w:rPr>
          <w:sz w:val="26"/>
          <w:szCs w:val="26"/>
        </w:rPr>
        <w:t>(SLIP).</w:t>
      </w:r>
    </w:p>
    <w:p w14:paraId="572A1C94" w14:textId="77777777" w:rsidR="00CD7E1A" w:rsidRPr="00B33663" w:rsidRDefault="00A42A03" w:rsidP="00E700C1">
      <w:pPr>
        <w:pStyle w:val="ListParagraph"/>
        <w:numPr>
          <w:ilvl w:val="1"/>
          <w:numId w:val="27"/>
        </w:numPr>
        <w:tabs>
          <w:tab w:val="left" w:pos="1201"/>
        </w:tabs>
        <w:spacing w:before="7" w:line="235" w:lineRule="auto"/>
        <w:ind w:right="637"/>
        <w:rPr>
          <w:sz w:val="26"/>
        </w:rPr>
      </w:pPr>
      <w:r w:rsidRPr="00B33663">
        <w:rPr>
          <w:sz w:val="26"/>
          <w:szCs w:val="26"/>
        </w:rPr>
        <w:t>PPP</w:t>
      </w:r>
      <w:r w:rsidRPr="00B33663">
        <w:rPr>
          <w:spacing w:val="21"/>
          <w:sz w:val="26"/>
          <w:szCs w:val="26"/>
        </w:rPr>
        <w:t xml:space="preserve"> </w:t>
      </w:r>
      <w:r w:rsidRPr="00B33663">
        <w:rPr>
          <w:sz w:val="26"/>
          <w:szCs w:val="26"/>
        </w:rPr>
        <w:t>is</w:t>
      </w:r>
      <w:r w:rsidRPr="00B33663">
        <w:rPr>
          <w:spacing w:val="21"/>
          <w:sz w:val="26"/>
          <w:szCs w:val="26"/>
        </w:rPr>
        <w:t xml:space="preserve"> </w:t>
      </w:r>
      <w:r w:rsidRPr="00B33663">
        <w:rPr>
          <w:sz w:val="26"/>
          <w:szCs w:val="26"/>
        </w:rPr>
        <w:t>a</w:t>
      </w:r>
      <w:r w:rsidRPr="00B33663">
        <w:rPr>
          <w:spacing w:val="-1"/>
          <w:sz w:val="26"/>
          <w:szCs w:val="26"/>
        </w:rPr>
        <w:t xml:space="preserve"> </w:t>
      </w:r>
      <w:r w:rsidRPr="00B33663">
        <w:rPr>
          <w:sz w:val="26"/>
          <w:szCs w:val="26"/>
        </w:rPr>
        <w:t>data</w:t>
      </w:r>
      <w:r w:rsidRPr="00B33663">
        <w:rPr>
          <w:spacing w:val="22"/>
          <w:sz w:val="26"/>
          <w:szCs w:val="26"/>
        </w:rPr>
        <w:t xml:space="preserve"> </w:t>
      </w:r>
      <w:r w:rsidRPr="00B33663">
        <w:rPr>
          <w:sz w:val="26"/>
          <w:szCs w:val="26"/>
        </w:rPr>
        <w:t>link</w:t>
      </w:r>
      <w:r w:rsidRPr="00B33663">
        <w:rPr>
          <w:spacing w:val="21"/>
          <w:sz w:val="26"/>
          <w:szCs w:val="26"/>
        </w:rPr>
        <w:t xml:space="preserve"> </w:t>
      </w:r>
      <w:r w:rsidRPr="00B33663">
        <w:rPr>
          <w:sz w:val="26"/>
          <w:szCs w:val="26"/>
        </w:rPr>
        <w:t>layer communications</w:t>
      </w:r>
      <w:r w:rsidRPr="00B33663">
        <w:rPr>
          <w:spacing w:val="22"/>
          <w:sz w:val="26"/>
          <w:szCs w:val="26"/>
        </w:rPr>
        <w:t xml:space="preserve"> </w:t>
      </w:r>
      <w:r w:rsidRPr="00B33663">
        <w:rPr>
          <w:sz w:val="26"/>
          <w:szCs w:val="26"/>
        </w:rPr>
        <w:t>protocol used</w:t>
      </w:r>
      <w:r w:rsidRPr="00B33663">
        <w:rPr>
          <w:spacing w:val="22"/>
          <w:sz w:val="26"/>
          <w:szCs w:val="26"/>
        </w:rPr>
        <w:t xml:space="preserve"> </w:t>
      </w:r>
      <w:r w:rsidRPr="00B33663">
        <w:rPr>
          <w:sz w:val="26"/>
          <w:szCs w:val="26"/>
        </w:rPr>
        <w:t>to</w:t>
      </w:r>
      <w:r w:rsidRPr="00B33663">
        <w:rPr>
          <w:spacing w:val="21"/>
          <w:sz w:val="26"/>
          <w:szCs w:val="26"/>
        </w:rPr>
        <w:t xml:space="preserve"> </w:t>
      </w:r>
      <w:r w:rsidRPr="00B33663">
        <w:rPr>
          <w:sz w:val="26"/>
          <w:szCs w:val="26"/>
        </w:rPr>
        <w:t>establish</w:t>
      </w:r>
      <w:r w:rsidRPr="00B33663">
        <w:rPr>
          <w:spacing w:val="25"/>
          <w:sz w:val="26"/>
          <w:szCs w:val="26"/>
        </w:rPr>
        <w:t xml:space="preserve"> </w:t>
      </w:r>
      <w:r w:rsidRPr="00B33663">
        <w:rPr>
          <w:sz w:val="26"/>
          <w:szCs w:val="26"/>
        </w:rPr>
        <w:t>a</w:t>
      </w:r>
      <w:r w:rsidRPr="00B33663">
        <w:rPr>
          <w:spacing w:val="21"/>
          <w:sz w:val="26"/>
          <w:szCs w:val="26"/>
        </w:rPr>
        <w:t xml:space="preserve"> </w:t>
      </w:r>
      <w:r w:rsidRPr="00B33663">
        <w:rPr>
          <w:sz w:val="26"/>
          <w:szCs w:val="26"/>
        </w:rPr>
        <w:t>direct</w:t>
      </w:r>
      <w:r w:rsidRPr="00B33663">
        <w:rPr>
          <w:spacing w:val="-62"/>
          <w:sz w:val="26"/>
          <w:szCs w:val="26"/>
        </w:rPr>
        <w:t xml:space="preserve"> </w:t>
      </w:r>
      <w:r w:rsidRPr="00B33663">
        <w:rPr>
          <w:sz w:val="26"/>
          <w:szCs w:val="26"/>
        </w:rPr>
        <w:t>connection between</w:t>
      </w:r>
      <w:r w:rsidRPr="00B33663">
        <w:rPr>
          <w:spacing w:val="1"/>
          <w:sz w:val="26"/>
          <w:szCs w:val="26"/>
        </w:rPr>
        <w:t xml:space="preserve"> </w:t>
      </w:r>
      <w:r w:rsidRPr="00B33663">
        <w:rPr>
          <w:sz w:val="26"/>
          <w:szCs w:val="26"/>
        </w:rPr>
        <w:t>two</w:t>
      </w:r>
      <w:r w:rsidRPr="00B33663">
        <w:rPr>
          <w:spacing w:val="1"/>
          <w:sz w:val="26"/>
          <w:szCs w:val="26"/>
        </w:rPr>
        <w:t xml:space="preserve"> </w:t>
      </w:r>
      <w:r w:rsidRPr="00B33663">
        <w:rPr>
          <w:sz w:val="26"/>
          <w:szCs w:val="26"/>
        </w:rPr>
        <w:t>nodes.</w:t>
      </w:r>
    </w:p>
    <w:p w14:paraId="58BEC79F" w14:textId="77777777" w:rsidR="00CD7E1A" w:rsidRPr="00B33663" w:rsidRDefault="00A42A03" w:rsidP="00E700C1">
      <w:pPr>
        <w:pStyle w:val="ListParagraph"/>
        <w:numPr>
          <w:ilvl w:val="1"/>
          <w:numId w:val="27"/>
        </w:numPr>
        <w:tabs>
          <w:tab w:val="left" w:pos="1201"/>
        </w:tabs>
        <w:spacing w:before="7" w:line="235" w:lineRule="auto"/>
        <w:ind w:right="642"/>
        <w:rPr>
          <w:sz w:val="26"/>
        </w:rPr>
      </w:pPr>
      <w:r w:rsidRPr="00B33663">
        <w:rPr>
          <w:sz w:val="26"/>
          <w:szCs w:val="26"/>
        </w:rPr>
        <w:t>It</w:t>
      </w:r>
      <w:r w:rsidRPr="00B33663">
        <w:rPr>
          <w:spacing w:val="29"/>
          <w:sz w:val="26"/>
          <w:szCs w:val="26"/>
        </w:rPr>
        <w:t xml:space="preserve"> </w:t>
      </w:r>
      <w:r w:rsidRPr="00B33663">
        <w:rPr>
          <w:sz w:val="26"/>
          <w:szCs w:val="26"/>
        </w:rPr>
        <w:t>connects</w:t>
      </w:r>
      <w:r w:rsidRPr="00B33663">
        <w:rPr>
          <w:spacing w:val="33"/>
          <w:sz w:val="26"/>
          <w:szCs w:val="26"/>
        </w:rPr>
        <w:t xml:space="preserve"> </w:t>
      </w:r>
      <w:r w:rsidRPr="00B33663">
        <w:rPr>
          <w:sz w:val="26"/>
          <w:szCs w:val="26"/>
        </w:rPr>
        <w:t>two</w:t>
      </w:r>
      <w:r w:rsidRPr="00B33663">
        <w:rPr>
          <w:spacing w:val="30"/>
          <w:sz w:val="26"/>
          <w:szCs w:val="26"/>
        </w:rPr>
        <w:t xml:space="preserve"> </w:t>
      </w:r>
      <w:r w:rsidRPr="00B33663">
        <w:rPr>
          <w:sz w:val="26"/>
          <w:szCs w:val="26"/>
        </w:rPr>
        <w:t>routers</w:t>
      </w:r>
      <w:r w:rsidRPr="00B33663">
        <w:rPr>
          <w:spacing w:val="30"/>
          <w:sz w:val="26"/>
          <w:szCs w:val="26"/>
        </w:rPr>
        <w:t xml:space="preserve"> </w:t>
      </w:r>
      <w:r w:rsidRPr="00B33663">
        <w:rPr>
          <w:sz w:val="26"/>
          <w:szCs w:val="26"/>
        </w:rPr>
        <w:t>directly</w:t>
      </w:r>
      <w:r w:rsidRPr="00B33663">
        <w:rPr>
          <w:spacing w:val="28"/>
          <w:sz w:val="26"/>
          <w:szCs w:val="26"/>
        </w:rPr>
        <w:t xml:space="preserve"> </w:t>
      </w:r>
      <w:r w:rsidRPr="00B33663">
        <w:rPr>
          <w:sz w:val="26"/>
          <w:szCs w:val="26"/>
        </w:rPr>
        <w:t>without</w:t>
      </w:r>
      <w:r w:rsidRPr="00B33663">
        <w:rPr>
          <w:spacing w:val="32"/>
          <w:sz w:val="26"/>
          <w:szCs w:val="26"/>
        </w:rPr>
        <w:t xml:space="preserve"> </w:t>
      </w:r>
      <w:r w:rsidRPr="00B33663">
        <w:rPr>
          <w:sz w:val="26"/>
          <w:szCs w:val="26"/>
        </w:rPr>
        <w:t>any</w:t>
      </w:r>
      <w:r w:rsidRPr="00B33663">
        <w:rPr>
          <w:spacing w:val="28"/>
          <w:sz w:val="26"/>
          <w:szCs w:val="26"/>
        </w:rPr>
        <w:t xml:space="preserve"> </w:t>
      </w:r>
      <w:r w:rsidRPr="00B33663">
        <w:rPr>
          <w:sz w:val="26"/>
          <w:szCs w:val="26"/>
        </w:rPr>
        <w:t>host</w:t>
      </w:r>
      <w:r w:rsidRPr="00B33663">
        <w:rPr>
          <w:spacing w:val="29"/>
          <w:sz w:val="26"/>
          <w:szCs w:val="26"/>
        </w:rPr>
        <w:t xml:space="preserve"> </w:t>
      </w:r>
      <w:r w:rsidRPr="00B33663">
        <w:rPr>
          <w:sz w:val="26"/>
          <w:szCs w:val="26"/>
        </w:rPr>
        <w:t>or</w:t>
      </w:r>
      <w:r w:rsidRPr="00B33663">
        <w:rPr>
          <w:spacing w:val="30"/>
          <w:sz w:val="26"/>
          <w:szCs w:val="26"/>
        </w:rPr>
        <w:t xml:space="preserve"> </w:t>
      </w:r>
      <w:r w:rsidRPr="00B33663">
        <w:rPr>
          <w:sz w:val="26"/>
          <w:szCs w:val="26"/>
        </w:rPr>
        <w:t>any</w:t>
      </w:r>
      <w:r w:rsidRPr="00B33663">
        <w:rPr>
          <w:spacing w:val="28"/>
          <w:sz w:val="26"/>
          <w:szCs w:val="26"/>
        </w:rPr>
        <w:t xml:space="preserve"> </w:t>
      </w:r>
      <w:r w:rsidRPr="00B33663">
        <w:rPr>
          <w:sz w:val="26"/>
          <w:szCs w:val="26"/>
        </w:rPr>
        <w:t>other</w:t>
      </w:r>
      <w:r w:rsidRPr="00B33663">
        <w:rPr>
          <w:spacing w:val="30"/>
          <w:sz w:val="26"/>
          <w:szCs w:val="26"/>
        </w:rPr>
        <w:t xml:space="preserve"> </w:t>
      </w:r>
      <w:r w:rsidRPr="00B33663">
        <w:rPr>
          <w:sz w:val="26"/>
          <w:szCs w:val="26"/>
        </w:rPr>
        <w:t>networking</w:t>
      </w:r>
      <w:r w:rsidRPr="00B33663">
        <w:rPr>
          <w:spacing w:val="-62"/>
          <w:sz w:val="26"/>
          <w:szCs w:val="26"/>
        </w:rPr>
        <w:t xml:space="preserve"> </w:t>
      </w:r>
      <w:r w:rsidRPr="00B33663">
        <w:rPr>
          <w:sz w:val="26"/>
          <w:szCs w:val="26"/>
        </w:rPr>
        <w:t>device</w:t>
      </w:r>
      <w:r w:rsidRPr="00B33663">
        <w:rPr>
          <w:spacing w:val="-2"/>
          <w:sz w:val="26"/>
          <w:szCs w:val="26"/>
        </w:rPr>
        <w:t xml:space="preserve"> </w:t>
      </w:r>
      <w:r w:rsidRPr="00B33663">
        <w:rPr>
          <w:sz w:val="26"/>
          <w:szCs w:val="26"/>
        </w:rPr>
        <w:t>in</w:t>
      </w:r>
      <w:r w:rsidRPr="00B33663">
        <w:rPr>
          <w:spacing w:val="-1"/>
          <w:sz w:val="26"/>
          <w:szCs w:val="26"/>
        </w:rPr>
        <w:t xml:space="preserve"> </w:t>
      </w:r>
      <w:r w:rsidRPr="00B33663">
        <w:rPr>
          <w:sz w:val="26"/>
          <w:szCs w:val="26"/>
        </w:rPr>
        <w:t>between.</w:t>
      </w:r>
    </w:p>
    <w:p w14:paraId="47A0E666" w14:textId="77777777" w:rsidR="00CD7E1A" w:rsidRPr="00B33663" w:rsidRDefault="00A42A03" w:rsidP="7821D542">
      <w:pPr>
        <w:pStyle w:val="ListParagraph"/>
        <w:numPr>
          <w:ilvl w:val="1"/>
          <w:numId w:val="27"/>
        </w:numPr>
        <w:tabs>
          <w:tab w:val="left" w:pos="1201"/>
        </w:tabs>
        <w:spacing w:before="3" w:line="300" w:lineRule="exact"/>
        <w:ind w:hanging="361"/>
        <w:rPr>
          <w:sz w:val="26"/>
          <w:szCs w:val="26"/>
        </w:rPr>
      </w:pPr>
      <w:r w:rsidRPr="00B33663">
        <w:rPr>
          <w:sz w:val="26"/>
          <w:szCs w:val="26"/>
        </w:rPr>
        <w:t>It</w:t>
      </w:r>
      <w:r w:rsidRPr="00B33663">
        <w:rPr>
          <w:spacing w:val="-3"/>
          <w:sz w:val="26"/>
          <w:szCs w:val="26"/>
        </w:rPr>
        <w:t xml:space="preserve"> </w:t>
      </w:r>
      <w:r w:rsidRPr="00B33663">
        <w:rPr>
          <w:sz w:val="26"/>
          <w:szCs w:val="26"/>
        </w:rPr>
        <w:t>is</w:t>
      </w:r>
      <w:r w:rsidRPr="00B33663">
        <w:rPr>
          <w:spacing w:val="-1"/>
          <w:sz w:val="26"/>
          <w:szCs w:val="26"/>
        </w:rPr>
        <w:t xml:space="preserve"> </w:t>
      </w:r>
      <w:r w:rsidRPr="00B33663">
        <w:rPr>
          <w:sz w:val="26"/>
          <w:szCs w:val="26"/>
        </w:rPr>
        <w:t>used</w:t>
      </w:r>
      <w:r w:rsidRPr="00B33663">
        <w:rPr>
          <w:spacing w:val="-2"/>
          <w:sz w:val="26"/>
          <w:szCs w:val="26"/>
        </w:rPr>
        <w:t xml:space="preserve"> </w:t>
      </w:r>
      <w:r w:rsidRPr="00B33663">
        <w:rPr>
          <w:sz w:val="26"/>
          <w:szCs w:val="26"/>
        </w:rPr>
        <w:t>to</w:t>
      </w:r>
      <w:r w:rsidRPr="00B33663">
        <w:rPr>
          <w:spacing w:val="-2"/>
          <w:sz w:val="26"/>
          <w:szCs w:val="26"/>
        </w:rPr>
        <w:t xml:space="preserve"> </w:t>
      </w:r>
      <w:r w:rsidRPr="00B33663">
        <w:rPr>
          <w:sz w:val="26"/>
          <w:szCs w:val="26"/>
        </w:rPr>
        <w:t>connect</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Home</w:t>
      </w:r>
      <w:r w:rsidRPr="00B33663">
        <w:rPr>
          <w:spacing w:val="-1"/>
          <w:sz w:val="26"/>
          <w:szCs w:val="26"/>
        </w:rPr>
        <w:t xml:space="preserve"> </w:t>
      </w:r>
      <w:r w:rsidRPr="00B33663">
        <w:rPr>
          <w:sz w:val="26"/>
          <w:szCs w:val="26"/>
        </w:rPr>
        <w:t>PC</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the server</w:t>
      </w:r>
      <w:r w:rsidRPr="00B33663">
        <w:rPr>
          <w:spacing w:val="-1"/>
          <w:sz w:val="26"/>
          <w:szCs w:val="26"/>
        </w:rPr>
        <w:t xml:space="preserve"> </w:t>
      </w:r>
      <w:r w:rsidRPr="00B33663">
        <w:rPr>
          <w:sz w:val="26"/>
          <w:szCs w:val="26"/>
        </w:rPr>
        <w:t>of</w:t>
      </w:r>
      <w:r w:rsidRPr="00B33663">
        <w:rPr>
          <w:spacing w:val="1"/>
          <w:sz w:val="26"/>
          <w:szCs w:val="26"/>
        </w:rPr>
        <w:t xml:space="preserve"> </w:t>
      </w:r>
      <w:r w:rsidRPr="00B33663">
        <w:rPr>
          <w:sz w:val="26"/>
          <w:szCs w:val="26"/>
        </w:rPr>
        <w:t>ISP</w:t>
      </w:r>
      <w:r w:rsidRPr="00B33663">
        <w:rPr>
          <w:spacing w:val="-2"/>
          <w:sz w:val="26"/>
          <w:szCs w:val="26"/>
        </w:rPr>
        <w:t xml:space="preserve"> </w:t>
      </w:r>
      <w:r w:rsidRPr="00B33663">
        <w:rPr>
          <w:sz w:val="26"/>
          <w:szCs w:val="26"/>
        </w:rPr>
        <w:t>via</w:t>
      </w:r>
      <w:r w:rsidRPr="00B33663">
        <w:rPr>
          <w:spacing w:val="-1"/>
          <w:sz w:val="26"/>
          <w:szCs w:val="26"/>
        </w:rPr>
        <w:t xml:space="preserve"> </w:t>
      </w:r>
      <w:r w:rsidRPr="00B33663">
        <w:rPr>
          <w:sz w:val="26"/>
          <w:szCs w:val="26"/>
        </w:rPr>
        <w:t>a</w:t>
      </w:r>
      <w:r w:rsidRPr="00B33663">
        <w:rPr>
          <w:spacing w:val="1"/>
          <w:sz w:val="26"/>
          <w:szCs w:val="26"/>
        </w:rPr>
        <w:t xml:space="preserve"> </w:t>
      </w:r>
      <w:r w:rsidRPr="00B33663">
        <w:rPr>
          <w:sz w:val="26"/>
          <w:szCs w:val="26"/>
        </w:rPr>
        <w:t>modem.</w:t>
      </w:r>
    </w:p>
    <w:p w14:paraId="37733688" w14:textId="77777777" w:rsidR="00CD7E1A" w:rsidRPr="00B33663" w:rsidRDefault="00A42A03" w:rsidP="00E700C1">
      <w:pPr>
        <w:pStyle w:val="ListParagraph"/>
        <w:numPr>
          <w:ilvl w:val="1"/>
          <w:numId w:val="27"/>
        </w:numPr>
        <w:tabs>
          <w:tab w:val="left" w:pos="1201"/>
        </w:tabs>
        <w:spacing w:line="237" w:lineRule="auto"/>
        <w:ind w:right="641"/>
        <w:rPr>
          <w:sz w:val="26"/>
        </w:rPr>
      </w:pPr>
      <w:r w:rsidRPr="00B33663">
        <w:rPr>
          <w:sz w:val="26"/>
          <w:szCs w:val="26"/>
        </w:rPr>
        <w:t>It</w:t>
      </w:r>
      <w:r w:rsidRPr="00B33663">
        <w:rPr>
          <w:spacing w:val="52"/>
          <w:sz w:val="26"/>
          <w:szCs w:val="26"/>
        </w:rPr>
        <w:t xml:space="preserve"> </w:t>
      </w:r>
      <w:r w:rsidRPr="00B33663">
        <w:rPr>
          <w:sz w:val="26"/>
          <w:szCs w:val="26"/>
        </w:rPr>
        <w:t>is</w:t>
      </w:r>
      <w:r w:rsidRPr="00B33663">
        <w:rPr>
          <w:spacing w:val="52"/>
          <w:sz w:val="26"/>
          <w:szCs w:val="26"/>
        </w:rPr>
        <w:t xml:space="preserve"> </w:t>
      </w:r>
      <w:r w:rsidRPr="00B33663">
        <w:rPr>
          <w:sz w:val="26"/>
          <w:szCs w:val="26"/>
        </w:rPr>
        <w:t>a</w:t>
      </w:r>
      <w:r w:rsidRPr="00B33663">
        <w:rPr>
          <w:spacing w:val="54"/>
          <w:sz w:val="26"/>
          <w:szCs w:val="26"/>
        </w:rPr>
        <w:t xml:space="preserve"> </w:t>
      </w:r>
      <w:r w:rsidRPr="00B33663">
        <w:rPr>
          <w:sz w:val="26"/>
          <w:szCs w:val="26"/>
        </w:rPr>
        <w:t>byte</w:t>
      </w:r>
      <w:r w:rsidRPr="00B33663">
        <w:rPr>
          <w:spacing w:val="56"/>
          <w:sz w:val="26"/>
          <w:szCs w:val="26"/>
        </w:rPr>
        <w:t xml:space="preserve"> </w:t>
      </w:r>
      <w:r w:rsidRPr="00B33663">
        <w:rPr>
          <w:sz w:val="26"/>
          <w:szCs w:val="26"/>
        </w:rPr>
        <w:t>-</w:t>
      </w:r>
      <w:r w:rsidRPr="00B33663">
        <w:rPr>
          <w:spacing w:val="52"/>
          <w:sz w:val="26"/>
          <w:szCs w:val="26"/>
        </w:rPr>
        <w:t xml:space="preserve"> </w:t>
      </w:r>
      <w:r w:rsidRPr="00B33663">
        <w:rPr>
          <w:sz w:val="26"/>
          <w:szCs w:val="26"/>
        </w:rPr>
        <w:t>oriented</w:t>
      </w:r>
      <w:r w:rsidRPr="00B33663">
        <w:rPr>
          <w:spacing w:val="52"/>
          <w:sz w:val="26"/>
          <w:szCs w:val="26"/>
        </w:rPr>
        <w:t xml:space="preserve"> </w:t>
      </w:r>
      <w:r w:rsidRPr="00B33663">
        <w:rPr>
          <w:sz w:val="26"/>
          <w:szCs w:val="26"/>
        </w:rPr>
        <w:t>protocol</w:t>
      </w:r>
      <w:r w:rsidRPr="00B33663">
        <w:rPr>
          <w:spacing w:val="52"/>
          <w:sz w:val="26"/>
          <w:szCs w:val="26"/>
        </w:rPr>
        <w:t xml:space="preserve"> </w:t>
      </w:r>
      <w:r w:rsidRPr="00B33663">
        <w:rPr>
          <w:sz w:val="26"/>
          <w:szCs w:val="26"/>
        </w:rPr>
        <w:t>that</w:t>
      </w:r>
      <w:r w:rsidRPr="00B33663">
        <w:rPr>
          <w:spacing w:val="52"/>
          <w:sz w:val="26"/>
          <w:szCs w:val="26"/>
        </w:rPr>
        <w:t xml:space="preserve"> </w:t>
      </w:r>
      <w:r w:rsidRPr="00B33663">
        <w:rPr>
          <w:sz w:val="26"/>
          <w:szCs w:val="26"/>
        </w:rPr>
        <w:t>is</w:t>
      </w:r>
      <w:r w:rsidRPr="00B33663">
        <w:rPr>
          <w:spacing w:val="54"/>
          <w:sz w:val="26"/>
          <w:szCs w:val="26"/>
        </w:rPr>
        <w:t xml:space="preserve"> </w:t>
      </w:r>
      <w:r w:rsidRPr="00B33663">
        <w:rPr>
          <w:sz w:val="26"/>
          <w:szCs w:val="26"/>
        </w:rPr>
        <w:t>widely</w:t>
      </w:r>
      <w:r w:rsidRPr="00B33663">
        <w:rPr>
          <w:spacing w:val="49"/>
          <w:sz w:val="26"/>
          <w:szCs w:val="26"/>
        </w:rPr>
        <w:t xml:space="preserve"> </w:t>
      </w:r>
      <w:r w:rsidRPr="00B33663">
        <w:rPr>
          <w:sz w:val="26"/>
          <w:szCs w:val="26"/>
        </w:rPr>
        <w:t>used</w:t>
      </w:r>
      <w:r w:rsidRPr="00B33663">
        <w:rPr>
          <w:spacing w:val="54"/>
          <w:sz w:val="26"/>
          <w:szCs w:val="26"/>
        </w:rPr>
        <w:t xml:space="preserve"> </w:t>
      </w:r>
      <w:r w:rsidRPr="00B33663">
        <w:rPr>
          <w:sz w:val="26"/>
          <w:szCs w:val="26"/>
        </w:rPr>
        <w:t>in</w:t>
      </w:r>
      <w:r w:rsidRPr="00B33663">
        <w:rPr>
          <w:spacing w:val="52"/>
          <w:sz w:val="26"/>
          <w:szCs w:val="26"/>
        </w:rPr>
        <w:t xml:space="preserve"> </w:t>
      </w:r>
      <w:r w:rsidRPr="00B33663">
        <w:rPr>
          <w:sz w:val="26"/>
          <w:szCs w:val="26"/>
        </w:rPr>
        <w:t>broadband</w:t>
      </w:r>
      <w:r w:rsidRPr="00B33663">
        <w:rPr>
          <w:spacing w:val="-62"/>
          <w:sz w:val="26"/>
          <w:szCs w:val="26"/>
        </w:rPr>
        <w:t xml:space="preserve"> </w:t>
      </w:r>
      <w:r w:rsidRPr="00B33663">
        <w:rPr>
          <w:sz w:val="26"/>
          <w:szCs w:val="26"/>
        </w:rPr>
        <w:t>communications</w:t>
      </w:r>
      <w:r w:rsidRPr="00B33663">
        <w:rPr>
          <w:spacing w:val="-2"/>
          <w:sz w:val="26"/>
          <w:szCs w:val="26"/>
        </w:rPr>
        <w:t xml:space="preserve"> </w:t>
      </w:r>
      <w:r w:rsidRPr="00B33663">
        <w:rPr>
          <w:sz w:val="26"/>
          <w:szCs w:val="26"/>
        </w:rPr>
        <w:t>having</w:t>
      </w:r>
      <w:r w:rsidRPr="00B33663">
        <w:rPr>
          <w:spacing w:val="-1"/>
          <w:sz w:val="26"/>
          <w:szCs w:val="26"/>
        </w:rPr>
        <w:t xml:space="preserve"> </w:t>
      </w:r>
      <w:r w:rsidRPr="00B33663">
        <w:rPr>
          <w:sz w:val="26"/>
          <w:szCs w:val="26"/>
        </w:rPr>
        <w:t>heavy</w:t>
      </w:r>
      <w:r w:rsidRPr="00B33663">
        <w:rPr>
          <w:spacing w:val="-6"/>
          <w:sz w:val="26"/>
          <w:szCs w:val="26"/>
        </w:rPr>
        <w:t xml:space="preserve"> </w:t>
      </w:r>
      <w:r w:rsidRPr="00B33663">
        <w:rPr>
          <w:sz w:val="26"/>
          <w:szCs w:val="26"/>
        </w:rPr>
        <w:t>loads</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high</w:t>
      </w:r>
      <w:r w:rsidRPr="00B33663">
        <w:rPr>
          <w:spacing w:val="1"/>
          <w:sz w:val="26"/>
          <w:szCs w:val="26"/>
        </w:rPr>
        <w:t xml:space="preserve"> </w:t>
      </w:r>
      <w:r w:rsidRPr="00B33663">
        <w:rPr>
          <w:sz w:val="26"/>
          <w:szCs w:val="26"/>
        </w:rPr>
        <w:t>speeds.</w:t>
      </w:r>
    </w:p>
    <w:p w14:paraId="484F3197" w14:textId="77777777" w:rsidR="00CD7E1A" w:rsidRPr="00B33663" w:rsidRDefault="00A42A03" w:rsidP="00E700C1">
      <w:pPr>
        <w:pStyle w:val="ListParagraph"/>
        <w:numPr>
          <w:ilvl w:val="1"/>
          <w:numId w:val="27"/>
        </w:numPr>
        <w:tabs>
          <w:tab w:val="left" w:pos="1201"/>
        </w:tabs>
        <w:spacing w:before="7" w:line="235" w:lineRule="auto"/>
        <w:ind w:right="642"/>
        <w:rPr>
          <w:sz w:val="26"/>
        </w:rPr>
      </w:pPr>
      <w:r w:rsidRPr="00B33663">
        <w:rPr>
          <w:sz w:val="26"/>
          <w:szCs w:val="26"/>
        </w:rPr>
        <w:t>Since</w:t>
      </w:r>
      <w:r w:rsidRPr="00B33663">
        <w:rPr>
          <w:spacing w:val="9"/>
          <w:sz w:val="26"/>
          <w:szCs w:val="26"/>
        </w:rPr>
        <w:t xml:space="preserve"> </w:t>
      </w:r>
      <w:r w:rsidRPr="00B33663">
        <w:rPr>
          <w:sz w:val="26"/>
          <w:szCs w:val="26"/>
        </w:rPr>
        <w:t>it</w:t>
      </w:r>
      <w:r w:rsidRPr="00B33663">
        <w:rPr>
          <w:spacing w:val="10"/>
          <w:sz w:val="26"/>
          <w:szCs w:val="26"/>
        </w:rPr>
        <w:t xml:space="preserve"> </w:t>
      </w:r>
      <w:r w:rsidRPr="00B33663">
        <w:rPr>
          <w:sz w:val="26"/>
          <w:szCs w:val="26"/>
        </w:rPr>
        <w:t>is</w:t>
      </w:r>
      <w:r w:rsidRPr="00B33663">
        <w:rPr>
          <w:spacing w:val="10"/>
          <w:sz w:val="26"/>
          <w:szCs w:val="26"/>
        </w:rPr>
        <w:t xml:space="preserve"> </w:t>
      </w:r>
      <w:r w:rsidRPr="00B33663">
        <w:rPr>
          <w:sz w:val="26"/>
          <w:szCs w:val="26"/>
        </w:rPr>
        <w:t>a</w:t>
      </w:r>
      <w:r w:rsidRPr="00B33663">
        <w:rPr>
          <w:spacing w:val="10"/>
          <w:sz w:val="26"/>
          <w:szCs w:val="26"/>
        </w:rPr>
        <w:t xml:space="preserve"> </w:t>
      </w:r>
      <w:r w:rsidRPr="00B33663">
        <w:rPr>
          <w:sz w:val="26"/>
          <w:szCs w:val="26"/>
        </w:rPr>
        <w:t>data</w:t>
      </w:r>
      <w:r w:rsidRPr="00B33663">
        <w:rPr>
          <w:spacing w:val="10"/>
          <w:sz w:val="26"/>
          <w:szCs w:val="26"/>
        </w:rPr>
        <w:t xml:space="preserve"> </w:t>
      </w:r>
      <w:r w:rsidRPr="00B33663">
        <w:rPr>
          <w:sz w:val="26"/>
          <w:szCs w:val="26"/>
        </w:rPr>
        <w:t>link</w:t>
      </w:r>
      <w:r w:rsidRPr="00B33663">
        <w:rPr>
          <w:spacing w:val="10"/>
          <w:sz w:val="26"/>
          <w:szCs w:val="26"/>
        </w:rPr>
        <w:t xml:space="preserve"> </w:t>
      </w:r>
      <w:r w:rsidRPr="00B33663">
        <w:rPr>
          <w:sz w:val="26"/>
          <w:szCs w:val="26"/>
        </w:rPr>
        <w:t>layer</w:t>
      </w:r>
      <w:r w:rsidRPr="00B33663">
        <w:rPr>
          <w:spacing w:val="10"/>
          <w:sz w:val="26"/>
          <w:szCs w:val="26"/>
        </w:rPr>
        <w:t xml:space="preserve"> </w:t>
      </w:r>
      <w:r w:rsidRPr="00B33663">
        <w:rPr>
          <w:sz w:val="26"/>
          <w:szCs w:val="26"/>
        </w:rPr>
        <w:t>protocol,</w:t>
      </w:r>
      <w:r w:rsidRPr="00B33663">
        <w:rPr>
          <w:spacing w:val="10"/>
          <w:sz w:val="26"/>
          <w:szCs w:val="26"/>
        </w:rPr>
        <w:t xml:space="preserve"> </w:t>
      </w:r>
      <w:r w:rsidRPr="00B33663">
        <w:rPr>
          <w:sz w:val="26"/>
          <w:szCs w:val="26"/>
        </w:rPr>
        <w:t>data</w:t>
      </w:r>
      <w:r w:rsidRPr="00B33663">
        <w:rPr>
          <w:spacing w:val="10"/>
          <w:sz w:val="26"/>
          <w:szCs w:val="26"/>
        </w:rPr>
        <w:t xml:space="preserve"> </w:t>
      </w:r>
      <w:r w:rsidRPr="00B33663">
        <w:rPr>
          <w:sz w:val="26"/>
          <w:szCs w:val="26"/>
        </w:rPr>
        <w:t>is</w:t>
      </w:r>
      <w:r w:rsidRPr="00B33663">
        <w:rPr>
          <w:spacing w:val="10"/>
          <w:sz w:val="26"/>
          <w:szCs w:val="26"/>
        </w:rPr>
        <w:t xml:space="preserve"> </w:t>
      </w:r>
      <w:r w:rsidRPr="00B33663">
        <w:rPr>
          <w:sz w:val="26"/>
          <w:szCs w:val="26"/>
        </w:rPr>
        <w:t>transmitted</w:t>
      </w:r>
      <w:r w:rsidRPr="00B33663">
        <w:rPr>
          <w:spacing w:val="10"/>
          <w:sz w:val="26"/>
          <w:szCs w:val="26"/>
        </w:rPr>
        <w:t xml:space="preserve"> </w:t>
      </w:r>
      <w:r w:rsidRPr="00B33663">
        <w:rPr>
          <w:sz w:val="26"/>
          <w:szCs w:val="26"/>
        </w:rPr>
        <w:t>in</w:t>
      </w:r>
      <w:r w:rsidRPr="00B33663">
        <w:rPr>
          <w:spacing w:val="10"/>
          <w:sz w:val="26"/>
          <w:szCs w:val="26"/>
        </w:rPr>
        <w:t xml:space="preserve"> </w:t>
      </w:r>
      <w:r w:rsidRPr="00B33663">
        <w:rPr>
          <w:sz w:val="26"/>
          <w:szCs w:val="26"/>
        </w:rPr>
        <w:t>frames.</w:t>
      </w:r>
      <w:r w:rsidRPr="00B33663">
        <w:rPr>
          <w:spacing w:val="10"/>
          <w:sz w:val="26"/>
          <w:szCs w:val="26"/>
        </w:rPr>
        <w:t xml:space="preserve"> </w:t>
      </w:r>
      <w:r w:rsidRPr="00B33663">
        <w:rPr>
          <w:sz w:val="26"/>
          <w:szCs w:val="26"/>
        </w:rPr>
        <w:t>It</w:t>
      </w:r>
      <w:r w:rsidRPr="00B33663">
        <w:rPr>
          <w:spacing w:val="13"/>
          <w:sz w:val="26"/>
          <w:szCs w:val="26"/>
        </w:rPr>
        <w:t xml:space="preserve"> </w:t>
      </w:r>
      <w:r w:rsidRPr="00B33663">
        <w:rPr>
          <w:sz w:val="26"/>
          <w:szCs w:val="26"/>
        </w:rPr>
        <w:t>is</w:t>
      </w:r>
      <w:r w:rsidRPr="00B33663">
        <w:rPr>
          <w:spacing w:val="10"/>
          <w:sz w:val="26"/>
          <w:szCs w:val="26"/>
        </w:rPr>
        <w:t xml:space="preserve"> </w:t>
      </w:r>
      <w:r w:rsidRPr="00B33663">
        <w:rPr>
          <w:sz w:val="26"/>
          <w:szCs w:val="26"/>
        </w:rPr>
        <w:t>also</w:t>
      </w:r>
      <w:r w:rsidRPr="00B33663">
        <w:rPr>
          <w:spacing w:val="-62"/>
          <w:sz w:val="26"/>
          <w:szCs w:val="26"/>
        </w:rPr>
        <w:t xml:space="preserve"> </w:t>
      </w:r>
      <w:r w:rsidRPr="00B33663">
        <w:rPr>
          <w:sz w:val="26"/>
          <w:szCs w:val="26"/>
        </w:rPr>
        <w:t>known</w:t>
      </w:r>
      <w:r w:rsidRPr="00B33663">
        <w:rPr>
          <w:spacing w:val="-2"/>
          <w:sz w:val="26"/>
          <w:szCs w:val="26"/>
        </w:rPr>
        <w:t xml:space="preserve"> </w:t>
      </w:r>
      <w:r w:rsidRPr="00B33663">
        <w:rPr>
          <w:sz w:val="26"/>
          <w:szCs w:val="26"/>
        </w:rPr>
        <w:t>as</w:t>
      </w:r>
      <w:r w:rsidRPr="00B33663">
        <w:rPr>
          <w:spacing w:val="2"/>
          <w:sz w:val="26"/>
          <w:szCs w:val="26"/>
        </w:rPr>
        <w:t xml:space="preserve"> </w:t>
      </w:r>
      <w:r w:rsidRPr="00B33663">
        <w:rPr>
          <w:sz w:val="26"/>
          <w:szCs w:val="26"/>
        </w:rPr>
        <w:t>RFC</w:t>
      </w:r>
      <w:r w:rsidRPr="00B33663">
        <w:rPr>
          <w:spacing w:val="-1"/>
          <w:sz w:val="26"/>
          <w:szCs w:val="26"/>
        </w:rPr>
        <w:t xml:space="preserve"> </w:t>
      </w:r>
      <w:r w:rsidRPr="00B33663">
        <w:rPr>
          <w:sz w:val="26"/>
          <w:szCs w:val="26"/>
        </w:rPr>
        <w:t>1661.</w:t>
      </w:r>
    </w:p>
    <w:p w14:paraId="27357532" w14:textId="77777777" w:rsidR="00CD7E1A" w:rsidRPr="00B33663" w:rsidRDefault="00CD7E1A">
      <w:pPr>
        <w:pStyle w:val="BodyText"/>
        <w:spacing w:before="7"/>
        <w:ind w:left="0"/>
      </w:pPr>
    </w:p>
    <w:p w14:paraId="46CF6D20" w14:textId="77777777" w:rsidR="00CD7E1A" w:rsidRPr="00B33663" w:rsidRDefault="00A42A03">
      <w:pPr>
        <w:pStyle w:val="Heading2"/>
        <w:rPr>
          <w:u w:val="none"/>
        </w:rPr>
      </w:pPr>
      <w:bookmarkStart w:id="1" w:name="Services_Provided_by_PPP"/>
      <w:bookmarkEnd w:id="1"/>
      <w:r w:rsidRPr="00B33663">
        <w:rPr>
          <w:u w:val="none"/>
        </w:rPr>
        <w:t>Services</w:t>
      </w:r>
      <w:r w:rsidRPr="00B33663">
        <w:rPr>
          <w:spacing w:val="-3"/>
          <w:u w:val="none"/>
        </w:rPr>
        <w:t xml:space="preserve"> </w:t>
      </w:r>
      <w:r w:rsidRPr="00B33663">
        <w:rPr>
          <w:u w:val="none"/>
        </w:rPr>
        <w:t>Provided</w:t>
      </w:r>
      <w:r w:rsidRPr="00B33663">
        <w:rPr>
          <w:spacing w:val="-4"/>
          <w:u w:val="none"/>
        </w:rPr>
        <w:t xml:space="preserve"> </w:t>
      </w:r>
      <w:r w:rsidRPr="00B33663">
        <w:rPr>
          <w:u w:val="none"/>
        </w:rPr>
        <w:t>by</w:t>
      </w:r>
      <w:r w:rsidRPr="00B33663">
        <w:rPr>
          <w:spacing w:val="-2"/>
          <w:u w:val="none"/>
        </w:rPr>
        <w:t xml:space="preserve"> </w:t>
      </w:r>
      <w:r w:rsidRPr="00B33663">
        <w:rPr>
          <w:u w:val="none"/>
        </w:rPr>
        <w:t>PPP</w:t>
      </w:r>
    </w:p>
    <w:p w14:paraId="16E399C8" w14:textId="77777777" w:rsidR="00CD7E1A" w:rsidRPr="00B33663" w:rsidRDefault="00A42A03">
      <w:pPr>
        <w:pStyle w:val="BodyText"/>
        <w:spacing w:before="158"/>
        <w:ind w:left="480"/>
      </w:pPr>
      <w:r w:rsidRPr="00B33663">
        <w:t>The</w:t>
      </w:r>
      <w:r w:rsidRPr="00B33663">
        <w:rPr>
          <w:spacing w:val="1"/>
        </w:rPr>
        <w:t xml:space="preserve"> </w:t>
      </w:r>
      <w:r w:rsidRPr="00B33663">
        <w:t>main</w:t>
      </w:r>
      <w:r w:rsidRPr="00B33663">
        <w:rPr>
          <w:spacing w:val="-2"/>
        </w:rPr>
        <w:t xml:space="preserve"> </w:t>
      </w:r>
      <w:r w:rsidRPr="00B33663">
        <w:t>services</w:t>
      </w:r>
      <w:r w:rsidRPr="00B33663">
        <w:rPr>
          <w:spacing w:val="-1"/>
        </w:rPr>
        <w:t xml:space="preserve"> </w:t>
      </w:r>
      <w:r w:rsidRPr="00B33663">
        <w:t>provided by</w:t>
      </w:r>
      <w:r w:rsidRPr="00B33663">
        <w:rPr>
          <w:spacing w:val="-6"/>
        </w:rPr>
        <w:t xml:space="preserve"> </w:t>
      </w:r>
      <w:r w:rsidRPr="00B33663">
        <w:t>Point</w:t>
      </w:r>
      <w:r w:rsidRPr="00B33663">
        <w:rPr>
          <w:spacing w:val="-1"/>
        </w:rPr>
        <w:t xml:space="preserve"> </w:t>
      </w:r>
      <w:r w:rsidRPr="00B33663">
        <w:t>-</w:t>
      </w:r>
      <w:r w:rsidRPr="00B33663">
        <w:rPr>
          <w:spacing w:val="-2"/>
        </w:rPr>
        <w:t xml:space="preserve"> </w:t>
      </w:r>
      <w:r w:rsidRPr="00B33663">
        <w:t>to</w:t>
      </w:r>
      <w:r w:rsidRPr="00B33663">
        <w:rPr>
          <w:spacing w:val="2"/>
        </w:rPr>
        <w:t xml:space="preserve"> </w:t>
      </w:r>
      <w:r w:rsidRPr="00B33663">
        <w:t>-</w:t>
      </w:r>
      <w:r w:rsidRPr="00B33663">
        <w:rPr>
          <w:spacing w:val="-2"/>
        </w:rPr>
        <w:t xml:space="preserve"> </w:t>
      </w:r>
      <w:r w:rsidRPr="00B33663">
        <w:t>Point</w:t>
      </w:r>
      <w:r w:rsidRPr="00B33663">
        <w:rPr>
          <w:spacing w:val="-1"/>
        </w:rPr>
        <w:t xml:space="preserve"> </w:t>
      </w:r>
      <w:r w:rsidRPr="00B33663">
        <w:t>Protocol are</w:t>
      </w:r>
      <w:r w:rsidRPr="00B33663">
        <w:rPr>
          <w:spacing w:val="-2"/>
        </w:rPr>
        <w:t xml:space="preserve"> </w:t>
      </w:r>
      <w:r w:rsidRPr="00B33663">
        <w:t>−</w:t>
      </w:r>
    </w:p>
    <w:p w14:paraId="5716AEAF" w14:textId="77777777" w:rsidR="00CD7E1A" w:rsidRPr="00B33663" w:rsidRDefault="00A42A03" w:rsidP="00E700C1">
      <w:pPr>
        <w:pStyle w:val="ListParagraph"/>
        <w:numPr>
          <w:ilvl w:val="0"/>
          <w:numId w:val="22"/>
        </w:numPr>
        <w:tabs>
          <w:tab w:val="left" w:pos="1155"/>
        </w:tabs>
        <w:spacing w:before="147"/>
        <w:ind w:hanging="361"/>
        <w:rPr>
          <w:sz w:val="26"/>
        </w:rPr>
      </w:pPr>
      <w:r w:rsidRPr="00B33663">
        <w:rPr>
          <w:sz w:val="26"/>
        </w:rPr>
        <w:t>Defining</w:t>
      </w:r>
      <w:r w:rsidRPr="00B33663">
        <w:rPr>
          <w:spacing w:val="-3"/>
          <w:sz w:val="26"/>
        </w:rPr>
        <w:t xml:space="preserve"> </w:t>
      </w:r>
      <w:r w:rsidRPr="00B33663">
        <w:rPr>
          <w:sz w:val="26"/>
        </w:rPr>
        <w:t>the</w:t>
      </w:r>
      <w:r w:rsidRPr="00B33663">
        <w:rPr>
          <w:spacing w:val="-2"/>
          <w:sz w:val="26"/>
        </w:rPr>
        <w:t xml:space="preserve"> </w:t>
      </w:r>
      <w:r w:rsidRPr="00B33663">
        <w:rPr>
          <w:sz w:val="26"/>
        </w:rPr>
        <w:t>frame</w:t>
      </w:r>
      <w:r w:rsidRPr="00B33663">
        <w:rPr>
          <w:spacing w:val="-2"/>
          <w:sz w:val="26"/>
        </w:rPr>
        <w:t xml:space="preserve"> </w:t>
      </w:r>
      <w:r w:rsidRPr="00B33663">
        <w:rPr>
          <w:sz w:val="26"/>
        </w:rPr>
        <w:t>format</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2"/>
          <w:sz w:val="26"/>
        </w:rPr>
        <w:t xml:space="preserve"> </w:t>
      </w:r>
      <w:r w:rsidRPr="00B33663">
        <w:rPr>
          <w:sz w:val="26"/>
        </w:rPr>
        <w:t>data</w:t>
      </w:r>
      <w:r w:rsidRPr="00B33663">
        <w:rPr>
          <w:spacing w:val="-2"/>
          <w:sz w:val="26"/>
        </w:rPr>
        <w:t xml:space="preserve"> </w:t>
      </w:r>
      <w:r w:rsidRPr="00B33663">
        <w:rPr>
          <w:sz w:val="26"/>
        </w:rPr>
        <w:t>to</w:t>
      </w:r>
      <w:r w:rsidRPr="00B33663">
        <w:rPr>
          <w:spacing w:val="-3"/>
          <w:sz w:val="26"/>
        </w:rPr>
        <w:t xml:space="preserve"> </w:t>
      </w:r>
      <w:r w:rsidRPr="00B33663">
        <w:rPr>
          <w:sz w:val="26"/>
        </w:rPr>
        <w:t>be</w:t>
      </w:r>
      <w:r w:rsidRPr="00B33663">
        <w:rPr>
          <w:spacing w:val="1"/>
          <w:sz w:val="26"/>
        </w:rPr>
        <w:t xml:space="preserve"> </w:t>
      </w:r>
      <w:r w:rsidRPr="00B33663">
        <w:rPr>
          <w:sz w:val="26"/>
        </w:rPr>
        <w:t>transmitted.</w:t>
      </w:r>
    </w:p>
    <w:p w14:paraId="4FF4E8FE" w14:textId="77777777" w:rsidR="00CD7E1A" w:rsidRPr="00B33663" w:rsidRDefault="00A42A03" w:rsidP="00E700C1">
      <w:pPr>
        <w:pStyle w:val="ListParagraph"/>
        <w:numPr>
          <w:ilvl w:val="0"/>
          <w:numId w:val="22"/>
        </w:numPr>
        <w:tabs>
          <w:tab w:val="left" w:pos="1155"/>
        </w:tabs>
        <w:spacing w:before="1"/>
        <w:ind w:right="642"/>
        <w:rPr>
          <w:sz w:val="26"/>
        </w:rPr>
      </w:pPr>
      <w:r w:rsidRPr="00B33663">
        <w:rPr>
          <w:sz w:val="26"/>
        </w:rPr>
        <w:t>Defining</w:t>
      </w:r>
      <w:r w:rsidRPr="00B33663">
        <w:rPr>
          <w:spacing w:val="1"/>
          <w:sz w:val="26"/>
        </w:rPr>
        <w:t xml:space="preserve"> </w:t>
      </w:r>
      <w:r w:rsidRPr="00B33663">
        <w:rPr>
          <w:sz w:val="26"/>
        </w:rPr>
        <w:t>the</w:t>
      </w:r>
      <w:r w:rsidRPr="00B33663">
        <w:rPr>
          <w:spacing w:val="1"/>
          <w:sz w:val="26"/>
        </w:rPr>
        <w:t xml:space="preserve"> </w:t>
      </w:r>
      <w:r w:rsidRPr="00B33663">
        <w:rPr>
          <w:sz w:val="26"/>
        </w:rPr>
        <w:t>procedure</w:t>
      </w:r>
      <w:r w:rsidRPr="00B33663">
        <w:rPr>
          <w:spacing w:val="1"/>
          <w:sz w:val="26"/>
        </w:rPr>
        <w:t xml:space="preserve"> </w:t>
      </w:r>
      <w:r w:rsidRPr="00B33663">
        <w:rPr>
          <w:sz w:val="26"/>
        </w:rPr>
        <w:t>of</w:t>
      </w:r>
      <w:r w:rsidRPr="00B33663">
        <w:rPr>
          <w:spacing w:val="1"/>
          <w:sz w:val="26"/>
        </w:rPr>
        <w:t xml:space="preserve"> </w:t>
      </w:r>
      <w:r w:rsidRPr="00B33663">
        <w:rPr>
          <w:sz w:val="26"/>
        </w:rPr>
        <w:t>establishing</w:t>
      </w:r>
      <w:r w:rsidRPr="00B33663">
        <w:rPr>
          <w:spacing w:val="1"/>
          <w:sz w:val="26"/>
        </w:rPr>
        <w:t xml:space="preserve"> </w:t>
      </w:r>
      <w:r w:rsidRPr="00B33663">
        <w:rPr>
          <w:sz w:val="26"/>
        </w:rPr>
        <w:t>link</w:t>
      </w:r>
      <w:r w:rsidRPr="00B33663">
        <w:rPr>
          <w:spacing w:val="1"/>
          <w:sz w:val="26"/>
        </w:rPr>
        <w:t xml:space="preserve"> </w:t>
      </w:r>
      <w:r w:rsidRPr="00B33663">
        <w:rPr>
          <w:sz w:val="26"/>
        </w:rPr>
        <w:t>between</w:t>
      </w:r>
      <w:r w:rsidRPr="00B33663">
        <w:rPr>
          <w:spacing w:val="1"/>
          <w:sz w:val="26"/>
        </w:rPr>
        <w:t xml:space="preserve"> </w:t>
      </w:r>
      <w:r w:rsidRPr="00B33663">
        <w:rPr>
          <w:sz w:val="26"/>
        </w:rPr>
        <w:t>two</w:t>
      </w:r>
      <w:r w:rsidRPr="00B33663">
        <w:rPr>
          <w:spacing w:val="1"/>
          <w:sz w:val="26"/>
        </w:rPr>
        <w:t xml:space="preserve"> </w:t>
      </w:r>
      <w:r w:rsidRPr="00B33663">
        <w:rPr>
          <w:sz w:val="26"/>
        </w:rPr>
        <w:t>points</w:t>
      </w:r>
      <w:r w:rsidRPr="00B33663">
        <w:rPr>
          <w:spacing w:val="65"/>
          <w:sz w:val="26"/>
        </w:rPr>
        <w:t xml:space="preserve"> </w:t>
      </w:r>
      <w:r w:rsidRPr="00B33663">
        <w:rPr>
          <w:sz w:val="26"/>
        </w:rPr>
        <w:t>and</w:t>
      </w:r>
      <w:r w:rsidRPr="00B33663">
        <w:rPr>
          <w:spacing w:val="-62"/>
          <w:sz w:val="26"/>
        </w:rPr>
        <w:t xml:space="preserve"> </w:t>
      </w:r>
      <w:r w:rsidRPr="00B33663">
        <w:rPr>
          <w:sz w:val="26"/>
        </w:rPr>
        <w:t>exchange</w:t>
      </w:r>
      <w:r w:rsidRPr="00B33663">
        <w:rPr>
          <w:spacing w:val="-1"/>
          <w:sz w:val="26"/>
        </w:rPr>
        <w:t xml:space="preserve"> </w:t>
      </w:r>
      <w:r w:rsidRPr="00B33663">
        <w:rPr>
          <w:sz w:val="26"/>
        </w:rPr>
        <w:t>of</w:t>
      </w:r>
      <w:r w:rsidRPr="00B33663">
        <w:rPr>
          <w:spacing w:val="1"/>
          <w:sz w:val="26"/>
        </w:rPr>
        <w:t xml:space="preserve"> </w:t>
      </w:r>
      <w:r w:rsidRPr="00B33663">
        <w:rPr>
          <w:sz w:val="26"/>
        </w:rPr>
        <w:t>data.</w:t>
      </w:r>
    </w:p>
    <w:p w14:paraId="42435B05" w14:textId="77777777" w:rsidR="00CD7E1A" w:rsidRPr="00B33663" w:rsidRDefault="00A42A03" w:rsidP="00E700C1">
      <w:pPr>
        <w:pStyle w:val="ListParagraph"/>
        <w:numPr>
          <w:ilvl w:val="0"/>
          <w:numId w:val="22"/>
        </w:numPr>
        <w:tabs>
          <w:tab w:val="left" w:pos="1155"/>
        </w:tabs>
        <w:spacing w:line="299" w:lineRule="exact"/>
        <w:ind w:hanging="361"/>
        <w:rPr>
          <w:sz w:val="26"/>
        </w:rPr>
      </w:pPr>
      <w:r w:rsidRPr="00B33663">
        <w:rPr>
          <w:sz w:val="26"/>
        </w:rPr>
        <w:t>Stating</w:t>
      </w:r>
      <w:r w:rsidRPr="00B33663">
        <w:rPr>
          <w:spacing w:val="-3"/>
          <w:sz w:val="26"/>
        </w:rPr>
        <w:t xml:space="preserve"> </w:t>
      </w:r>
      <w:r w:rsidRPr="00B33663">
        <w:rPr>
          <w:sz w:val="26"/>
        </w:rPr>
        <w:t>the</w:t>
      </w:r>
      <w:r w:rsidRPr="00B33663">
        <w:rPr>
          <w:spacing w:val="2"/>
          <w:sz w:val="26"/>
        </w:rPr>
        <w:t xml:space="preserve"> </w:t>
      </w:r>
      <w:r w:rsidRPr="00B33663">
        <w:rPr>
          <w:sz w:val="26"/>
        </w:rPr>
        <w:t>method of</w:t>
      </w:r>
      <w:r w:rsidRPr="00B33663">
        <w:rPr>
          <w:spacing w:val="1"/>
          <w:sz w:val="26"/>
        </w:rPr>
        <w:t xml:space="preserve"> </w:t>
      </w:r>
      <w:r w:rsidRPr="00B33663">
        <w:rPr>
          <w:sz w:val="26"/>
        </w:rPr>
        <w:t>encapsulation</w:t>
      </w:r>
      <w:r w:rsidRPr="00B33663">
        <w:rPr>
          <w:spacing w:val="-3"/>
          <w:sz w:val="26"/>
        </w:rPr>
        <w:t xml:space="preserve"> </w:t>
      </w:r>
      <w:r w:rsidRPr="00B33663">
        <w:rPr>
          <w:sz w:val="26"/>
        </w:rPr>
        <w:t>of</w:t>
      </w:r>
      <w:r w:rsidRPr="00B33663">
        <w:rPr>
          <w:spacing w:val="1"/>
          <w:sz w:val="26"/>
        </w:rPr>
        <w:t xml:space="preserve"> </w:t>
      </w:r>
      <w:r w:rsidRPr="00B33663">
        <w:rPr>
          <w:sz w:val="26"/>
        </w:rPr>
        <w:t>network</w:t>
      </w:r>
      <w:r w:rsidRPr="00B33663">
        <w:rPr>
          <w:spacing w:val="-2"/>
          <w:sz w:val="26"/>
        </w:rPr>
        <w:t xml:space="preserve"> </w:t>
      </w:r>
      <w:r w:rsidRPr="00B33663">
        <w:rPr>
          <w:sz w:val="26"/>
        </w:rPr>
        <w:t>layer</w:t>
      </w:r>
      <w:r w:rsidRPr="00B33663">
        <w:rPr>
          <w:spacing w:val="-2"/>
          <w:sz w:val="26"/>
        </w:rPr>
        <w:t xml:space="preserve"> </w:t>
      </w:r>
      <w:r w:rsidRPr="00B33663">
        <w:rPr>
          <w:sz w:val="26"/>
        </w:rPr>
        <w:t>data</w:t>
      </w:r>
      <w:r w:rsidRPr="00B33663">
        <w:rPr>
          <w:spacing w:val="-2"/>
          <w:sz w:val="26"/>
        </w:rPr>
        <w:t xml:space="preserve"> </w:t>
      </w:r>
      <w:r w:rsidRPr="00B33663">
        <w:rPr>
          <w:sz w:val="26"/>
        </w:rPr>
        <w:t>in</w:t>
      </w:r>
      <w:r w:rsidRPr="00B33663">
        <w:rPr>
          <w:spacing w:val="-2"/>
          <w:sz w:val="26"/>
        </w:rPr>
        <w:t xml:space="preserve"> </w:t>
      </w:r>
      <w:r w:rsidRPr="00B33663">
        <w:rPr>
          <w:sz w:val="26"/>
        </w:rPr>
        <w:t>the</w:t>
      </w:r>
      <w:r w:rsidRPr="00B33663">
        <w:rPr>
          <w:spacing w:val="-3"/>
          <w:sz w:val="26"/>
        </w:rPr>
        <w:t xml:space="preserve"> </w:t>
      </w:r>
      <w:r w:rsidRPr="00B33663">
        <w:rPr>
          <w:sz w:val="26"/>
        </w:rPr>
        <w:t>frame.</w:t>
      </w:r>
    </w:p>
    <w:p w14:paraId="6DF18AE3" w14:textId="77777777" w:rsidR="00CD7E1A" w:rsidRPr="00B33663" w:rsidRDefault="00A42A03" w:rsidP="00E700C1">
      <w:pPr>
        <w:pStyle w:val="ListParagraph"/>
        <w:numPr>
          <w:ilvl w:val="0"/>
          <w:numId w:val="22"/>
        </w:numPr>
        <w:tabs>
          <w:tab w:val="left" w:pos="1155"/>
        </w:tabs>
        <w:spacing w:before="1" w:line="298" w:lineRule="exact"/>
        <w:ind w:hanging="361"/>
        <w:rPr>
          <w:sz w:val="26"/>
        </w:rPr>
      </w:pPr>
      <w:r w:rsidRPr="00B33663">
        <w:rPr>
          <w:sz w:val="26"/>
        </w:rPr>
        <w:t>Stating</w:t>
      </w:r>
      <w:r w:rsidRPr="00B33663">
        <w:rPr>
          <w:spacing w:val="-3"/>
          <w:sz w:val="26"/>
        </w:rPr>
        <w:t xml:space="preserve"> </w:t>
      </w:r>
      <w:r w:rsidRPr="00B33663">
        <w:rPr>
          <w:sz w:val="26"/>
        </w:rPr>
        <w:t>authentication</w:t>
      </w:r>
      <w:r w:rsidRPr="00B33663">
        <w:rPr>
          <w:spacing w:val="-2"/>
          <w:sz w:val="26"/>
        </w:rPr>
        <w:t xml:space="preserve"> </w:t>
      </w:r>
      <w:r w:rsidRPr="00B33663">
        <w:rPr>
          <w:sz w:val="26"/>
        </w:rPr>
        <w:t>rules</w:t>
      </w:r>
      <w:r w:rsidRPr="00B33663">
        <w:rPr>
          <w:spacing w:val="-2"/>
          <w:sz w:val="26"/>
        </w:rPr>
        <w:t xml:space="preserve"> </w:t>
      </w:r>
      <w:r w:rsidRPr="00B33663">
        <w:rPr>
          <w:sz w:val="26"/>
        </w:rPr>
        <w:t>of</w:t>
      </w:r>
      <w:r w:rsidRPr="00B33663">
        <w:rPr>
          <w:spacing w:val="3"/>
          <w:sz w:val="26"/>
        </w:rPr>
        <w:t xml:space="preserve"> </w:t>
      </w:r>
      <w:r w:rsidRPr="00B33663">
        <w:rPr>
          <w:sz w:val="26"/>
        </w:rPr>
        <w:t>the</w:t>
      </w:r>
      <w:r w:rsidRPr="00B33663">
        <w:rPr>
          <w:spacing w:val="-2"/>
          <w:sz w:val="26"/>
        </w:rPr>
        <w:t xml:space="preserve"> </w:t>
      </w:r>
      <w:r w:rsidRPr="00B33663">
        <w:rPr>
          <w:sz w:val="26"/>
        </w:rPr>
        <w:t>communicating</w:t>
      </w:r>
      <w:r w:rsidRPr="00B33663">
        <w:rPr>
          <w:spacing w:val="-3"/>
          <w:sz w:val="26"/>
        </w:rPr>
        <w:t xml:space="preserve"> </w:t>
      </w:r>
      <w:r w:rsidRPr="00B33663">
        <w:rPr>
          <w:sz w:val="26"/>
        </w:rPr>
        <w:t>devices.</w:t>
      </w:r>
    </w:p>
    <w:p w14:paraId="34C40BC9" w14:textId="77777777" w:rsidR="00CD7E1A" w:rsidRPr="00B33663" w:rsidRDefault="00A42A03" w:rsidP="00E700C1">
      <w:pPr>
        <w:pStyle w:val="ListParagraph"/>
        <w:numPr>
          <w:ilvl w:val="0"/>
          <w:numId w:val="22"/>
        </w:numPr>
        <w:tabs>
          <w:tab w:val="left" w:pos="1155"/>
        </w:tabs>
        <w:spacing w:line="298" w:lineRule="exact"/>
        <w:ind w:hanging="361"/>
        <w:rPr>
          <w:sz w:val="26"/>
        </w:rPr>
      </w:pPr>
      <w:r w:rsidRPr="00B33663">
        <w:rPr>
          <w:sz w:val="26"/>
        </w:rPr>
        <w:t>Providing address</w:t>
      </w:r>
      <w:r w:rsidRPr="00B33663">
        <w:rPr>
          <w:spacing w:val="-2"/>
          <w:sz w:val="26"/>
        </w:rPr>
        <w:t xml:space="preserve"> </w:t>
      </w:r>
      <w:r w:rsidRPr="00B33663">
        <w:rPr>
          <w:sz w:val="26"/>
        </w:rPr>
        <w:t>for</w:t>
      </w:r>
      <w:r w:rsidRPr="00B33663">
        <w:rPr>
          <w:spacing w:val="-2"/>
          <w:sz w:val="26"/>
        </w:rPr>
        <w:t xml:space="preserve"> </w:t>
      </w:r>
      <w:r w:rsidRPr="00B33663">
        <w:rPr>
          <w:sz w:val="26"/>
        </w:rPr>
        <w:t>network</w:t>
      </w:r>
      <w:r w:rsidRPr="00B33663">
        <w:rPr>
          <w:spacing w:val="-2"/>
          <w:sz w:val="26"/>
        </w:rPr>
        <w:t xml:space="preserve"> </w:t>
      </w:r>
      <w:r w:rsidRPr="00B33663">
        <w:rPr>
          <w:sz w:val="26"/>
        </w:rPr>
        <w:t>communication.</w:t>
      </w:r>
    </w:p>
    <w:p w14:paraId="1C775852" w14:textId="77777777" w:rsidR="00CD7E1A" w:rsidRPr="00B33663" w:rsidRDefault="00A42A03" w:rsidP="00E700C1">
      <w:pPr>
        <w:pStyle w:val="ListParagraph"/>
        <w:numPr>
          <w:ilvl w:val="0"/>
          <w:numId w:val="22"/>
        </w:numPr>
        <w:tabs>
          <w:tab w:val="left" w:pos="1155"/>
        </w:tabs>
        <w:spacing w:before="1" w:line="298" w:lineRule="exact"/>
        <w:ind w:hanging="361"/>
        <w:rPr>
          <w:sz w:val="26"/>
        </w:rPr>
      </w:pPr>
      <w:r w:rsidRPr="00B33663">
        <w:rPr>
          <w:sz w:val="26"/>
        </w:rPr>
        <w:t>Providing</w:t>
      </w:r>
      <w:r w:rsidRPr="00B33663">
        <w:rPr>
          <w:spacing w:val="-1"/>
          <w:sz w:val="26"/>
        </w:rPr>
        <w:t xml:space="preserve"> </w:t>
      </w:r>
      <w:r w:rsidRPr="00B33663">
        <w:rPr>
          <w:sz w:val="26"/>
        </w:rPr>
        <w:t>connections</w:t>
      </w:r>
      <w:r w:rsidRPr="00B33663">
        <w:rPr>
          <w:spacing w:val="-1"/>
          <w:sz w:val="26"/>
        </w:rPr>
        <w:t xml:space="preserve"> </w:t>
      </w:r>
      <w:r w:rsidRPr="00B33663">
        <w:rPr>
          <w:sz w:val="26"/>
        </w:rPr>
        <w:t>over multiple</w:t>
      </w:r>
      <w:r w:rsidRPr="00B33663">
        <w:rPr>
          <w:spacing w:val="-3"/>
          <w:sz w:val="26"/>
        </w:rPr>
        <w:t xml:space="preserve"> </w:t>
      </w:r>
      <w:r w:rsidRPr="00B33663">
        <w:rPr>
          <w:sz w:val="26"/>
        </w:rPr>
        <w:t>links.</w:t>
      </w:r>
    </w:p>
    <w:p w14:paraId="12DB2CEB" w14:textId="77777777" w:rsidR="00CD7E1A" w:rsidRPr="00B33663" w:rsidRDefault="00A42A03" w:rsidP="00E700C1">
      <w:pPr>
        <w:pStyle w:val="ListParagraph"/>
        <w:numPr>
          <w:ilvl w:val="0"/>
          <w:numId w:val="22"/>
        </w:numPr>
        <w:tabs>
          <w:tab w:val="left" w:pos="1155"/>
        </w:tabs>
        <w:ind w:right="646"/>
        <w:rPr>
          <w:sz w:val="26"/>
        </w:rPr>
      </w:pPr>
      <w:r w:rsidRPr="00B33663">
        <w:rPr>
          <w:sz w:val="26"/>
        </w:rPr>
        <w:t>Supporting</w:t>
      </w:r>
      <w:r w:rsidRPr="00B33663">
        <w:rPr>
          <w:spacing w:val="46"/>
          <w:sz w:val="26"/>
        </w:rPr>
        <w:t xml:space="preserve"> </w:t>
      </w:r>
      <w:r w:rsidRPr="00B33663">
        <w:rPr>
          <w:sz w:val="26"/>
        </w:rPr>
        <w:t>a</w:t>
      </w:r>
      <w:r w:rsidRPr="00B33663">
        <w:rPr>
          <w:spacing w:val="46"/>
          <w:sz w:val="26"/>
        </w:rPr>
        <w:t xml:space="preserve"> </w:t>
      </w:r>
      <w:r w:rsidRPr="00B33663">
        <w:rPr>
          <w:sz w:val="26"/>
        </w:rPr>
        <w:t>variety</w:t>
      </w:r>
      <w:r w:rsidRPr="00B33663">
        <w:rPr>
          <w:spacing w:val="44"/>
          <w:sz w:val="26"/>
        </w:rPr>
        <w:t xml:space="preserve"> </w:t>
      </w:r>
      <w:r w:rsidRPr="00B33663">
        <w:rPr>
          <w:sz w:val="26"/>
        </w:rPr>
        <w:t>of</w:t>
      </w:r>
      <w:r w:rsidRPr="00B33663">
        <w:rPr>
          <w:spacing w:val="48"/>
          <w:sz w:val="26"/>
        </w:rPr>
        <w:t xml:space="preserve"> </w:t>
      </w:r>
      <w:r w:rsidRPr="00B33663">
        <w:rPr>
          <w:sz w:val="26"/>
        </w:rPr>
        <w:t>network</w:t>
      </w:r>
      <w:r w:rsidRPr="00B33663">
        <w:rPr>
          <w:spacing w:val="47"/>
          <w:sz w:val="26"/>
        </w:rPr>
        <w:t xml:space="preserve"> </w:t>
      </w:r>
      <w:r w:rsidRPr="00B33663">
        <w:rPr>
          <w:sz w:val="26"/>
        </w:rPr>
        <w:t>layer</w:t>
      </w:r>
      <w:r w:rsidRPr="00B33663">
        <w:rPr>
          <w:spacing w:val="48"/>
          <w:sz w:val="26"/>
        </w:rPr>
        <w:t xml:space="preserve"> </w:t>
      </w:r>
      <w:r w:rsidRPr="00B33663">
        <w:rPr>
          <w:sz w:val="26"/>
        </w:rPr>
        <w:t>protocols</w:t>
      </w:r>
      <w:r w:rsidRPr="00B33663">
        <w:rPr>
          <w:spacing w:val="47"/>
          <w:sz w:val="26"/>
        </w:rPr>
        <w:t xml:space="preserve"> </w:t>
      </w:r>
      <w:r w:rsidRPr="00B33663">
        <w:rPr>
          <w:sz w:val="26"/>
        </w:rPr>
        <w:t>by</w:t>
      </w:r>
      <w:r w:rsidRPr="00B33663">
        <w:rPr>
          <w:spacing w:val="43"/>
          <w:sz w:val="26"/>
        </w:rPr>
        <w:t xml:space="preserve"> </w:t>
      </w:r>
      <w:r w:rsidRPr="00B33663">
        <w:rPr>
          <w:sz w:val="26"/>
        </w:rPr>
        <w:t>providing</w:t>
      </w:r>
      <w:r w:rsidRPr="00B33663">
        <w:rPr>
          <w:spacing w:val="47"/>
          <w:sz w:val="26"/>
        </w:rPr>
        <w:t xml:space="preserve"> </w:t>
      </w:r>
      <w:r w:rsidRPr="00B33663">
        <w:rPr>
          <w:sz w:val="26"/>
        </w:rPr>
        <w:t>a</w:t>
      </w:r>
      <w:r w:rsidRPr="00B33663">
        <w:rPr>
          <w:spacing w:val="51"/>
          <w:sz w:val="26"/>
        </w:rPr>
        <w:t xml:space="preserve"> </w:t>
      </w:r>
      <w:r w:rsidRPr="00B33663">
        <w:rPr>
          <w:sz w:val="26"/>
        </w:rPr>
        <w:t>range</w:t>
      </w:r>
      <w:r w:rsidRPr="00B33663">
        <w:rPr>
          <w:spacing w:val="47"/>
          <w:sz w:val="26"/>
        </w:rPr>
        <w:t xml:space="preserve"> </w:t>
      </w:r>
      <w:r w:rsidRPr="00B33663">
        <w:rPr>
          <w:sz w:val="26"/>
        </w:rPr>
        <w:t>os</w:t>
      </w:r>
      <w:r w:rsidRPr="00B33663">
        <w:rPr>
          <w:spacing w:val="-62"/>
          <w:sz w:val="26"/>
        </w:rPr>
        <w:t xml:space="preserve"> </w:t>
      </w:r>
      <w:r w:rsidRPr="00B33663">
        <w:rPr>
          <w:sz w:val="26"/>
        </w:rPr>
        <w:t>services.</w:t>
      </w:r>
    </w:p>
    <w:p w14:paraId="07F023C8" w14:textId="77777777" w:rsidR="00CD7E1A" w:rsidRPr="00B33663" w:rsidRDefault="00CD7E1A">
      <w:pPr>
        <w:pStyle w:val="BodyText"/>
        <w:spacing w:before="10"/>
        <w:ind w:left="0"/>
        <w:rPr>
          <w:sz w:val="24"/>
        </w:rPr>
      </w:pPr>
    </w:p>
    <w:p w14:paraId="170344CD" w14:textId="77777777" w:rsidR="00CD7E1A" w:rsidRPr="00B33663" w:rsidRDefault="00A42A03">
      <w:pPr>
        <w:pStyle w:val="Heading2"/>
        <w:rPr>
          <w:u w:val="none"/>
        </w:rPr>
      </w:pPr>
      <w:bookmarkStart w:id="2" w:name="PPP_Frame"/>
      <w:bookmarkEnd w:id="2"/>
      <w:r w:rsidRPr="00B33663">
        <w:rPr>
          <w:u w:val="none"/>
        </w:rPr>
        <w:t>PPP</w:t>
      </w:r>
      <w:r w:rsidRPr="00B33663">
        <w:rPr>
          <w:spacing w:val="-5"/>
          <w:u w:val="none"/>
        </w:rPr>
        <w:t xml:space="preserve"> </w:t>
      </w:r>
      <w:r w:rsidRPr="00B33663">
        <w:rPr>
          <w:u w:val="none"/>
        </w:rPr>
        <w:t>Frame</w:t>
      </w:r>
    </w:p>
    <w:p w14:paraId="4C9F7825" w14:textId="77777777" w:rsidR="00CD7E1A" w:rsidRPr="00B33663" w:rsidRDefault="00A42A03">
      <w:pPr>
        <w:pStyle w:val="BodyText"/>
        <w:spacing w:before="155"/>
        <w:ind w:left="480" w:right="632"/>
      </w:pPr>
      <w:r w:rsidRPr="00B33663">
        <w:rPr>
          <w:noProof/>
          <w:lang w:val="en-IN" w:eastAsia="en-IN"/>
        </w:rPr>
        <w:drawing>
          <wp:anchor distT="0" distB="0" distL="0" distR="0" simplePos="0" relativeHeight="251663872" behindDoc="0" locked="0" layoutInCell="1" allowOverlap="1" wp14:anchorId="7634CDB6" wp14:editId="07777777">
            <wp:simplePos x="0" y="0"/>
            <wp:positionH relativeFrom="page">
              <wp:posOffset>1623060</wp:posOffset>
            </wp:positionH>
            <wp:positionV relativeFrom="paragraph">
              <wp:posOffset>548309</wp:posOffset>
            </wp:positionV>
            <wp:extent cx="4510910" cy="453389"/>
            <wp:effectExtent l="0" t="0" r="0" b="0"/>
            <wp:wrapTopAndBottom/>
            <wp:docPr id="85"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4.jpeg"/>
                    <pic:cNvPicPr/>
                  </pic:nvPicPr>
                  <pic:blipFill>
                    <a:blip r:embed="rId51" cstate="print"/>
                    <a:stretch>
                      <a:fillRect/>
                    </a:stretch>
                  </pic:blipFill>
                  <pic:spPr>
                    <a:xfrm>
                      <a:off x="0" y="0"/>
                      <a:ext cx="4510910" cy="453389"/>
                    </a:xfrm>
                    <a:prstGeom prst="rect">
                      <a:avLst/>
                    </a:prstGeom>
                  </pic:spPr>
                </pic:pic>
              </a:graphicData>
            </a:graphic>
          </wp:anchor>
        </w:drawing>
      </w:r>
      <w:r w:rsidRPr="00B33663">
        <w:t>PPP</w:t>
      </w:r>
      <w:r w:rsidRPr="00B33663">
        <w:rPr>
          <w:spacing w:val="4"/>
        </w:rPr>
        <w:t xml:space="preserve"> </w:t>
      </w:r>
      <w:r w:rsidRPr="00B33663">
        <w:t>is</w:t>
      </w:r>
      <w:r w:rsidRPr="00B33663">
        <w:rPr>
          <w:spacing w:val="5"/>
        </w:rPr>
        <w:t xml:space="preserve"> </w:t>
      </w:r>
      <w:r w:rsidRPr="00B33663">
        <w:t>a</w:t>
      </w:r>
      <w:r w:rsidRPr="00B33663">
        <w:rPr>
          <w:spacing w:val="5"/>
        </w:rPr>
        <w:t xml:space="preserve"> </w:t>
      </w:r>
      <w:r w:rsidRPr="00B33663">
        <w:t>byte</w:t>
      </w:r>
      <w:r w:rsidRPr="00B33663">
        <w:rPr>
          <w:spacing w:val="7"/>
        </w:rPr>
        <w:t xml:space="preserve"> </w:t>
      </w:r>
      <w:r w:rsidRPr="00B33663">
        <w:t>-</w:t>
      </w:r>
      <w:r w:rsidRPr="00B33663">
        <w:rPr>
          <w:spacing w:val="6"/>
        </w:rPr>
        <w:t xml:space="preserve"> </w:t>
      </w:r>
      <w:r w:rsidRPr="00B33663">
        <w:t>oriented</w:t>
      </w:r>
      <w:r w:rsidRPr="00B33663">
        <w:rPr>
          <w:spacing w:val="5"/>
        </w:rPr>
        <w:t xml:space="preserve"> </w:t>
      </w:r>
      <w:r w:rsidRPr="00B33663">
        <w:t>protocol</w:t>
      </w:r>
      <w:r w:rsidRPr="00B33663">
        <w:rPr>
          <w:spacing w:val="5"/>
        </w:rPr>
        <w:t xml:space="preserve"> </w:t>
      </w:r>
      <w:r w:rsidRPr="00B33663">
        <w:t>where</w:t>
      </w:r>
      <w:r w:rsidRPr="00B33663">
        <w:rPr>
          <w:spacing w:val="5"/>
        </w:rPr>
        <w:t xml:space="preserve"> </w:t>
      </w:r>
      <w:r w:rsidRPr="00B33663">
        <w:t>each</w:t>
      </w:r>
      <w:r w:rsidRPr="00B33663">
        <w:rPr>
          <w:spacing w:val="5"/>
        </w:rPr>
        <w:t xml:space="preserve"> </w:t>
      </w:r>
      <w:r w:rsidRPr="00B33663">
        <w:t>field</w:t>
      </w:r>
      <w:r w:rsidRPr="00B33663">
        <w:rPr>
          <w:spacing w:val="5"/>
        </w:rPr>
        <w:t xml:space="preserve"> </w:t>
      </w:r>
      <w:r w:rsidRPr="00B33663">
        <w:t>of</w:t>
      </w:r>
      <w:r w:rsidRPr="00B33663">
        <w:rPr>
          <w:spacing w:val="5"/>
        </w:rPr>
        <w:t xml:space="preserve"> </w:t>
      </w:r>
      <w:r w:rsidRPr="00B33663">
        <w:t>the</w:t>
      </w:r>
      <w:r w:rsidRPr="00B33663">
        <w:rPr>
          <w:spacing w:val="5"/>
        </w:rPr>
        <w:t xml:space="preserve"> </w:t>
      </w:r>
      <w:r w:rsidRPr="00B33663">
        <w:t>frame</w:t>
      </w:r>
      <w:r w:rsidRPr="00B33663">
        <w:rPr>
          <w:spacing w:val="5"/>
        </w:rPr>
        <w:t xml:space="preserve"> </w:t>
      </w:r>
      <w:r w:rsidRPr="00B33663">
        <w:t>is</w:t>
      </w:r>
      <w:r w:rsidRPr="00B33663">
        <w:rPr>
          <w:spacing w:val="5"/>
        </w:rPr>
        <w:t xml:space="preserve"> </w:t>
      </w:r>
      <w:r w:rsidRPr="00B33663">
        <w:t>composed</w:t>
      </w:r>
      <w:r w:rsidRPr="00B33663">
        <w:rPr>
          <w:spacing w:val="5"/>
        </w:rPr>
        <w:t xml:space="preserve"> </w:t>
      </w:r>
      <w:r w:rsidRPr="00B33663">
        <w:t>of</w:t>
      </w:r>
      <w:r w:rsidRPr="00B33663">
        <w:rPr>
          <w:spacing w:val="7"/>
        </w:rPr>
        <w:t xml:space="preserve"> </w:t>
      </w:r>
      <w:r w:rsidRPr="00B33663">
        <w:t>one</w:t>
      </w:r>
      <w:r w:rsidRPr="00B33663">
        <w:rPr>
          <w:spacing w:val="-62"/>
        </w:rPr>
        <w:t xml:space="preserve"> </w:t>
      </w:r>
      <w:r w:rsidRPr="00B33663">
        <w:t>or</w:t>
      </w:r>
      <w:r w:rsidRPr="00B33663">
        <w:rPr>
          <w:spacing w:val="1"/>
        </w:rPr>
        <w:t xml:space="preserve"> </w:t>
      </w:r>
      <w:r w:rsidRPr="00B33663">
        <w:t>more</w:t>
      </w:r>
      <w:r w:rsidRPr="00B33663">
        <w:rPr>
          <w:spacing w:val="-1"/>
        </w:rPr>
        <w:t xml:space="preserve"> </w:t>
      </w:r>
      <w:r w:rsidRPr="00B33663">
        <w:t>bytes.</w:t>
      </w:r>
    </w:p>
    <w:p w14:paraId="4BDB5498" w14:textId="77777777" w:rsidR="00CD7E1A" w:rsidRPr="00B33663" w:rsidRDefault="00CD7E1A">
      <w:pPr>
        <w:pStyle w:val="BodyText"/>
        <w:spacing w:before="4"/>
        <w:ind w:left="0"/>
        <w:rPr>
          <w:sz w:val="28"/>
        </w:rPr>
      </w:pPr>
    </w:p>
    <w:p w14:paraId="777482DF" w14:textId="77777777" w:rsidR="00CD7E1A" w:rsidRPr="00B33663" w:rsidRDefault="00A42A03" w:rsidP="00E700C1">
      <w:pPr>
        <w:pStyle w:val="ListParagraph"/>
        <w:numPr>
          <w:ilvl w:val="0"/>
          <w:numId w:val="21"/>
        </w:numPr>
        <w:tabs>
          <w:tab w:val="left" w:pos="1201"/>
        </w:tabs>
        <w:spacing w:before="1"/>
        <w:ind w:right="1059" w:hanging="1203"/>
        <w:rPr>
          <w:sz w:val="26"/>
        </w:rPr>
      </w:pPr>
      <w:r w:rsidRPr="00B33663">
        <w:rPr>
          <w:b/>
          <w:sz w:val="26"/>
        </w:rPr>
        <w:t xml:space="preserve">Flag </w:t>
      </w:r>
      <w:r w:rsidRPr="00B33663">
        <w:rPr>
          <w:sz w:val="26"/>
        </w:rPr>
        <w:t>− 1 byte that marks the beginning and the end of the frame. The bit</w:t>
      </w:r>
      <w:r w:rsidRPr="00B33663">
        <w:rPr>
          <w:spacing w:val="-62"/>
          <w:sz w:val="26"/>
        </w:rPr>
        <w:t xml:space="preserve"> </w:t>
      </w:r>
      <w:r w:rsidRPr="00B33663">
        <w:rPr>
          <w:sz w:val="26"/>
        </w:rPr>
        <w:t>pattern</w:t>
      </w:r>
      <w:r w:rsidRPr="00B33663">
        <w:rPr>
          <w:spacing w:val="-2"/>
          <w:sz w:val="26"/>
        </w:rPr>
        <w:t xml:space="preserve"> </w:t>
      </w:r>
      <w:r w:rsidRPr="00B33663">
        <w:rPr>
          <w:sz w:val="26"/>
        </w:rPr>
        <w:t>of</w:t>
      </w:r>
      <w:r w:rsidRPr="00B33663">
        <w:rPr>
          <w:spacing w:val="2"/>
          <w:sz w:val="26"/>
        </w:rPr>
        <w:t xml:space="preserve"> </w:t>
      </w:r>
      <w:r w:rsidRPr="00B33663">
        <w:rPr>
          <w:sz w:val="26"/>
        </w:rPr>
        <w:t>the</w:t>
      </w:r>
      <w:r w:rsidRPr="00B33663">
        <w:rPr>
          <w:spacing w:val="-1"/>
          <w:sz w:val="26"/>
        </w:rPr>
        <w:t xml:space="preserve"> </w:t>
      </w:r>
      <w:r w:rsidRPr="00B33663">
        <w:rPr>
          <w:sz w:val="26"/>
        </w:rPr>
        <w:t>flag</w:t>
      </w:r>
      <w:r w:rsidRPr="00B33663">
        <w:rPr>
          <w:spacing w:val="-1"/>
          <w:sz w:val="26"/>
        </w:rPr>
        <w:t xml:space="preserve"> </w:t>
      </w:r>
      <w:r w:rsidRPr="00B33663">
        <w:rPr>
          <w:sz w:val="26"/>
        </w:rPr>
        <w:t>is</w:t>
      </w:r>
      <w:r w:rsidRPr="00B33663">
        <w:rPr>
          <w:spacing w:val="-1"/>
          <w:sz w:val="26"/>
        </w:rPr>
        <w:t xml:space="preserve"> </w:t>
      </w:r>
      <w:r w:rsidRPr="00B33663">
        <w:rPr>
          <w:sz w:val="26"/>
        </w:rPr>
        <w:t>01111110.</w:t>
      </w:r>
    </w:p>
    <w:p w14:paraId="4D8A224D" w14:textId="77777777" w:rsidR="00CD7E1A" w:rsidRPr="00B33663" w:rsidRDefault="00A42A03" w:rsidP="00E700C1">
      <w:pPr>
        <w:pStyle w:val="ListParagraph"/>
        <w:numPr>
          <w:ilvl w:val="0"/>
          <w:numId w:val="21"/>
        </w:numPr>
        <w:tabs>
          <w:tab w:val="left" w:pos="1201"/>
        </w:tabs>
        <w:ind w:left="1200" w:hanging="361"/>
        <w:rPr>
          <w:sz w:val="26"/>
        </w:rPr>
      </w:pPr>
      <w:r w:rsidRPr="00B33663">
        <w:rPr>
          <w:b/>
          <w:sz w:val="26"/>
        </w:rPr>
        <w:t>Address</w:t>
      </w:r>
      <w:r w:rsidRPr="00B33663">
        <w:rPr>
          <w:b/>
          <w:spacing w:val="-2"/>
          <w:sz w:val="26"/>
        </w:rPr>
        <w:t xml:space="preserve"> </w:t>
      </w:r>
      <w:r w:rsidRPr="00B33663">
        <w:rPr>
          <w:sz w:val="26"/>
        </w:rPr>
        <w:t>− 1</w:t>
      </w:r>
      <w:r w:rsidRPr="00B33663">
        <w:rPr>
          <w:spacing w:val="-2"/>
          <w:sz w:val="26"/>
        </w:rPr>
        <w:t xml:space="preserve"> </w:t>
      </w:r>
      <w:r w:rsidRPr="00B33663">
        <w:rPr>
          <w:sz w:val="26"/>
        </w:rPr>
        <w:t>byte</w:t>
      </w:r>
      <w:r w:rsidRPr="00B33663">
        <w:rPr>
          <w:spacing w:val="-1"/>
          <w:sz w:val="26"/>
        </w:rPr>
        <w:t xml:space="preserve"> </w:t>
      </w:r>
      <w:r w:rsidRPr="00B33663">
        <w:rPr>
          <w:sz w:val="26"/>
        </w:rPr>
        <w:t>which</w:t>
      </w:r>
      <w:r w:rsidRPr="00B33663">
        <w:rPr>
          <w:spacing w:val="-2"/>
          <w:sz w:val="26"/>
        </w:rPr>
        <w:t xml:space="preserve"> </w:t>
      </w:r>
      <w:r w:rsidRPr="00B33663">
        <w:rPr>
          <w:sz w:val="26"/>
        </w:rPr>
        <w:t>is</w:t>
      </w:r>
      <w:r w:rsidRPr="00B33663">
        <w:rPr>
          <w:spacing w:val="-3"/>
          <w:sz w:val="26"/>
        </w:rPr>
        <w:t xml:space="preserve"> </w:t>
      </w:r>
      <w:r w:rsidRPr="00B33663">
        <w:rPr>
          <w:sz w:val="26"/>
        </w:rPr>
        <w:t>set</w:t>
      </w:r>
      <w:r w:rsidRPr="00B33663">
        <w:rPr>
          <w:spacing w:val="-2"/>
          <w:sz w:val="26"/>
        </w:rPr>
        <w:t xml:space="preserve"> </w:t>
      </w:r>
      <w:r w:rsidRPr="00B33663">
        <w:rPr>
          <w:sz w:val="26"/>
        </w:rPr>
        <w:t>to</w:t>
      </w:r>
      <w:r w:rsidRPr="00B33663">
        <w:rPr>
          <w:spacing w:val="-1"/>
          <w:sz w:val="26"/>
        </w:rPr>
        <w:t xml:space="preserve"> </w:t>
      </w:r>
      <w:r w:rsidRPr="00B33663">
        <w:rPr>
          <w:sz w:val="26"/>
        </w:rPr>
        <w:t>11111111</w:t>
      </w:r>
      <w:r w:rsidRPr="00B33663">
        <w:rPr>
          <w:spacing w:val="-2"/>
          <w:sz w:val="26"/>
        </w:rPr>
        <w:t xml:space="preserve"> </w:t>
      </w:r>
      <w:r w:rsidRPr="00B33663">
        <w:rPr>
          <w:sz w:val="26"/>
        </w:rPr>
        <w:t>in</w:t>
      </w:r>
      <w:r w:rsidRPr="00B33663">
        <w:rPr>
          <w:spacing w:val="-1"/>
          <w:sz w:val="26"/>
        </w:rPr>
        <w:t xml:space="preserve"> </w:t>
      </w:r>
      <w:r w:rsidRPr="00B33663">
        <w:rPr>
          <w:sz w:val="26"/>
        </w:rPr>
        <w:t>case</w:t>
      </w:r>
      <w:r w:rsidRPr="00B33663">
        <w:rPr>
          <w:spacing w:val="-2"/>
          <w:sz w:val="26"/>
        </w:rPr>
        <w:t xml:space="preserve"> </w:t>
      </w:r>
      <w:r w:rsidRPr="00B33663">
        <w:rPr>
          <w:sz w:val="26"/>
        </w:rPr>
        <w:t>of broadcast.</w:t>
      </w:r>
    </w:p>
    <w:p w14:paraId="22C09DEE" w14:textId="77777777" w:rsidR="00CD7E1A" w:rsidRPr="00B33663" w:rsidRDefault="00A42A03" w:rsidP="00E700C1">
      <w:pPr>
        <w:pStyle w:val="ListParagraph"/>
        <w:numPr>
          <w:ilvl w:val="0"/>
          <w:numId w:val="21"/>
        </w:numPr>
        <w:tabs>
          <w:tab w:val="left" w:pos="1201"/>
        </w:tabs>
        <w:spacing w:before="1" w:line="298" w:lineRule="exact"/>
        <w:ind w:left="1200" w:hanging="361"/>
        <w:rPr>
          <w:sz w:val="26"/>
        </w:rPr>
      </w:pPr>
      <w:r w:rsidRPr="00B33663">
        <w:rPr>
          <w:b/>
          <w:sz w:val="26"/>
        </w:rPr>
        <w:t>Control</w:t>
      </w:r>
      <w:r w:rsidRPr="00B33663">
        <w:rPr>
          <w:b/>
          <w:spacing w:val="-2"/>
          <w:sz w:val="26"/>
        </w:rPr>
        <w:t xml:space="preserve"> </w:t>
      </w:r>
      <w:r w:rsidRPr="00B33663">
        <w:rPr>
          <w:sz w:val="26"/>
        </w:rPr>
        <w:t>−</w:t>
      </w:r>
      <w:r w:rsidRPr="00B33663">
        <w:rPr>
          <w:spacing w:val="1"/>
          <w:sz w:val="26"/>
        </w:rPr>
        <w:t xml:space="preserve"> </w:t>
      </w:r>
      <w:r w:rsidRPr="00B33663">
        <w:rPr>
          <w:sz w:val="26"/>
        </w:rPr>
        <w:t>1</w:t>
      </w:r>
      <w:r w:rsidRPr="00B33663">
        <w:rPr>
          <w:spacing w:val="-2"/>
          <w:sz w:val="26"/>
        </w:rPr>
        <w:t xml:space="preserve"> </w:t>
      </w:r>
      <w:r w:rsidRPr="00B33663">
        <w:rPr>
          <w:sz w:val="26"/>
        </w:rPr>
        <w:t>byte</w:t>
      </w:r>
      <w:r w:rsidRPr="00B33663">
        <w:rPr>
          <w:spacing w:val="-2"/>
          <w:sz w:val="26"/>
        </w:rPr>
        <w:t xml:space="preserve"> </w:t>
      </w:r>
      <w:r w:rsidRPr="00B33663">
        <w:rPr>
          <w:sz w:val="26"/>
        </w:rPr>
        <w:t>set</w:t>
      </w:r>
      <w:r w:rsidRPr="00B33663">
        <w:rPr>
          <w:spacing w:val="-2"/>
          <w:sz w:val="26"/>
        </w:rPr>
        <w:t xml:space="preserve"> </w:t>
      </w:r>
      <w:r w:rsidRPr="00B33663">
        <w:rPr>
          <w:sz w:val="26"/>
        </w:rPr>
        <w:t>to</w:t>
      </w:r>
      <w:r w:rsidRPr="00B33663">
        <w:rPr>
          <w:spacing w:val="-1"/>
          <w:sz w:val="26"/>
        </w:rPr>
        <w:t xml:space="preserve"> </w:t>
      </w:r>
      <w:r w:rsidRPr="00B33663">
        <w:rPr>
          <w:sz w:val="26"/>
        </w:rPr>
        <w:t>a</w:t>
      </w:r>
      <w:r w:rsidRPr="00B33663">
        <w:rPr>
          <w:spacing w:val="-2"/>
          <w:sz w:val="26"/>
        </w:rPr>
        <w:t xml:space="preserve"> </w:t>
      </w:r>
      <w:r w:rsidRPr="00B33663">
        <w:rPr>
          <w:sz w:val="26"/>
        </w:rPr>
        <w:t>constant</w:t>
      </w:r>
      <w:r w:rsidRPr="00B33663">
        <w:rPr>
          <w:spacing w:val="1"/>
          <w:sz w:val="26"/>
        </w:rPr>
        <w:t xml:space="preserve"> </w:t>
      </w:r>
      <w:r w:rsidRPr="00B33663">
        <w:rPr>
          <w:sz w:val="26"/>
        </w:rPr>
        <w:t>value</w:t>
      </w:r>
      <w:r w:rsidRPr="00B33663">
        <w:rPr>
          <w:spacing w:val="-2"/>
          <w:sz w:val="26"/>
        </w:rPr>
        <w:t xml:space="preserve"> </w:t>
      </w:r>
      <w:r w:rsidRPr="00B33663">
        <w:rPr>
          <w:sz w:val="26"/>
        </w:rPr>
        <w:t>of</w:t>
      </w:r>
      <w:r w:rsidRPr="00B33663">
        <w:rPr>
          <w:spacing w:val="1"/>
          <w:sz w:val="26"/>
        </w:rPr>
        <w:t xml:space="preserve"> </w:t>
      </w:r>
      <w:r w:rsidRPr="00B33663">
        <w:rPr>
          <w:sz w:val="26"/>
        </w:rPr>
        <w:t>11000000.</w:t>
      </w:r>
    </w:p>
    <w:p w14:paraId="3C85C597" w14:textId="77777777" w:rsidR="00CD7E1A" w:rsidRPr="00B33663" w:rsidRDefault="00A42A03" w:rsidP="00E700C1">
      <w:pPr>
        <w:pStyle w:val="ListParagraph"/>
        <w:numPr>
          <w:ilvl w:val="0"/>
          <w:numId w:val="21"/>
        </w:numPr>
        <w:tabs>
          <w:tab w:val="left" w:pos="1201"/>
        </w:tabs>
        <w:ind w:left="2434" w:right="692" w:hanging="1595"/>
        <w:rPr>
          <w:sz w:val="26"/>
        </w:rPr>
      </w:pPr>
      <w:r w:rsidRPr="00B33663">
        <w:rPr>
          <w:b/>
          <w:sz w:val="26"/>
        </w:rPr>
        <w:t xml:space="preserve">Protocol </w:t>
      </w:r>
      <w:r w:rsidRPr="00B33663">
        <w:rPr>
          <w:sz w:val="26"/>
        </w:rPr>
        <w:t>− 1 or 2 bytes that define the type of data contained in the payload</w:t>
      </w:r>
      <w:r w:rsidRPr="00B33663">
        <w:rPr>
          <w:spacing w:val="-62"/>
          <w:sz w:val="26"/>
        </w:rPr>
        <w:t xml:space="preserve"> </w:t>
      </w:r>
      <w:r w:rsidRPr="00B33663">
        <w:rPr>
          <w:sz w:val="26"/>
        </w:rPr>
        <w:t>field.</w:t>
      </w:r>
    </w:p>
    <w:p w14:paraId="39F697BC" w14:textId="77777777" w:rsidR="00CD7E1A" w:rsidRPr="00B33663" w:rsidRDefault="00A42A03" w:rsidP="00E700C1">
      <w:pPr>
        <w:pStyle w:val="ListParagraph"/>
        <w:numPr>
          <w:ilvl w:val="0"/>
          <w:numId w:val="21"/>
        </w:numPr>
        <w:tabs>
          <w:tab w:val="left" w:pos="1201"/>
        </w:tabs>
        <w:spacing w:before="1"/>
        <w:ind w:left="2434" w:right="1203" w:hanging="1595"/>
        <w:rPr>
          <w:sz w:val="26"/>
        </w:rPr>
      </w:pPr>
      <w:r w:rsidRPr="00B33663">
        <w:rPr>
          <w:b/>
          <w:sz w:val="26"/>
        </w:rPr>
        <w:t xml:space="preserve">Payload </w:t>
      </w:r>
      <w:r w:rsidRPr="00B33663">
        <w:rPr>
          <w:sz w:val="26"/>
        </w:rPr>
        <w:t>− This carries the data from the network layer. The maximum</w:t>
      </w:r>
      <w:r w:rsidRPr="00B33663">
        <w:rPr>
          <w:spacing w:val="-62"/>
          <w:sz w:val="26"/>
        </w:rPr>
        <w:t xml:space="preserve"> </w:t>
      </w:r>
      <w:r w:rsidRPr="00B33663">
        <w:rPr>
          <w:sz w:val="26"/>
        </w:rPr>
        <w:t>length of</w:t>
      </w:r>
      <w:r w:rsidRPr="00B33663">
        <w:rPr>
          <w:spacing w:val="2"/>
          <w:sz w:val="26"/>
        </w:rPr>
        <w:t xml:space="preserve"> </w:t>
      </w:r>
      <w:r w:rsidRPr="00B33663">
        <w:rPr>
          <w:sz w:val="26"/>
        </w:rPr>
        <w:t>the</w:t>
      </w:r>
      <w:r w:rsidRPr="00B33663">
        <w:rPr>
          <w:spacing w:val="-1"/>
          <w:sz w:val="26"/>
        </w:rPr>
        <w:t xml:space="preserve"> </w:t>
      </w:r>
      <w:r w:rsidRPr="00B33663">
        <w:rPr>
          <w:sz w:val="26"/>
        </w:rPr>
        <w:t>payload</w:t>
      </w:r>
      <w:r w:rsidRPr="00B33663">
        <w:rPr>
          <w:spacing w:val="-2"/>
          <w:sz w:val="26"/>
        </w:rPr>
        <w:t xml:space="preserve"> </w:t>
      </w:r>
      <w:r w:rsidRPr="00B33663">
        <w:rPr>
          <w:sz w:val="26"/>
        </w:rPr>
        <w:t>field</w:t>
      </w:r>
      <w:r w:rsidRPr="00B33663">
        <w:rPr>
          <w:spacing w:val="-1"/>
          <w:sz w:val="26"/>
        </w:rPr>
        <w:t xml:space="preserve"> </w:t>
      </w:r>
      <w:r w:rsidRPr="00B33663">
        <w:rPr>
          <w:sz w:val="26"/>
        </w:rPr>
        <w:t>is</w:t>
      </w:r>
      <w:r w:rsidRPr="00B33663">
        <w:rPr>
          <w:spacing w:val="-1"/>
          <w:sz w:val="26"/>
        </w:rPr>
        <w:t xml:space="preserve"> </w:t>
      </w:r>
      <w:r w:rsidRPr="00B33663">
        <w:rPr>
          <w:sz w:val="26"/>
        </w:rPr>
        <w:t>1500</w:t>
      </w:r>
      <w:r w:rsidRPr="00B33663">
        <w:rPr>
          <w:spacing w:val="1"/>
          <w:sz w:val="26"/>
        </w:rPr>
        <w:t xml:space="preserve"> </w:t>
      </w:r>
      <w:r w:rsidRPr="00B33663">
        <w:rPr>
          <w:sz w:val="26"/>
        </w:rPr>
        <w:t>bytes.</w:t>
      </w:r>
    </w:p>
    <w:p w14:paraId="51A7E31A" w14:textId="77777777" w:rsidR="00CD7E1A" w:rsidRPr="00B33663" w:rsidRDefault="00A42A03" w:rsidP="00E700C1">
      <w:pPr>
        <w:pStyle w:val="ListParagraph"/>
        <w:numPr>
          <w:ilvl w:val="0"/>
          <w:numId w:val="21"/>
        </w:numPr>
        <w:tabs>
          <w:tab w:val="left" w:pos="1201"/>
        </w:tabs>
        <w:ind w:left="1978" w:right="1122" w:hanging="1139"/>
        <w:rPr>
          <w:sz w:val="26"/>
        </w:rPr>
      </w:pPr>
      <w:r w:rsidRPr="00B33663">
        <w:rPr>
          <w:b/>
          <w:sz w:val="26"/>
        </w:rPr>
        <w:t xml:space="preserve">FCS </w:t>
      </w:r>
      <w:r w:rsidRPr="00B33663">
        <w:rPr>
          <w:sz w:val="26"/>
        </w:rPr>
        <w:t>− It is a 2 byte(16-bit) or 4 bytes(32-bit) frame check sequence for</w:t>
      </w:r>
      <w:r w:rsidRPr="00B33663">
        <w:rPr>
          <w:spacing w:val="-62"/>
          <w:sz w:val="26"/>
        </w:rPr>
        <w:t xml:space="preserve"> </w:t>
      </w:r>
      <w:r w:rsidRPr="00B33663">
        <w:rPr>
          <w:sz w:val="26"/>
        </w:rPr>
        <w:t>error</w:t>
      </w:r>
      <w:r w:rsidRPr="00B33663">
        <w:rPr>
          <w:spacing w:val="-2"/>
          <w:sz w:val="26"/>
        </w:rPr>
        <w:t xml:space="preserve"> </w:t>
      </w:r>
      <w:r w:rsidRPr="00B33663">
        <w:rPr>
          <w:sz w:val="26"/>
        </w:rPr>
        <w:t>detection.</w:t>
      </w:r>
      <w:r w:rsidRPr="00B33663">
        <w:rPr>
          <w:spacing w:val="1"/>
          <w:sz w:val="26"/>
        </w:rPr>
        <w:t xml:space="preserve"> </w:t>
      </w:r>
      <w:r w:rsidRPr="00B33663">
        <w:rPr>
          <w:sz w:val="26"/>
        </w:rPr>
        <w:t>The</w:t>
      </w:r>
      <w:r w:rsidRPr="00B33663">
        <w:rPr>
          <w:spacing w:val="-1"/>
          <w:sz w:val="26"/>
        </w:rPr>
        <w:t xml:space="preserve"> </w:t>
      </w:r>
      <w:r w:rsidRPr="00B33663">
        <w:rPr>
          <w:sz w:val="26"/>
        </w:rPr>
        <w:t>standard</w:t>
      </w:r>
      <w:r w:rsidRPr="00B33663">
        <w:rPr>
          <w:spacing w:val="-1"/>
          <w:sz w:val="26"/>
        </w:rPr>
        <w:t xml:space="preserve"> </w:t>
      </w:r>
      <w:r w:rsidRPr="00B33663">
        <w:rPr>
          <w:sz w:val="26"/>
        </w:rPr>
        <w:t>code</w:t>
      </w:r>
      <w:r w:rsidRPr="00B33663">
        <w:rPr>
          <w:spacing w:val="-1"/>
          <w:sz w:val="26"/>
        </w:rPr>
        <w:t xml:space="preserve"> </w:t>
      </w:r>
      <w:r w:rsidRPr="00B33663">
        <w:rPr>
          <w:sz w:val="26"/>
        </w:rPr>
        <w:t>used</w:t>
      </w:r>
      <w:r w:rsidRPr="00B33663">
        <w:rPr>
          <w:spacing w:val="2"/>
          <w:sz w:val="26"/>
        </w:rPr>
        <w:t xml:space="preserve"> </w:t>
      </w:r>
      <w:r w:rsidRPr="00B33663">
        <w:rPr>
          <w:sz w:val="26"/>
        </w:rPr>
        <w:t>is</w:t>
      </w:r>
      <w:r w:rsidRPr="00B33663">
        <w:rPr>
          <w:spacing w:val="-1"/>
          <w:sz w:val="26"/>
        </w:rPr>
        <w:t xml:space="preserve"> </w:t>
      </w:r>
      <w:r w:rsidRPr="00B33663">
        <w:rPr>
          <w:sz w:val="26"/>
        </w:rPr>
        <w:t>CRC.</w:t>
      </w:r>
    </w:p>
    <w:p w14:paraId="2916C19D" w14:textId="49717B06" w:rsidR="00CD7E1A" w:rsidRPr="00B33663" w:rsidRDefault="00CD7E1A" w:rsidP="7821D542">
      <w:pPr>
        <w:rPr>
          <w:sz w:val="26"/>
          <w:szCs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74869460"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48A25CCC">
          <v:group id="_x0000_s1097" style="width:436.3pt;height:4.45pt;mso-position-horizontal-relative:char;mso-position-vertical-relative:line" coordsize="8726,89">
            <v:shape id="_x0000_s1098" style="position:absolute;width:8726;height:89" coordsize="8726,89" o:spt="100" adj="0,,0" path="m8726,29l,29,,89r8726,l8726,29xm8726,l,,,14r8726,l8726,xe" fillcolor="#612322" stroked="f">
              <v:stroke joinstyle="round"/>
              <v:formulas/>
              <v:path arrowok="t" o:connecttype="segments"/>
            </v:shape>
            <w10:anchorlock/>
          </v:group>
        </w:pict>
      </w:r>
    </w:p>
    <w:p w14:paraId="187F57B8" w14:textId="77777777" w:rsidR="00CD7E1A" w:rsidRPr="00B33663" w:rsidRDefault="00CD7E1A">
      <w:pPr>
        <w:pStyle w:val="BodyText"/>
        <w:ind w:left="0"/>
        <w:rPr>
          <w:sz w:val="17"/>
        </w:rPr>
      </w:pPr>
    </w:p>
    <w:p w14:paraId="6545B15D" w14:textId="77777777" w:rsidR="00CD7E1A" w:rsidRPr="00B33663" w:rsidRDefault="00A42A03">
      <w:pPr>
        <w:pStyle w:val="Heading2"/>
        <w:spacing w:before="89"/>
        <w:jc w:val="both"/>
        <w:rPr>
          <w:u w:val="none"/>
        </w:rPr>
      </w:pPr>
      <w:r w:rsidRPr="00B33663">
        <w:rPr>
          <w:u w:val="none"/>
        </w:rPr>
        <w:t>Byte</w:t>
      </w:r>
      <w:r w:rsidRPr="00B33663">
        <w:rPr>
          <w:spacing w:val="-2"/>
          <w:u w:val="none"/>
        </w:rPr>
        <w:t xml:space="preserve"> </w:t>
      </w:r>
      <w:r w:rsidRPr="00B33663">
        <w:rPr>
          <w:u w:val="none"/>
        </w:rPr>
        <w:t>Stuffing in</w:t>
      </w:r>
      <w:r w:rsidRPr="00B33663">
        <w:rPr>
          <w:spacing w:val="-2"/>
          <w:u w:val="none"/>
        </w:rPr>
        <w:t xml:space="preserve"> </w:t>
      </w:r>
      <w:r w:rsidRPr="00B33663">
        <w:rPr>
          <w:u w:val="none"/>
        </w:rPr>
        <w:t>PPP</w:t>
      </w:r>
      <w:r w:rsidRPr="00B33663">
        <w:rPr>
          <w:spacing w:val="-2"/>
          <w:u w:val="none"/>
        </w:rPr>
        <w:t xml:space="preserve"> </w:t>
      </w:r>
      <w:r w:rsidRPr="00B33663">
        <w:rPr>
          <w:u w:val="none"/>
        </w:rPr>
        <w:t>Frame</w:t>
      </w:r>
    </w:p>
    <w:p w14:paraId="51569BFE" w14:textId="77777777" w:rsidR="00CD7E1A" w:rsidRPr="00B33663" w:rsidRDefault="00A42A03">
      <w:pPr>
        <w:pStyle w:val="BodyText"/>
        <w:spacing w:before="155"/>
        <w:ind w:left="480" w:right="641"/>
        <w:jc w:val="both"/>
      </w:pPr>
      <w:r w:rsidRPr="00B33663">
        <w:t>Byte stuffing is used is PPP payload field whenever the flag sequence appears in</w:t>
      </w:r>
      <w:r w:rsidRPr="00B33663">
        <w:rPr>
          <w:spacing w:val="1"/>
        </w:rPr>
        <w:t xml:space="preserve"> </w:t>
      </w:r>
      <w:r w:rsidRPr="00B33663">
        <w:t>the message, so that the receiver does not consider it as the end of the frame. The</w:t>
      </w:r>
      <w:r w:rsidRPr="00B33663">
        <w:rPr>
          <w:spacing w:val="1"/>
        </w:rPr>
        <w:t xml:space="preserve"> </w:t>
      </w:r>
      <w:r w:rsidRPr="00B33663">
        <w:t>escape byte, 01111101, is stuffed before every byte that contains the same byte as</w:t>
      </w:r>
      <w:r w:rsidRPr="00B33663">
        <w:rPr>
          <w:spacing w:val="1"/>
        </w:rPr>
        <w:t xml:space="preserve"> </w:t>
      </w:r>
      <w:r w:rsidRPr="00B33663">
        <w:t>the</w:t>
      </w:r>
      <w:r w:rsidRPr="00B33663">
        <w:rPr>
          <w:spacing w:val="26"/>
        </w:rPr>
        <w:t xml:space="preserve"> </w:t>
      </w:r>
      <w:r w:rsidRPr="00B33663">
        <w:t>flag</w:t>
      </w:r>
      <w:r w:rsidRPr="00B33663">
        <w:rPr>
          <w:spacing w:val="27"/>
        </w:rPr>
        <w:t xml:space="preserve"> </w:t>
      </w:r>
      <w:r w:rsidRPr="00B33663">
        <w:t>byte</w:t>
      </w:r>
      <w:r w:rsidRPr="00B33663">
        <w:rPr>
          <w:spacing w:val="26"/>
        </w:rPr>
        <w:t xml:space="preserve"> </w:t>
      </w:r>
      <w:r w:rsidRPr="00B33663">
        <w:t>or</w:t>
      </w:r>
      <w:r w:rsidRPr="00B33663">
        <w:rPr>
          <w:spacing w:val="27"/>
        </w:rPr>
        <w:t xml:space="preserve"> </w:t>
      </w:r>
      <w:r w:rsidRPr="00B33663">
        <w:t>the</w:t>
      </w:r>
      <w:r w:rsidRPr="00B33663">
        <w:rPr>
          <w:spacing w:val="26"/>
        </w:rPr>
        <w:t xml:space="preserve"> </w:t>
      </w:r>
      <w:r w:rsidRPr="00B33663">
        <w:t>escape</w:t>
      </w:r>
      <w:r w:rsidRPr="00B33663">
        <w:rPr>
          <w:spacing w:val="27"/>
        </w:rPr>
        <w:t xml:space="preserve"> </w:t>
      </w:r>
      <w:r w:rsidRPr="00B33663">
        <w:t>byte.</w:t>
      </w:r>
      <w:r w:rsidRPr="00B33663">
        <w:rPr>
          <w:spacing w:val="26"/>
        </w:rPr>
        <w:t xml:space="preserve"> </w:t>
      </w:r>
      <w:r w:rsidRPr="00B33663">
        <w:t>The</w:t>
      </w:r>
      <w:r w:rsidRPr="00B33663">
        <w:rPr>
          <w:spacing w:val="27"/>
        </w:rPr>
        <w:t xml:space="preserve"> </w:t>
      </w:r>
      <w:r w:rsidRPr="00B33663">
        <w:t>receiver</w:t>
      </w:r>
      <w:r w:rsidRPr="00B33663">
        <w:rPr>
          <w:spacing w:val="27"/>
        </w:rPr>
        <w:t xml:space="preserve"> </w:t>
      </w:r>
      <w:r w:rsidRPr="00B33663">
        <w:t>on</w:t>
      </w:r>
      <w:r w:rsidRPr="00B33663">
        <w:rPr>
          <w:spacing w:val="26"/>
        </w:rPr>
        <w:t xml:space="preserve"> </w:t>
      </w:r>
      <w:r w:rsidRPr="00B33663">
        <w:t>receiving</w:t>
      </w:r>
      <w:r w:rsidRPr="00B33663">
        <w:rPr>
          <w:spacing w:val="27"/>
        </w:rPr>
        <w:t xml:space="preserve"> </w:t>
      </w:r>
      <w:r w:rsidRPr="00B33663">
        <w:t>the</w:t>
      </w:r>
      <w:r w:rsidRPr="00B33663">
        <w:rPr>
          <w:spacing w:val="28"/>
        </w:rPr>
        <w:t xml:space="preserve"> </w:t>
      </w:r>
      <w:r w:rsidRPr="00B33663">
        <w:t>message</w:t>
      </w:r>
      <w:r w:rsidRPr="00B33663">
        <w:rPr>
          <w:spacing w:val="27"/>
        </w:rPr>
        <w:t xml:space="preserve"> </w:t>
      </w:r>
      <w:r w:rsidRPr="00B33663">
        <w:t>removes</w:t>
      </w:r>
      <w:r w:rsidRPr="00B33663">
        <w:rPr>
          <w:spacing w:val="-63"/>
        </w:rPr>
        <w:t xml:space="preserve"> </w:t>
      </w:r>
      <w:r w:rsidRPr="00B33663">
        <w:t>the</w:t>
      </w:r>
      <w:r w:rsidRPr="00B33663">
        <w:rPr>
          <w:spacing w:val="-2"/>
        </w:rPr>
        <w:t xml:space="preserve"> </w:t>
      </w:r>
      <w:r w:rsidRPr="00B33663">
        <w:t>escape</w:t>
      </w:r>
      <w:r w:rsidRPr="00B33663">
        <w:rPr>
          <w:spacing w:val="-2"/>
        </w:rPr>
        <w:t xml:space="preserve"> </w:t>
      </w:r>
      <w:r w:rsidRPr="00B33663">
        <w:t>byte</w:t>
      </w:r>
      <w:r w:rsidRPr="00B33663">
        <w:rPr>
          <w:spacing w:val="-2"/>
        </w:rPr>
        <w:t xml:space="preserve"> </w:t>
      </w:r>
      <w:r w:rsidRPr="00B33663">
        <w:t>before</w:t>
      </w:r>
      <w:r w:rsidRPr="00B33663">
        <w:rPr>
          <w:spacing w:val="1"/>
        </w:rPr>
        <w:t xml:space="preserve"> </w:t>
      </w:r>
      <w:r w:rsidRPr="00B33663">
        <w:t>passing</w:t>
      </w:r>
      <w:r w:rsidRPr="00B33663">
        <w:rPr>
          <w:spacing w:val="-1"/>
        </w:rPr>
        <w:t xml:space="preserve"> </w:t>
      </w:r>
      <w:r w:rsidRPr="00B33663">
        <w:t>it</w:t>
      </w:r>
      <w:r w:rsidRPr="00B33663">
        <w:rPr>
          <w:spacing w:val="1"/>
        </w:rPr>
        <w:t xml:space="preserve"> </w:t>
      </w:r>
      <w:r w:rsidRPr="00B33663">
        <w:t>onto</w:t>
      </w:r>
      <w:r w:rsidRPr="00B33663">
        <w:rPr>
          <w:spacing w:val="-2"/>
        </w:rPr>
        <w:t xml:space="preserve"> </w:t>
      </w:r>
      <w:r w:rsidRPr="00B33663">
        <w:t>the</w:t>
      </w:r>
      <w:r w:rsidRPr="00B33663">
        <w:rPr>
          <w:spacing w:val="1"/>
        </w:rPr>
        <w:t xml:space="preserve"> </w:t>
      </w:r>
      <w:r w:rsidRPr="00B33663">
        <w:t>network</w:t>
      </w:r>
      <w:r w:rsidRPr="00B33663">
        <w:rPr>
          <w:spacing w:val="-2"/>
        </w:rPr>
        <w:t xml:space="preserve"> </w:t>
      </w:r>
      <w:r w:rsidRPr="00B33663">
        <w:t>layer.</w:t>
      </w:r>
    </w:p>
    <w:p w14:paraId="54738AF4" w14:textId="77777777" w:rsidR="00CD7E1A" w:rsidRPr="00B33663" w:rsidRDefault="00CD7E1A">
      <w:pPr>
        <w:pStyle w:val="BodyText"/>
        <w:ind w:left="0"/>
        <w:rPr>
          <w:sz w:val="37"/>
        </w:rPr>
      </w:pPr>
    </w:p>
    <w:p w14:paraId="3F64E620" w14:textId="77777777" w:rsidR="00CD7E1A" w:rsidRPr="00B33663" w:rsidRDefault="00A42A03">
      <w:pPr>
        <w:pStyle w:val="Heading2"/>
        <w:spacing w:before="1"/>
        <w:rPr>
          <w:u w:val="none"/>
        </w:rPr>
      </w:pPr>
      <w:bookmarkStart w:id="3" w:name="Transition_Phases_in_PPP"/>
      <w:bookmarkEnd w:id="3"/>
      <w:r w:rsidRPr="00B33663">
        <w:rPr>
          <w:u w:val="none"/>
        </w:rPr>
        <w:t>Transition</w:t>
      </w:r>
      <w:r w:rsidRPr="00B33663">
        <w:rPr>
          <w:spacing w:val="-4"/>
          <w:u w:val="none"/>
        </w:rPr>
        <w:t xml:space="preserve"> </w:t>
      </w:r>
      <w:r w:rsidRPr="00B33663">
        <w:rPr>
          <w:u w:val="none"/>
        </w:rPr>
        <w:t>Phases</w:t>
      </w:r>
      <w:r w:rsidRPr="00B33663">
        <w:rPr>
          <w:spacing w:val="-2"/>
          <w:u w:val="none"/>
        </w:rPr>
        <w:t xml:space="preserve"> </w:t>
      </w:r>
      <w:r w:rsidRPr="00B33663">
        <w:rPr>
          <w:u w:val="none"/>
        </w:rPr>
        <w:t>in</w:t>
      </w:r>
      <w:r w:rsidRPr="00B33663">
        <w:rPr>
          <w:spacing w:val="-6"/>
          <w:u w:val="none"/>
        </w:rPr>
        <w:t xml:space="preserve"> </w:t>
      </w:r>
      <w:r w:rsidRPr="00B33663">
        <w:rPr>
          <w:u w:val="none"/>
        </w:rPr>
        <w:t>PPP</w:t>
      </w:r>
    </w:p>
    <w:p w14:paraId="0E6BB8E8" w14:textId="77777777" w:rsidR="00CD7E1A" w:rsidRPr="00B33663" w:rsidRDefault="00A42A03">
      <w:pPr>
        <w:spacing w:before="114"/>
        <w:ind w:left="480"/>
        <w:rPr>
          <w:i/>
          <w:sz w:val="26"/>
        </w:rPr>
      </w:pPr>
      <w:r w:rsidRPr="00B33663">
        <w:rPr>
          <w:sz w:val="26"/>
        </w:rPr>
        <w:t>The</w:t>
      </w:r>
      <w:r w:rsidRPr="00B33663">
        <w:rPr>
          <w:spacing w:val="25"/>
          <w:sz w:val="26"/>
        </w:rPr>
        <w:t xml:space="preserve"> </w:t>
      </w:r>
      <w:r w:rsidRPr="00B33663">
        <w:rPr>
          <w:sz w:val="26"/>
        </w:rPr>
        <w:t>PPP</w:t>
      </w:r>
      <w:r w:rsidRPr="00B33663">
        <w:rPr>
          <w:spacing w:val="26"/>
          <w:sz w:val="26"/>
        </w:rPr>
        <w:t xml:space="preserve"> </w:t>
      </w:r>
      <w:r w:rsidRPr="00B33663">
        <w:rPr>
          <w:sz w:val="26"/>
        </w:rPr>
        <w:t>connection</w:t>
      </w:r>
      <w:r w:rsidRPr="00B33663">
        <w:rPr>
          <w:spacing w:val="26"/>
          <w:sz w:val="26"/>
        </w:rPr>
        <w:t xml:space="preserve"> </w:t>
      </w:r>
      <w:r w:rsidRPr="00B33663">
        <w:rPr>
          <w:sz w:val="26"/>
        </w:rPr>
        <w:t>goes</w:t>
      </w:r>
      <w:r w:rsidRPr="00B33663">
        <w:rPr>
          <w:spacing w:val="24"/>
          <w:sz w:val="26"/>
        </w:rPr>
        <w:t xml:space="preserve"> </w:t>
      </w:r>
      <w:r w:rsidRPr="00B33663">
        <w:rPr>
          <w:sz w:val="26"/>
        </w:rPr>
        <w:t>through</w:t>
      </w:r>
      <w:r w:rsidRPr="00B33663">
        <w:rPr>
          <w:spacing w:val="24"/>
          <w:sz w:val="26"/>
        </w:rPr>
        <w:t xml:space="preserve"> </w:t>
      </w:r>
      <w:r w:rsidRPr="00B33663">
        <w:rPr>
          <w:sz w:val="26"/>
        </w:rPr>
        <w:t>different</w:t>
      </w:r>
      <w:r w:rsidRPr="00B33663">
        <w:rPr>
          <w:spacing w:val="26"/>
          <w:sz w:val="26"/>
        </w:rPr>
        <w:t xml:space="preserve"> </w:t>
      </w:r>
      <w:r w:rsidRPr="00B33663">
        <w:rPr>
          <w:sz w:val="26"/>
        </w:rPr>
        <w:t>states</w:t>
      </w:r>
      <w:r w:rsidRPr="00B33663">
        <w:rPr>
          <w:spacing w:val="24"/>
          <w:sz w:val="26"/>
        </w:rPr>
        <w:t xml:space="preserve"> </w:t>
      </w:r>
      <w:r w:rsidRPr="00B33663">
        <w:rPr>
          <w:sz w:val="26"/>
        </w:rPr>
        <w:t>as</w:t>
      </w:r>
      <w:r w:rsidRPr="00B33663">
        <w:rPr>
          <w:spacing w:val="26"/>
          <w:sz w:val="26"/>
        </w:rPr>
        <w:t xml:space="preserve"> </w:t>
      </w:r>
      <w:r w:rsidRPr="00B33663">
        <w:rPr>
          <w:sz w:val="26"/>
        </w:rPr>
        <w:t>shown</w:t>
      </w:r>
      <w:r w:rsidRPr="00B33663">
        <w:rPr>
          <w:spacing w:val="24"/>
          <w:sz w:val="26"/>
        </w:rPr>
        <w:t xml:space="preserve"> </w:t>
      </w:r>
      <w:r w:rsidRPr="00B33663">
        <w:rPr>
          <w:sz w:val="26"/>
        </w:rPr>
        <w:t>in</w:t>
      </w:r>
      <w:r w:rsidRPr="00B33663">
        <w:rPr>
          <w:spacing w:val="33"/>
          <w:sz w:val="26"/>
        </w:rPr>
        <w:t xml:space="preserve"> </w:t>
      </w:r>
      <w:r w:rsidRPr="00B33663">
        <w:rPr>
          <w:sz w:val="26"/>
        </w:rPr>
        <w:t>a</w:t>
      </w:r>
      <w:r w:rsidRPr="00B33663">
        <w:rPr>
          <w:spacing w:val="26"/>
          <w:sz w:val="26"/>
        </w:rPr>
        <w:t xml:space="preserve"> </w:t>
      </w:r>
      <w:r w:rsidRPr="00B33663">
        <w:rPr>
          <w:i/>
          <w:sz w:val="26"/>
        </w:rPr>
        <w:t>transition</w:t>
      </w:r>
      <w:r w:rsidRPr="00B33663">
        <w:rPr>
          <w:i/>
          <w:spacing w:val="24"/>
          <w:sz w:val="26"/>
        </w:rPr>
        <w:t xml:space="preserve"> </w:t>
      </w:r>
      <w:r w:rsidRPr="00B33663">
        <w:rPr>
          <w:i/>
          <w:sz w:val="26"/>
        </w:rPr>
        <w:t>phase</w:t>
      </w:r>
    </w:p>
    <w:p w14:paraId="270C40D8" w14:textId="77777777" w:rsidR="00CD7E1A" w:rsidRPr="00B33663" w:rsidRDefault="00A42A03">
      <w:pPr>
        <w:pStyle w:val="BodyText"/>
        <w:spacing w:before="1"/>
        <w:ind w:left="480"/>
      </w:pPr>
      <w:r w:rsidRPr="00B33663">
        <w:t>diagram.</w:t>
      </w:r>
    </w:p>
    <w:p w14:paraId="3CEEAF1C" w14:textId="77777777" w:rsidR="00CD7E1A" w:rsidRPr="00B33663" w:rsidRDefault="00A42A03">
      <w:pPr>
        <w:pStyle w:val="BodyText"/>
        <w:ind w:left="0"/>
        <w:rPr>
          <w:sz w:val="9"/>
        </w:rPr>
      </w:pPr>
      <w:r w:rsidRPr="00B33663">
        <w:rPr>
          <w:noProof/>
          <w:lang w:val="en-IN" w:eastAsia="en-IN"/>
        </w:rPr>
        <w:drawing>
          <wp:anchor distT="0" distB="0" distL="0" distR="0" simplePos="0" relativeHeight="251666944" behindDoc="0" locked="0" layoutInCell="1" allowOverlap="1" wp14:anchorId="6FA9D645" wp14:editId="07777777">
            <wp:simplePos x="0" y="0"/>
            <wp:positionH relativeFrom="page">
              <wp:posOffset>1603682</wp:posOffset>
            </wp:positionH>
            <wp:positionV relativeFrom="paragraph">
              <wp:posOffset>90503</wp:posOffset>
            </wp:positionV>
            <wp:extent cx="4321851" cy="2305050"/>
            <wp:effectExtent l="0" t="0" r="0" b="0"/>
            <wp:wrapTopAndBottom/>
            <wp:docPr id="87"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5.jpeg"/>
                    <pic:cNvPicPr/>
                  </pic:nvPicPr>
                  <pic:blipFill>
                    <a:blip r:embed="rId52" cstate="print"/>
                    <a:stretch>
                      <a:fillRect/>
                    </a:stretch>
                  </pic:blipFill>
                  <pic:spPr>
                    <a:xfrm>
                      <a:off x="0" y="0"/>
                      <a:ext cx="4321851" cy="2305050"/>
                    </a:xfrm>
                    <a:prstGeom prst="rect">
                      <a:avLst/>
                    </a:prstGeom>
                  </pic:spPr>
                </pic:pic>
              </a:graphicData>
            </a:graphic>
          </wp:anchor>
        </w:drawing>
      </w:r>
    </w:p>
    <w:p w14:paraId="4691AFD0" w14:textId="77777777" w:rsidR="00CD7E1A" w:rsidRPr="00B33663" w:rsidRDefault="00A42A03" w:rsidP="00E700C1">
      <w:pPr>
        <w:pStyle w:val="ListParagraph"/>
        <w:numPr>
          <w:ilvl w:val="0"/>
          <w:numId w:val="20"/>
        </w:numPr>
        <w:tabs>
          <w:tab w:val="left" w:pos="1201"/>
        </w:tabs>
        <w:spacing w:before="9"/>
        <w:ind w:right="645"/>
        <w:jc w:val="both"/>
        <w:rPr>
          <w:sz w:val="26"/>
        </w:rPr>
      </w:pPr>
      <w:r w:rsidRPr="00B33663">
        <w:rPr>
          <w:b/>
          <w:sz w:val="26"/>
        </w:rPr>
        <w:t>Dead</w:t>
      </w:r>
      <w:r w:rsidRPr="00B33663">
        <w:rPr>
          <w:sz w:val="26"/>
        </w:rPr>
        <w:t>: In dead phase the link is not used. There is no active carrier and the</w:t>
      </w:r>
      <w:r w:rsidRPr="00B33663">
        <w:rPr>
          <w:spacing w:val="1"/>
          <w:sz w:val="26"/>
        </w:rPr>
        <w:t xml:space="preserve"> </w:t>
      </w:r>
      <w:r w:rsidRPr="00B33663">
        <w:rPr>
          <w:sz w:val="26"/>
        </w:rPr>
        <w:t>line</w:t>
      </w:r>
      <w:r w:rsidRPr="00B33663">
        <w:rPr>
          <w:spacing w:val="-2"/>
          <w:sz w:val="26"/>
        </w:rPr>
        <w:t xml:space="preserve"> </w:t>
      </w:r>
      <w:r w:rsidRPr="00B33663">
        <w:rPr>
          <w:sz w:val="26"/>
        </w:rPr>
        <w:t>is</w:t>
      </w:r>
      <w:r w:rsidRPr="00B33663">
        <w:rPr>
          <w:spacing w:val="-1"/>
          <w:sz w:val="26"/>
        </w:rPr>
        <w:t xml:space="preserve"> </w:t>
      </w:r>
      <w:r w:rsidRPr="00B33663">
        <w:rPr>
          <w:sz w:val="26"/>
        </w:rPr>
        <w:t>quiet.</w:t>
      </w:r>
    </w:p>
    <w:p w14:paraId="1BD265EE" w14:textId="77777777" w:rsidR="00CD7E1A" w:rsidRPr="00B33663" w:rsidRDefault="00A42A03" w:rsidP="00E700C1">
      <w:pPr>
        <w:pStyle w:val="ListParagraph"/>
        <w:numPr>
          <w:ilvl w:val="0"/>
          <w:numId w:val="20"/>
        </w:numPr>
        <w:tabs>
          <w:tab w:val="left" w:pos="1201"/>
        </w:tabs>
        <w:spacing w:before="120"/>
        <w:ind w:right="640"/>
        <w:jc w:val="both"/>
        <w:rPr>
          <w:sz w:val="26"/>
        </w:rPr>
      </w:pPr>
      <w:r w:rsidRPr="00B33663">
        <w:rPr>
          <w:b/>
          <w:sz w:val="26"/>
        </w:rPr>
        <w:t>Establish</w:t>
      </w:r>
      <w:r w:rsidRPr="00B33663">
        <w:rPr>
          <w:sz w:val="26"/>
        </w:rPr>
        <w:t>: Connection goes into this phase when one of the nodes start</w:t>
      </w:r>
      <w:r w:rsidRPr="00B33663">
        <w:rPr>
          <w:spacing w:val="1"/>
          <w:sz w:val="26"/>
        </w:rPr>
        <w:t xml:space="preserve"> </w:t>
      </w:r>
      <w:r w:rsidRPr="00B33663">
        <w:rPr>
          <w:sz w:val="26"/>
        </w:rPr>
        <w:t>communication.</w:t>
      </w:r>
      <w:r w:rsidRPr="00B33663">
        <w:rPr>
          <w:spacing w:val="1"/>
          <w:sz w:val="26"/>
        </w:rPr>
        <w:t xml:space="preserve"> </w:t>
      </w:r>
      <w:r w:rsidRPr="00B33663">
        <w:rPr>
          <w:sz w:val="26"/>
        </w:rPr>
        <w:t>In</w:t>
      </w:r>
      <w:r w:rsidRPr="00B33663">
        <w:rPr>
          <w:spacing w:val="1"/>
          <w:sz w:val="26"/>
        </w:rPr>
        <w:t xml:space="preserve"> </w:t>
      </w:r>
      <w:r w:rsidRPr="00B33663">
        <w:rPr>
          <w:sz w:val="26"/>
        </w:rPr>
        <w:t>this</w:t>
      </w:r>
      <w:r w:rsidRPr="00B33663">
        <w:rPr>
          <w:spacing w:val="1"/>
          <w:sz w:val="26"/>
        </w:rPr>
        <w:t xml:space="preserve"> </w:t>
      </w:r>
      <w:r w:rsidRPr="00B33663">
        <w:rPr>
          <w:sz w:val="26"/>
        </w:rPr>
        <w:t>phase,</w:t>
      </w:r>
      <w:r w:rsidRPr="00B33663">
        <w:rPr>
          <w:spacing w:val="1"/>
          <w:sz w:val="26"/>
        </w:rPr>
        <w:t xml:space="preserve"> </w:t>
      </w:r>
      <w:r w:rsidRPr="00B33663">
        <w:rPr>
          <w:sz w:val="26"/>
        </w:rPr>
        <w:t>two</w:t>
      </w:r>
      <w:r w:rsidRPr="00B33663">
        <w:rPr>
          <w:spacing w:val="1"/>
          <w:sz w:val="26"/>
        </w:rPr>
        <w:t xml:space="preserve"> </w:t>
      </w:r>
      <w:r w:rsidRPr="00B33663">
        <w:rPr>
          <w:sz w:val="26"/>
        </w:rPr>
        <w:t>parties</w:t>
      </w:r>
      <w:r w:rsidRPr="00B33663">
        <w:rPr>
          <w:spacing w:val="1"/>
          <w:sz w:val="26"/>
        </w:rPr>
        <w:t xml:space="preserve"> </w:t>
      </w:r>
      <w:r w:rsidRPr="00B33663">
        <w:rPr>
          <w:sz w:val="26"/>
        </w:rPr>
        <w:t>negotiate</w:t>
      </w:r>
      <w:r w:rsidRPr="00B33663">
        <w:rPr>
          <w:spacing w:val="1"/>
          <w:sz w:val="26"/>
        </w:rPr>
        <w:t xml:space="preserve"> </w:t>
      </w:r>
      <w:r w:rsidRPr="00B33663">
        <w:rPr>
          <w:sz w:val="26"/>
        </w:rPr>
        <w:t>the</w:t>
      </w:r>
      <w:r w:rsidRPr="00B33663">
        <w:rPr>
          <w:spacing w:val="1"/>
          <w:sz w:val="26"/>
        </w:rPr>
        <w:t xml:space="preserve"> </w:t>
      </w:r>
      <w:r w:rsidRPr="00B33663">
        <w:rPr>
          <w:sz w:val="26"/>
        </w:rPr>
        <w:t>options.</w:t>
      </w:r>
      <w:r w:rsidRPr="00B33663">
        <w:rPr>
          <w:spacing w:val="1"/>
          <w:sz w:val="26"/>
        </w:rPr>
        <w:t xml:space="preserve"> </w:t>
      </w:r>
      <w:r w:rsidRPr="00B33663">
        <w:rPr>
          <w:sz w:val="26"/>
        </w:rPr>
        <w:t>If</w:t>
      </w:r>
      <w:r w:rsidRPr="00B33663">
        <w:rPr>
          <w:spacing w:val="1"/>
          <w:sz w:val="26"/>
        </w:rPr>
        <w:t xml:space="preserve"> </w:t>
      </w:r>
      <w:r w:rsidRPr="00B33663">
        <w:rPr>
          <w:sz w:val="26"/>
        </w:rPr>
        <w:t>negotiation</w:t>
      </w:r>
      <w:r w:rsidRPr="00B33663">
        <w:rPr>
          <w:spacing w:val="1"/>
          <w:sz w:val="26"/>
        </w:rPr>
        <w:t xml:space="preserve"> </w:t>
      </w:r>
      <w:r w:rsidRPr="00B33663">
        <w:rPr>
          <w:sz w:val="26"/>
        </w:rPr>
        <w:t>is</w:t>
      </w:r>
      <w:r w:rsidRPr="00B33663">
        <w:rPr>
          <w:spacing w:val="1"/>
          <w:sz w:val="26"/>
        </w:rPr>
        <w:t xml:space="preserve"> </w:t>
      </w:r>
      <w:r w:rsidRPr="00B33663">
        <w:rPr>
          <w:sz w:val="26"/>
        </w:rPr>
        <w:t>successful,</w:t>
      </w:r>
      <w:r w:rsidRPr="00B33663">
        <w:rPr>
          <w:spacing w:val="1"/>
          <w:sz w:val="26"/>
        </w:rPr>
        <w:t xml:space="preserve"> </w:t>
      </w:r>
      <w:r w:rsidRPr="00B33663">
        <w:rPr>
          <w:sz w:val="26"/>
        </w:rPr>
        <w:t>the</w:t>
      </w:r>
      <w:r w:rsidRPr="00B33663">
        <w:rPr>
          <w:spacing w:val="1"/>
          <w:sz w:val="26"/>
        </w:rPr>
        <w:t xml:space="preserve"> </w:t>
      </w:r>
      <w:r w:rsidRPr="00B33663">
        <w:rPr>
          <w:sz w:val="26"/>
        </w:rPr>
        <w:t>system</w:t>
      </w:r>
      <w:r w:rsidRPr="00B33663">
        <w:rPr>
          <w:spacing w:val="1"/>
          <w:sz w:val="26"/>
        </w:rPr>
        <w:t xml:space="preserve"> </w:t>
      </w:r>
      <w:r w:rsidRPr="00B33663">
        <w:rPr>
          <w:sz w:val="26"/>
        </w:rPr>
        <w:t>goes</w:t>
      </w:r>
      <w:r w:rsidRPr="00B33663">
        <w:rPr>
          <w:spacing w:val="1"/>
          <w:sz w:val="26"/>
        </w:rPr>
        <w:t xml:space="preserve"> </w:t>
      </w:r>
      <w:r w:rsidRPr="00B33663">
        <w:rPr>
          <w:sz w:val="26"/>
        </w:rPr>
        <w:t>into</w:t>
      </w:r>
      <w:r w:rsidRPr="00B33663">
        <w:rPr>
          <w:spacing w:val="1"/>
          <w:sz w:val="26"/>
        </w:rPr>
        <w:t xml:space="preserve"> </w:t>
      </w:r>
      <w:r w:rsidRPr="00B33663">
        <w:rPr>
          <w:sz w:val="26"/>
        </w:rPr>
        <w:t>authentication</w:t>
      </w:r>
      <w:r w:rsidRPr="00B33663">
        <w:rPr>
          <w:spacing w:val="1"/>
          <w:sz w:val="26"/>
        </w:rPr>
        <w:t xml:space="preserve"> </w:t>
      </w:r>
      <w:r w:rsidRPr="00B33663">
        <w:rPr>
          <w:sz w:val="26"/>
        </w:rPr>
        <w:t>phase</w:t>
      </w:r>
      <w:r w:rsidRPr="00B33663">
        <w:rPr>
          <w:spacing w:val="1"/>
          <w:sz w:val="26"/>
        </w:rPr>
        <w:t xml:space="preserve"> </w:t>
      </w:r>
      <w:r w:rsidRPr="00B33663">
        <w:rPr>
          <w:sz w:val="26"/>
        </w:rPr>
        <w:t>or</w:t>
      </w:r>
      <w:r w:rsidRPr="00B33663">
        <w:rPr>
          <w:spacing w:val="1"/>
          <w:sz w:val="26"/>
        </w:rPr>
        <w:t xml:space="preserve"> </w:t>
      </w:r>
      <w:r w:rsidRPr="00B33663">
        <w:rPr>
          <w:sz w:val="26"/>
        </w:rPr>
        <w:t>directly</w:t>
      </w:r>
      <w:r w:rsidRPr="00B33663">
        <w:rPr>
          <w:spacing w:val="-7"/>
          <w:sz w:val="26"/>
        </w:rPr>
        <w:t xml:space="preserve"> </w:t>
      </w:r>
      <w:r w:rsidRPr="00B33663">
        <w:rPr>
          <w:sz w:val="26"/>
        </w:rPr>
        <w:t>to</w:t>
      </w:r>
      <w:r w:rsidRPr="00B33663">
        <w:rPr>
          <w:spacing w:val="1"/>
          <w:sz w:val="26"/>
        </w:rPr>
        <w:t xml:space="preserve"> </w:t>
      </w:r>
      <w:r w:rsidRPr="00B33663">
        <w:rPr>
          <w:sz w:val="26"/>
        </w:rPr>
        <w:t>networking</w:t>
      </w:r>
      <w:r w:rsidRPr="00B33663">
        <w:rPr>
          <w:spacing w:val="1"/>
          <w:sz w:val="26"/>
        </w:rPr>
        <w:t xml:space="preserve"> </w:t>
      </w:r>
      <w:r w:rsidRPr="00B33663">
        <w:rPr>
          <w:sz w:val="26"/>
        </w:rPr>
        <w:t>phase.</w:t>
      </w:r>
    </w:p>
    <w:p w14:paraId="5D4B033A" w14:textId="77777777" w:rsidR="00CD7E1A" w:rsidRPr="00B33663" w:rsidRDefault="00A42A03" w:rsidP="00E700C1">
      <w:pPr>
        <w:pStyle w:val="ListParagraph"/>
        <w:numPr>
          <w:ilvl w:val="0"/>
          <w:numId w:val="20"/>
        </w:numPr>
        <w:tabs>
          <w:tab w:val="left" w:pos="1201"/>
        </w:tabs>
        <w:spacing w:before="119"/>
        <w:ind w:right="637"/>
        <w:jc w:val="both"/>
        <w:rPr>
          <w:sz w:val="26"/>
        </w:rPr>
      </w:pPr>
      <w:r w:rsidRPr="00B33663">
        <w:rPr>
          <w:b/>
          <w:sz w:val="26"/>
        </w:rPr>
        <w:t>Authenticate</w:t>
      </w:r>
      <w:r w:rsidRPr="00B33663">
        <w:rPr>
          <w:sz w:val="26"/>
        </w:rPr>
        <w:t>: This phase is optional. The two nodes may decide whether</w:t>
      </w:r>
      <w:r w:rsidRPr="00B33663">
        <w:rPr>
          <w:spacing w:val="1"/>
          <w:sz w:val="26"/>
        </w:rPr>
        <w:t xml:space="preserve"> </w:t>
      </w:r>
      <w:r w:rsidRPr="00B33663">
        <w:rPr>
          <w:sz w:val="26"/>
        </w:rPr>
        <w:t>they</w:t>
      </w:r>
      <w:r w:rsidRPr="00B33663">
        <w:rPr>
          <w:spacing w:val="1"/>
          <w:sz w:val="26"/>
        </w:rPr>
        <w:t xml:space="preserve"> </w:t>
      </w:r>
      <w:r w:rsidRPr="00B33663">
        <w:rPr>
          <w:sz w:val="26"/>
        </w:rPr>
        <w:t>need</w:t>
      </w:r>
      <w:r w:rsidRPr="00B33663">
        <w:rPr>
          <w:spacing w:val="1"/>
          <w:sz w:val="26"/>
        </w:rPr>
        <w:t xml:space="preserve"> </w:t>
      </w:r>
      <w:r w:rsidRPr="00B33663">
        <w:rPr>
          <w:sz w:val="26"/>
        </w:rPr>
        <w:t>this</w:t>
      </w:r>
      <w:r w:rsidRPr="00B33663">
        <w:rPr>
          <w:spacing w:val="1"/>
          <w:sz w:val="26"/>
        </w:rPr>
        <w:t xml:space="preserve"> </w:t>
      </w:r>
      <w:r w:rsidRPr="00B33663">
        <w:rPr>
          <w:sz w:val="26"/>
        </w:rPr>
        <w:t>phase</w:t>
      </w:r>
      <w:r w:rsidRPr="00B33663">
        <w:rPr>
          <w:spacing w:val="1"/>
          <w:sz w:val="26"/>
        </w:rPr>
        <w:t xml:space="preserve"> </w:t>
      </w:r>
      <w:r w:rsidRPr="00B33663">
        <w:rPr>
          <w:sz w:val="26"/>
        </w:rPr>
        <w:t>during</w:t>
      </w:r>
      <w:r w:rsidRPr="00B33663">
        <w:rPr>
          <w:spacing w:val="1"/>
          <w:sz w:val="26"/>
        </w:rPr>
        <w:t xml:space="preserve"> </w:t>
      </w:r>
      <w:r w:rsidRPr="00B33663">
        <w:rPr>
          <w:sz w:val="26"/>
        </w:rPr>
        <w:t>the</w:t>
      </w:r>
      <w:r w:rsidRPr="00B33663">
        <w:rPr>
          <w:spacing w:val="1"/>
          <w:sz w:val="26"/>
        </w:rPr>
        <w:t xml:space="preserve"> </w:t>
      </w:r>
      <w:r w:rsidRPr="00B33663">
        <w:rPr>
          <w:sz w:val="26"/>
        </w:rPr>
        <w:t>establishment</w:t>
      </w:r>
      <w:r w:rsidRPr="00B33663">
        <w:rPr>
          <w:spacing w:val="1"/>
          <w:sz w:val="26"/>
        </w:rPr>
        <w:t xml:space="preserve"> </w:t>
      </w:r>
      <w:r w:rsidRPr="00B33663">
        <w:rPr>
          <w:sz w:val="26"/>
        </w:rPr>
        <w:t>phase.</w:t>
      </w:r>
      <w:r w:rsidRPr="00B33663">
        <w:rPr>
          <w:spacing w:val="1"/>
          <w:sz w:val="26"/>
        </w:rPr>
        <w:t xml:space="preserve"> </w:t>
      </w:r>
      <w:r w:rsidRPr="00B33663">
        <w:rPr>
          <w:sz w:val="26"/>
        </w:rPr>
        <w:t>If</w:t>
      </w:r>
      <w:r w:rsidRPr="00B33663">
        <w:rPr>
          <w:spacing w:val="1"/>
          <w:sz w:val="26"/>
        </w:rPr>
        <w:t xml:space="preserve"> </w:t>
      </w:r>
      <w:r w:rsidRPr="00B33663">
        <w:rPr>
          <w:sz w:val="26"/>
        </w:rPr>
        <w:t>they</w:t>
      </w:r>
      <w:r w:rsidRPr="00B33663">
        <w:rPr>
          <w:spacing w:val="1"/>
          <w:sz w:val="26"/>
        </w:rPr>
        <w:t xml:space="preserve"> </w:t>
      </w:r>
      <w:r w:rsidRPr="00B33663">
        <w:rPr>
          <w:sz w:val="26"/>
        </w:rPr>
        <w:t>decide</w:t>
      </w:r>
      <w:r w:rsidRPr="00B33663">
        <w:rPr>
          <w:spacing w:val="1"/>
          <w:sz w:val="26"/>
        </w:rPr>
        <w:t xml:space="preserve"> </w:t>
      </w:r>
      <w:r w:rsidRPr="00B33663">
        <w:rPr>
          <w:sz w:val="26"/>
        </w:rPr>
        <w:t>to</w:t>
      </w:r>
      <w:r w:rsidRPr="00B33663">
        <w:rPr>
          <w:spacing w:val="-62"/>
          <w:sz w:val="26"/>
        </w:rPr>
        <w:t xml:space="preserve"> </w:t>
      </w:r>
      <w:r w:rsidRPr="00B33663">
        <w:rPr>
          <w:sz w:val="26"/>
        </w:rPr>
        <w:t>proceed with authentication, they send several authentication packets. If the</w:t>
      </w:r>
      <w:r w:rsidRPr="00B33663">
        <w:rPr>
          <w:spacing w:val="1"/>
          <w:sz w:val="26"/>
        </w:rPr>
        <w:t xml:space="preserve"> </w:t>
      </w:r>
      <w:r w:rsidRPr="00B33663">
        <w:rPr>
          <w:sz w:val="26"/>
        </w:rPr>
        <w:t>result is successful, the connection goes to the networking phase; otherwise,</w:t>
      </w:r>
      <w:r w:rsidRPr="00B33663">
        <w:rPr>
          <w:spacing w:val="-62"/>
          <w:sz w:val="26"/>
        </w:rPr>
        <w:t xml:space="preserve"> </w:t>
      </w:r>
      <w:r w:rsidRPr="00B33663">
        <w:rPr>
          <w:sz w:val="26"/>
        </w:rPr>
        <w:t>it</w:t>
      </w:r>
      <w:r w:rsidRPr="00B33663">
        <w:rPr>
          <w:spacing w:val="-2"/>
          <w:sz w:val="26"/>
        </w:rPr>
        <w:t xml:space="preserve"> </w:t>
      </w:r>
      <w:r w:rsidRPr="00B33663">
        <w:rPr>
          <w:sz w:val="26"/>
        </w:rPr>
        <w:t>goes</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termination</w:t>
      </w:r>
      <w:r w:rsidRPr="00B33663">
        <w:rPr>
          <w:spacing w:val="-1"/>
          <w:sz w:val="26"/>
        </w:rPr>
        <w:t xml:space="preserve"> </w:t>
      </w:r>
      <w:r w:rsidRPr="00B33663">
        <w:rPr>
          <w:sz w:val="26"/>
        </w:rPr>
        <w:t>phase.</w:t>
      </w:r>
    </w:p>
    <w:p w14:paraId="7E6060F3" w14:textId="77777777" w:rsidR="00CD7E1A" w:rsidRPr="00B33663" w:rsidRDefault="00A42A03" w:rsidP="00E700C1">
      <w:pPr>
        <w:pStyle w:val="ListParagraph"/>
        <w:numPr>
          <w:ilvl w:val="0"/>
          <w:numId w:val="20"/>
        </w:numPr>
        <w:tabs>
          <w:tab w:val="left" w:pos="1201"/>
        </w:tabs>
        <w:spacing w:before="121"/>
        <w:ind w:right="641"/>
        <w:jc w:val="both"/>
        <w:rPr>
          <w:sz w:val="26"/>
        </w:rPr>
      </w:pPr>
      <w:r w:rsidRPr="00B33663">
        <w:rPr>
          <w:b/>
          <w:sz w:val="26"/>
        </w:rPr>
        <w:t>Network</w:t>
      </w:r>
      <w:r w:rsidRPr="00B33663">
        <w:rPr>
          <w:sz w:val="26"/>
        </w:rPr>
        <w:t>: In network phase, negotiation for the network layer protocols</w:t>
      </w:r>
      <w:r w:rsidRPr="00B33663">
        <w:rPr>
          <w:spacing w:val="1"/>
          <w:sz w:val="26"/>
        </w:rPr>
        <w:t xml:space="preserve"> </w:t>
      </w:r>
      <w:r w:rsidRPr="00B33663">
        <w:rPr>
          <w:sz w:val="26"/>
        </w:rPr>
        <w:t>takes</w:t>
      </w:r>
      <w:r w:rsidRPr="00B33663">
        <w:rPr>
          <w:spacing w:val="1"/>
          <w:sz w:val="26"/>
        </w:rPr>
        <w:t xml:space="preserve"> </w:t>
      </w:r>
      <w:r w:rsidRPr="00B33663">
        <w:rPr>
          <w:sz w:val="26"/>
        </w:rPr>
        <w:t>place.PPP</w:t>
      </w:r>
      <w:r w:rsidRPr="00B33663">
        <w:rPr>
          <w:spacing w:val="1"/>
          <w:sz w:val="26"/>
        </w:rPr>
        <w:t xml:space="preserve"> </w:t>
      </w:r>
      <w:r w:rsidRPr="00B33663">
        <w:rPr>
          <w:sz w:val="26"/>
        </w:rPr>
        <w:t>specifies</w:t>
      </w:r>
      <w:r w:rsidRPr="00B33663">
        <w:rPr>
          <w:spacing w:val="1"/>
          <w:sz w:val="26"/>
        </w:rPr>
        <w:t xml:space="preserve"> </w:t>
      </w:r>
      <w:r w:rsidRPr="00B33663">
        <w:rPr>
          <w:sz w:val="26"/>
        </w:rPr>
        <w:t>that</w:t>
      </w:r>
      <w:r w:rsidRPr="00B33663">
        <w:rPr>
          <w:spacing w:val="1"/>
          <w:sz w:val="26"/>
        </w:rPr>
        <w:t xml:space="preserve"> </w:t>
      </w:r>
      <w:r w:rsidRPr="00B33663">
        <w:rPr>
          <w:sz w:val="26"/>
        </w:rPr>
        <w:t>two</w:t>
      </w:r>
      <w:r w:rsidRPr="00B33663">
        <w:rPr>
          <w:spacing w:val="1"/>
          <w:sz w:val="26"/>
        </w:rPr>
        <w:t xml:space="preserve"> </w:t>
      </w:r>
      <w:r w:rsidRPr="00B33663">
        <w:rPr>
          <w:sz w:val="26"/>
        </w:rPr>
        <w:t>nodes</w:t>
      </w:r>
      <w:r w:rsidRPr="00B33663">
        <w:rPr>
          <w:spacing w:val="1"/>
          <w:sz w:val="26"/>
        </w:rPr>
        <w:t xml:space="preserve"> </w:t>
      </w:r>
      <w:r w:rsidRPr="00B33663">
        <w:rPr>
          <w:sz w:val="26"/>
        </w:rPr>
        <w:t>establish</w:t>
      </w:r>
      <w:r w:rsidRPr="00B33663">
        <w:rPr>
          <w:spacing w:val="1"/>
          <w:sz w:val="26"/>
        </w:rPr>
        <w:t xml:space="preserve"> </w:t>
      </w:r>
      <w:r w:rsidRPr="00B33663">
        <w:rPr>
          <w:sz w:val="26"/>
        </w:rPr>
        <w:t>a</w:t>
      </w:r>
      <w:r w:rsidRPr="00B33663">
        <w:rPr>
          <w:spacing w:val="1"/>
          <w:sz w:val="26"/>
        </w:rPr>
        <w:t xml:space="preserve"> </w:t>
      </w:r>
      <w:r w:rsidRPr="00B33663">
        <w:rPr>
          <w:sz w:val="26"/>
        </w:rPr>
        <w:t>network</w:t>
      </w:r>
      <w:r w:rsidRPr="00B33663">
        <w:rPr>
          <w:spacing w:val="65"/>
          <w:sz w:val="26"/>
        </w:rPr>
        <w:t xml:space="preserve"> </w:t>
      </w:r>
      <w:r w:rsidRPr="00B33663">
        <w:rPr>
          <w:sz w:val="26"/>
        </w:rPr>
        <w:t>layer</w:t>
      </w:r>
      <w:r w:rsidRPr="00B33663">
        <w:rPr>
          <w:spacing w:val="1"/>
          <w:sz w:val="26"/>
        </w:rPr>
        <w:t xml:space="preserve"> </w:t>
      </w:r>
      <w:r w:rsidRPr="00B33663">
        <w:rPr>
          <w:sz w:val="26"/>
        </w:rPr>
        <w:t>agreement</w:t>
      </w:r>
      <w:r w:rsidRPr="00B33663">
        <w:rPr>
          <w:spacing w:val="1"/>
          <w:sz w:val="26"/>
        </w:rPr>
        <w:t xml:space="preserve"> </w:t>
      </w:r>
      <w:r w:rsidRPr="00B33663">
        <w:rPr>
          <w:sz w:val="26"/>
        </w:rPr>
        <w:t>before</w:t>
      </w:r>
      <w:r w:rsidRPr="00B33663">
        <w:rPr>
          <w:spacing w:val="1"/>
          <w:sz w:val="26"/>
        </w:rPr>
        <w:t xml:space="preserve"> </w:t>
      </w:r>
      <w:r w:rsidRPr="00B33663">
        <w:rPr>
          <w:sz w:val="26"/>
        </w:rPr>
        <w:t>data</w:t>
      </w:r>
      <w:r w:rsidRPr="00B33663">
        <w:rPr>
          <w:spacing w:val="1"/>
          <w:sz w:val="26"/>
        </w:rPr>
        <w:t xml:space="preserve"> </w:t>
      </w:r>
      <w:r w:rsidRPr="00B33663">
        <w:rPr>
          <w:sz w:val="26"/>
        </w:rPr>
        <w:t>at</w:t>
      </w:r>
      <w:r w:rsidRPr="00B33663">
        <w:rPr>
          <w:spacing w:val="1"/>
          <w:sz w:val="26"/>
        </w:rPr>
        <w:t xml:space="preserve"> </w:t>
      </w:r>
      <w:r w:rsidRPr="00B33663">
        <w:rPr>
          <w:sz w:val="26"/>
        </w:rPr>
        <w:t>the</w:t>
      </w:r>
      <w:r w:rsidRPr="00B33663">
        <w:rPr>
          <w:spacing w:val="1"/>
          <w:sz w:val="26"/>
        </w:rPr>
        <w:t xml:space="preserve"> </w:t>
      </w:r>
      <w:r w:rsidRPr="00B33663">
        <w:rPr>
          <w:sz w:val="26"/>
        </w:rPr>
        <w:t>network</w:t>
      </w:r>
      <w:r w:rsidRPr="00B33663">
        <w:rPr>
          <w:spacing w:val="1"/>
          <w:sz w:val="26"/>
        </w:rPr>
        <w:t xml:space="preserve"> </w:t>
      </w:r>
      <w:r w:rsidRPr="00B33663">
        <w:rPr>
          <w:sz w:val="26"/>
        </w:rPr>
        <w:t>layer</w:t>
      </w:r>
      <w:r w:rsidRPr="00B33663">
        <w:rPr>
          <w:spacing w:val="1"/>
          <w:sz w:val="26"/>
        </w:rPr>
        <w:t xml:space="preserve"> </w:t>
      </w:r>
      <w:r w:rsidRPr="00B33663">
        <w:rPr>
          <w:sz w:val="26"/>
        </w:rPr>
        <w:t>can</w:t>
      </w:r>
      <w:r w:rsidRPr="00B33663">
        <w:rPr>
          <w:spacing w:val="1"/>
          <w:sz w:val="26"/>
        </w:rPr>
        <w:t xml:space="preserve"> </w:t>
      </w:r>
      <w:r w:rsidRPr="00B33663">
        <w:rPr>
          <w:sz w:val="26"/>
        </w:rPr>
        <w:t>be</w:t>
      </w:r>
      <w:r w:rsidRPr="00B33663">
        <w:rPr>
          <w:spacing w:val="1"/>
          <w:sz w:val="26"/>
        </w:rPr>
        <w:t xml:space="preserve"> </w:t>
      </w:r>
      <w:r w:rsidRPr="00B33663">
        <w:rPr>
          <w:sz w:val="26"/>
        </w:rPr>
        <w:t>exchanged.</w:t>
      </w:r>
      <w:r w:rsidRPr="00B33663">
        <w:rPr>
          <w:spacing w:val="1"/>
          <w:sz w:val="26"/>
        </w:rPr>
        <w:t xml:space="preserve"> </w:t>
      </w:r>
      <w:r w:rsidRPr="00B33663">
        <w:rPr>
          <w:sz w:val="26"/>
        </w:rPr>
        <w:t>This</w:t>
      </w:r>
      <w:r w:rsidRPr="00B33663">
        <w:rPr>
          <w:spacing w:val="1"/>
          <w:sz w:val="26"/>
        </w:rPr>
        <w:t xml:space="preserve"> </w:t>
      </w:r>
      <w:r w:rsidRPr="00B33663">
        <w:rPr>
          <w:sz w:val="26"/>
        </w:rPr>
        <w:t>is</w:t>
      </w:r>
      <w:r w:rsidRPr="00B33663">
        <w:rPr>
          <w:spacing w:val="-62"/>
          <w:sz w:val="26"/>
        </w:rPr>
        <w:t xml:space="preserve"> </w:t>
      </w:r>
      <w:r w:rsidRPr="00B33663">
        <w:rPr>
          <w:sz w:val="26"/>
        </w:rPr>
        <w:t>because</w:t>
      </w:r>
      <w:r w:rsidRPr="00B33663">
        <w:rPr>
          <w:spacing w:val="1"/>
          <w:sz w:val="26"/>
        </w:rPr>
        <w:t xml:space="preserve"> </w:t>
      </w:r>
      <w:r w:rsidRPr="00B33663">
        <w:rPr>
          <w:sz w:val="26"/>
        </w:rPr>
        <w:t>PPP</w:t>
      </w:r>
      <w:r w:rsidRPr="00B33663">
        <w:rPr>
          <w:spacing w:val="1"/>
          <w:sz w:val="26"/>
        </w:rPr>
        <w:t xml:space="preserve"> </w:t>
      </w:r>
      <w:r w:rsidRPr="00B33663">
        <w:rPr>
          <w:sz w:val="26"/>
        </w:rPr>
        <w:t>supports</w:t>
      </w:r>
      <w:r w:rsidRPr="00B33663">
        <w:rPr>
          <w:spacing w:val="1"/>
          <w:sz w:val="26"/>
        </w:rPr>
        <w:t xml:space="preserve"> </w:t>
      </w:r>
      <w:r w:rsidRPr="00B33663">
        <w:rPr>
          <w:sz w:val="26"/>
        </w:rPr>
        <w:t>several</w:t>
      </w:r>
      <w:r w:rsidRPr="00B33663">
        <w:rPr>
          <w:spacing w:val="1"/>
          <w:sz w:val="26"/>
        </w:rPr>
        <w:t xml:space="preserve"> </w:t>
      </w:r>
      <w:r w:rsidRPr="00B33663">
        <w:rPr>
          <w:sz w:val="26"/>
        </w:rPr>
        <w:t>protocols</w:t>
      </w:r>
      <w:r w:rsidRPr="00B33663">
        <w:rPr>
          <w:spacing w:val="1"/>
          <w:sz w:val="26"/>
        </w:rPr>
        <w:t xml:space="preserve"> </w:t>
      </w:r>
      <w:r w:rsidRPr="00B33663">
        <w:rPr>
          <w:sz w:val="26"/>
        </w:rPr>
        <w:t>at</w:t>
      </w:r>
      <w:r w:rsidRPr="00B33663">
        <w:rPr>
          <w:spacing w:val="1"/>
          <w:sz w:val="26"/>
        </w:rPr>
        <w:t xml:space="preserve"> </w:t>
      </w:r>
      <w:r w:rsidRPr="00B33663">
        <w:rPr>
          <w:sz w:val="26"/>
        </w:rPr>
        <w:t>network</w:t>
      </w:r>
      <w:r w:rsidRPr="00B33663">
        <w:rPr>
          <w:spacing w:val="1"/>
          <w:sz w:val="26"/>
        </w:rPr>
        <w:t xml:space="preserve"> </w:t>
      </w:r>
      <w:r w:rsidRPr="00B33663">
        <w:rPr>
          <w:sz w:val="26"/>
        </w:rPr>
        <w:t>layer.</w:t>
      </w:r>
      <w:r w:rsidRPr="00B33663">
        <w:rPr>
          <w:spacing w:val="1"/>
          <w:sz w:val="26"/>
        </w:rPr>
        <w:t xml:space="preserve"> </w:t>
      </w:r>
      <w:r w:rsidRPr="00B33663">
        <w:rPr>
          <w:sz w:val="26"/>
        </w:rPr>
        <w:t>If</w:t>
      </w:r>
      <w:r w:rsidRPr="00B33663">
        <w:rPr>
          <w:spacing w:val="1"/>
          <w:sz w:val="26"/>
        </w:rPr>
        <w:t xml:space="preserve"> </w:t>
      </w:r>
      <w:r w:rsidRPr="00B33663">
        <w:rPr>
          <w:sz w:val="26"/>
        </w:rPr>
        <w:t>a</w:t>
      </w:r>
      <w:r w:rsidRPr="00B33663">
        <w:rPr>
          <w:spacing w:val="1"/>
          <w:sz w:val="26"/>
        </w:rPr>
        <w:t xml:space="preserve"> </w:t>
      </w:r>
      <w:r w:rsidRPr="00B33663">
        <w:rPr>
          <w:sz w:val="26"/>
        </w:rPr>
        <w:t>node</w:t>
      </w:r>
      <w:r w:rsidRPr="00B33663">
        <w:rPr>
          <w:spacing w:val="1"/>
          <w:sz w:val="26"/>
        </w:rPr>
        <w:t xml:space="preserve"> </w:t>
      </w:r>
      <w:r w:rsidRPr="00B33663">
        <w:rPr>
          <w:sz w:val="26"/>
        </w:rPr>
        <w:t>is</w:t>
      </w:r>
      <w:r w:rsidRPr="00B33663">
        <w:rPr>
          <w:spacing w:val="1"/>
          <w:sz w:val="26"/>
        </w:rPr>
        <w:t xml:space="preserve"> </w:t>
      </w:r>
      <w:r w:rsidRPr="00B33663">
        <w:rPr>
          <w:sz w:val="26"/>
        </w:rPr>
        <w:t>running</w:t>
      </w:r>
      <w:r w:rsidRPr="00B33663">
        <w:rPr>
          <w:spacing w:val="1"/>
          <w:sz w:val="26"/>
        </w:rPr>
        <w:t xml:space="preserve"> </w:t>
      </w:r>
      <w:r w:rsidRPr="00B33663">
        <w:rPr>
          <w:sz w:val="26"/>
        </w:rPr>
        <w:t>multiple</w:t>
      </w:r>
      <w:r w:rsidRPr="00B33663">
        <w:rPr>
          <w:spacing w:val="1"/>
          <w:sz w:val="26"/>
        </w:rPr>
        <w:t xml:space="preserve"> </w:t>
      </w:r>
      <w:r w:rsidRPr="00B33663">
        <w:rPr>
          <w:sz w:val="26"/>
        </w:rPr>
        <w:t>protocols</w:t>
      </w:r>
      <w:r w:rsidRPr="00B33663">
        <w:rPr>
          <w:spacing w:val="1"/>
          <w:sz w:val="26"/>
        </w:rPr>
        <w:t xml:space="preserve"> </w:t>
      </w:r>
      <w:r w:rsidRPr="00B33663">
        <w:rPr>
          <w:sz w:val="26"/>
        </w:rPr>
        <w:t>simultaneously</w:t>
      </w:r>
      <w:r w:rsidRPr="00B33663">
        <w:rPr>
          <w:spacing w:val="1"/>
          <w:sz w:val="26"/>
        </w:rPr>
        <w:t xml:space="preserve"> </w:t>
      </w:r>
      <w:r w:rsidRPr="00B33663">
        <w:rPr>
          <w:sz w:val="26"/>
        </w:rPr>
        <w:t>at</w:t>
      </w:r>
      <w:r w:rsidRPr="00B33663">
        <w:rPr>
          <w:spacing w:val="1"/>
          <w:sz w:val="26"/>
        </w:rPr>
        <w:t xml:space="preserve"> </w:t>
      </w:r>
      <w:r w:rsidRPr="00B33663">
        <w:rPr>
          <w:sz w:val="26"/>
        </w:rPr>
        <w:t>the</w:t>
      </w:r>
      <w:r w:rsidRPr="00B33663">
        <w:rPr>
          <w:spacing w:val="1"/>
          <w:sz w:val="26"/>
        </w:rPr>
        <w:t xml:space="preserve"> </w:t>
      </w:r>
      <w:r w:rsidRPr="00B33663">
        <w:rPr>
          <w:sz w:val="26"/>
        </w:rPr>
        <w:t>network</w:t>
      </w:r>
      <w:r w:rsidRPr="00B33663">
        <w:rPr>
          <w:spacing w:val="1"/>
          <w:sz w:val="26"/>
        </w:rPr>
        <w:t xml:space="preserve"> </w:t>
      </w:r>
      <w:r w:rsidRPr="00B33663">
        <w:rPr>
          <w:sz w:val="26"/>
        </w:rPr>
        <w:t>layer,</w:t>
      </w:r>
      <w:r w:rsidRPr="00B33663">
        <w:rPr>
          <w:spacing w:val="1"/>
          <w:sz w:val="26"/>
        </w:rPr>
        <w:t xml:space="preserve"> </w:t>
      </w:r>
      <w:r w:rsidRPr="00B33663">
        <w:rPr>
          <w:sz w:val="26"/>
        </w:rPr>
        <w:t>the</w:t>
      </w:r>
      <w:r w:rsidRPr="00B33663">
        <w:rPr>
          <w:spacing w:val="1"/>
          <w:sz w:val="26"/>
        </w:rPr>
        <w:t xml:space="preserve"> </w:t>
      </w:r>
      <w:r w:rsidRPr="00B33663">
        <w:rPr>
          <w:sz w:val="26"/>
        </w:rPr>
        <w:t>receiving</w:t>
      </w:r>
      <w:r w:rsidRPr="00B33663">
        <w:rPr>
          <w:spacing w:val="-2"/>
          <w:sz w:val="26"/>
        </w:rPr>
        <w:t xml:space="preserve"> </w:t>
      </w:r>
      <w:r w:rsidRPr="00B33663">
        <w:rPr>
          <w:sz w:val="26"/>
        </w:rPr>
        <w:t>node</w:t>
      </w:r>
      <w:r w:rsidRPr="00B33663">
        <w:rPr>
          <w:spacing w:val="-2"/>
          <w:sz w:val="26"/>
        </w:rPr>
        <w:t xml:space="preserve"> </w:t>
      </w:r>
      <w:r w:rsidRPr="00B33663">
        <w:rPr>
          <w:sz w:val="26"/>
        </w:rPr>
        <w:t>needs</w:t>
      </w:r>
      <w:r w:rsidRPr="00B33663">
        <w:rPr>
          <w:spacing w:val="-1"/>
          <w:sz w:val="26"/>
        </w:rPr>
        <w:t xml:space="preserve"> </w:t>
      </w:r>
      <w:r w:rsidRPr="00B33663">
        <w:rPr>
          <w:sz w:val="26"/>
        </w:rPr>
        <w:t>to</w:t>
      </w:r>
      <w:r w:rsidRPr="00B33663">
        <w:rPr>
          <w:spacing w:val="-2"/>
          <w:sz w:val="26"/>
        </w:rPr>
        <w:t xml:space="preserve"> </w:t>
      </w:r>
      <w:r w:rsidRPr="00B33663">
        <w:rPr>
          <w:sz w:val="26"/>
        </w:rPr>
        <w:t>know</w:t>
      </w:r>
      <w:r w:rsidRPr="00B33663">
        <w:rPr>
          <w:spacing w:val="-2"/>
          <w:sz w:val="26"/>
        </w:rPr>
        <w:t xml:space="preserve"> </w:t>
      </w:r>
      <w:r w:rsidRPr="00B33663">
        <w:rPr>
          <w:sz w:val="26"/>
        </w:rPr>
        <w:t>which</w:t>
      </w:r>
      <w:r w:rsidRPr="00B33663">
        <w:rPr>
          <w:spacing w:val="-1"/>
          <w:sz w:val="26"/>
        </w:rPr>
        <w:t xml:space="preserve"> </w:t>
      </w:r>
      <w:r w:rsidRPr="00B33663">
        <w:rPr>
          <w:sz w:val="26"/>
        </w:rPr>
        <w:t>protocol will</w:t>
      </w:r>
      <w:r w:rsidRPr="00B33663">
        <w:rPr>
          <w:spacing w:val="-1"/>
          <w:sz w:val="26"/>
        </w:rPr>
        <w:t xml:space="preserve"> </w:t>
      </w:r>
      <w:r w:rsidRPr="00B33663">
        <w:rPr>
          <w:sz w:val="26"/>
        </w:rPr>
        <w:t>receive</w:t>
      </w:r>
      <w:r w:rsidRPr="00B33663">
        <w:rPr>
          <w:spacing w:val="1"/>
          <w:sz w:val="26"/>
        </w:rPr>
        <w:t xml:space="preserve"> </w:t>
      </w:r>
      <w:r w:rsidRPr="00B33663">
        <w:rPr>
          <w:sz w:val="26"/>
        </w:rPr>
        <w:t>the</w:t>
      </w:r>
      <w:r w:rsidRPr="00B33663">
        <w:rPr>
          <w:spacing w:val="-1"/>
          <w:sz w:val="26"/>
        </w:rPr>
        <w:t xml:space="preserve"> </w:t>
      </w:r>
      <w:r w:rsidRPr="00B33663">
        <w:rPr>
          <w:sz w:val="26"/>
        </w:rPr>
        <w:t>data.</w:t>
      </w:r>
    </w:p>
    <w:p w14:paraId="56D6BF2D" w14:textId="77777777" w:rsidR="00CD7E1A" w:rsidRPr="00B33663" w:rsidRDefault="00A42A03" w:rsidP="00E700C1">
      <w:pPr>
        <w:pStyle w:val="ListParagraph"/>
        <w:numPr>
          <w:ilvl w:val="0"/>
          <w:numId w:val="20"/>
        </w:numPr>
        <w:tabs>
          <w:tab w:val="left" w:pos="1201"/>
        </w:tabs>
        <w:spacing w:before="119"/>
        <w:ind w:right="643"/>
        <w:jc w:val="both"/>
        <w:rPr>
          <w:sz w:val="26"/>
        </w:rPr>
      </w:pPr>
      <w:r w:rsidRPr="00B33663">
        <w:rPr>
          <w:b/>
          <w:sz w:val="26"/>
        </w:rPr>
        <w:t>Open</w:t>
      </w:r>
      <w:r w:rsidRPr="00B33663">
        <w:rPr>
          <w:sz w:val="26"/>
        </w:rPr>
        <w:t>: In this phase, data transfer takes place. The connection remains in</w:t>
      </w:r>
      <w:r w:rsidRPr="00B33663">
        <w:rPr>
          <w:spacing w:val="1"/>
          <w:sz w:val="26"/>
        </w:rPr>
        <w:t xml:space="preserve"> </w:t>
      </w:r>
      <w:r w:rsidRPr="00B33663">
        <w:rPr>
          <w:sz w:val="26"/>
        </w:rPr>
        <w:t>this</w:t>
      </w:r>
      <w:r w:rsidRPr="00B33663">
        <w:rPr>
          <w:spacing w:val="-2"/>
          <w:sz w:val="26"/>
        </w:rPr>
        <w:t xml:space="preserve"> </w:t>
      </w:r>
      <w:r w:rsidRPr="00B33663">
        <w:rPr>
          <w:sz w:val="26"/>
        </w:rPr>
        <w:t>phase</w:t>
      </w:r>
      <w:r w:rsidRPr="00B33663">
        <w:rPr>
          <w:spacing w:val="1"/>
          <w:sz w:val="26"/>
        </w:rPr>
        <w:t xml:space="preserve"> </w:t>
      </w:r>
      <w:r w:rsidRPr="00B33663">
        <w:rPr>
          <w:sz w:val="26"/>
        </w:rPr>
        <w:t>until</w:t>
      </w:r>
      <w:r w:rsidRPr="00B33663">
        <w:rPr>
          <w:spacing w:val="-2"/>
          <w:sz w:val="26"/>
        </w:rPr>
        <w:t xml:space="preserve"> </w:t>
      </w:r>
      <w:r w:rsidRPr="00B33663">
        <w:rPr>
          <w:sz w:val="26"/>
        </w:rPr>
        <w:t>one</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2"/>
          <w:sz w:val="26"/>
        </w:rPr>
        <w:t xml:space="preserve"> </w:t>
      </w:r>
      <w:r w:rsidRPr="00B33663">
        <w:rPr>
          <w:sz w:val="26"/>
        </w:rPr>
        <w:t>endpoints</w:t>
      </w:r>
      <w:r w:rsidRPr="00B33663">
        <w:rPr>
          <w:spacing w:val="-1"/>
          <w:sz w:val="26"/>
        </w:rPr>
        <w:t xml:space="preserve"> </w:t>
      </w:r>
      <w:r w:rsidRPr="00B33663">
        <w:rPr>
          <w:sz w:val="26"/>
        </w:rPr>
        <w:t>wants to</w:t>
      </w:r>
      <w:r w:rsidRPr="00B33663">
        <w:rPr>
          <w:spacing w:val="-2"/>
          <w:sz w:val="26"/>
        </w:rPr>
        <w:t xml:space="preserve"> </w:t>
      </w:r>
      <w:r w:rsidRPr="00B33663">
        <w:rPr>
          <w:sz w:val="26"/>
        </w:rPr>
        <w:t>end</w:t>
      </w:r>
      <w:r w:rsidRPr="00B33663">
        <w:rPr>
          <w:spacing w:val="-1"/>
          <w:sz w:val="26"/>
        </w:rPr>
        <w:t xml:space="preserve"> </w:t>
      </w:r>
      <w:r w:rsidRPr="00B33663">
        <w:rPr>
          <w:sz w:val="26"/>
        </w:rPr>
        <w:t>the</w:t>
      </w:r>
      <w:r w:rsidRPr="00B33663">
        <w:rPr>
          <w:spacing w:val="-2"/>
          <w:sz w:val="26"/>
        </w:rPr>
        <w:t xml:space="preserve"> </w:t>
      </w:r>
      <w:r w:rsidRPr="00B33663">
        <w:rPr>
          <w:sz w:val="26"/>
        </w:rPr>
        <w:t>connection.</w:t>
      </w:r>
    </w:p>
    <w:p w14:paraId="22602FA2" w14:textId="77777777" w:rsidR="00CD7E1A" w:rsidRPr="00B33663" w:rsidRDefault="00A42A03" w:rsidP="00E700C1">
      <w:pPr>
        <w:pStyle w:val="ListParagraph"/>
        <w:numPr>
          <w:ilvl w:val="0"/>
          <w:numId w:val="20"/>
        </w:numPr>
        <w:tabs>
          <w:tab w:val="left" w:pos="1201"/>
        </w:tabs>
        <w:spacing w:before="120"/>
        <w:ind w:hanging="361"/>
        <w:jc w:val="both"/>
        <w:rPr>
          <w:sz w:val="26"/>
        </w:rPr>
      </w:pPr>
      <w:r w:rsidRPr="00B33663">
        <w:rPr>
          <w:b/>
          <w:sz w:val="26"/>
        </w:rPr>
        <w:t>Terminate</w:t>
      </w:r>
      <w:r w:rsidRPr="00B33663">
        <w:rPr>
          <w:sz w:val="26"/>
        </w:rPr>
        <w:t>:</w:t>
      </w:r>
      <w:r w:rsidRPr="00B33663">
        <w:rPr>
          <w:spacing w:val="-1"/>
          <w:sz w:val="26"/>
        </w:rPr>
        <w:t xml:space="preserve"> </w:t>
      </w:r>
      <w:r w:rsidRPr="00B33663">
        <w:rPr>
          <w:sz w:val="26"/>
        </w:rPr>
        <w:t>In</w:t>
      </w:r>
      <w:r w:rsidRPr="00B33663">
        <w:rPr>
          <w:spacing w:val="-2"/>
          <w:sz w:val="26"/>
        </w:rPr>
        <w:t xml:space="preserve"> </w:t>
      </w:r>
      <w:r w:rsidRPr="00B33663">
        <w:rPr>
          <w:sz w:val="26"/>
        </w:rPr>
        <w:t>this phase</w:t>
      </w:r>
      <w:r w:rsidRPr="00B33663">
        <w:rPr>
          <w:spacing w:val="-2"/>
          <w:sz w:val="26"/>
        </w:rPr>
        <w:t xml:space="preserve"> </w:t>
      </w:r>
      <w:r w:rsidRPr="00B33663">
        <w:rPr>
          <w:sz w:val="26"/>
        </w:rPr>
        <w:t>connection</w:t>
      </w:r>
      <w:r w:rsidRPr="00B33663">
        <w:rPr>
          <w:spacing w:val="-2"/>
          <w:sz w:val="26"/>
        </w:rPr>
        <w:t xml:space="preserve"> </w:t>
      </w:r>
      <w:r w:rsidRPr="00B33663">
        <w:rPr>
          <w:sz w:val="26"/>
        </w:rPr>
        <w:t>is</w:t>
      </w:r>
      <w:r w:rsidRPr="00B33663">
        <w:rPr>
          <w:spacing w:val="-2"/>
          <w:sz w:val="26"/>
        </w:rPr>
        <w:t xml:space="preserve"> </w:t>
      </w:r>
      <w:r w:rsidRPr="00B33663">
        <w:rPr>
          <w:sz w:val="26"/>
        </w:rPr>
        <w:t>terminated.</w:t>
      </w:r>
    </w:p>
    <w:p w14:paraId="46ABBD8F" w14:textId="77777777" w:rsidR="00CD7E1A" w:rsidRPr="00B33663" w:rsidRDefault="00CD7E1A">
      <w:pPr>
        <w:jc w:val="both"/>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6BBA33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C00AABF">
          <v:group id="_x0000_s1095" style="width:436.3pt;height:4.45pt;mso-position-horizontal-relative:char;mso-position-vertical-relative:line" coordsize="8726,89">
            <v:shape id="_x0000_s1096" style="position:absolute;width:8726;height:89" coordsize="8726,89" o:spt="100" adj="0,,0" path="m8726,29l,29,,89r8726,l8726,29xm8726,l,,,14r8726,l8726,xe" fillcolor="#612322" stroked="f">
              <v:stroke joinstyle="round"/>
              <v:formulas/>
              <v:path arrowok="t" o:connecttype="segments"/>
            </v:shape>
            <w10:anchorlock/>
          </v:group>
        </w:pict>
      </w:r>
    </w:p>
    <w:p w14:paraId="464FCBC1" w14:textId="77777777" w:rsidR="00CD7E1A" w:rsidRPr="00B33663" w:rsidRDefault="00CD7E1A">
      <w:pPr>
        <w:pStyle w:val="BodyText"/>
        <w:spacing w:before="9"/>
        <w:ind w:left="0"/>
        <w:rPr>
          <w:sz w:val="16"/>
        </w:rPr>
      </w:pPr>
    </w:p>
    <w:p w14:paraId="5A21262D" w14:textId="77777777" w:rsidR="00CD7E1A" w:rsidRPr="00B33663" w:rsidRDefault="00A42A03">
      <w:pPr>
        <w:pStyle w:val="Heading2"/>
        <w:spacing w:before="89"/>
        <w:rPr>
          <w:u w:val="none"/>
        </w:rPr>
      </w:pPr>
      <w:bookmarkStart w:id="4" w:name="Components/Protocols_of_PPP"/>
      <w:bookmarkEnd w:id="4"/>
      <w:r w:rsidRPr="00B33663">
        <w:rPr>
          <w:u w:val="none"/>
        </w:rPr>
        <w:t>Components/Protocols</w:t>
      </w:r>
      <w:r w:rsidRPr="00B33663">
        <w:rPr>
          <w:spacing w:val="-5"/>
          <w:u w:val="none"/>
        </w:rPr>
        <w:t xml:space="preserve"> </w:t>
      </w:r>
      <w:r w:rsidRPr="00B33663">
        <w:rPr>
          <w:u w:val="none"/>
        </w:rPr>
        <w:t>of</w:t>
      </w:r>
      <w:r w:rsidRPr="00B33663">
        <w:rPr>
          <w:spacing w:val="-5"/>
          <w:u w:val="none"/>
        </w:rPr>
        <w:t xml:space="preserve"> </w:t>
      </w:r>
      <w:r w:rsidRPr="00B33663">
        <w:rPr>
          <w:u w:val="none"/>
        </w:rPr>
        <w:t>PPP</w:t>
      </w:r>
    </w:p>
    <w:p w14:paraId="32EF44CF" w14:textId="77777777" w:rsidR="00CD7E1A" w:rsidRPr="00B33663" w:rsidRDefault="00A42A03">
      <w:pPr>
        <w:pStyle w:val="BodyText"/>
        <w:spacing w:before="148" w:line="298" w:lineRule="exact"/>
        <w:ind w:left="480"/>
      </w:pPr>
      <w:r w:rsidRPr="00B33663">
        <w:t>Three</w:t>
      </w:r>
      <w:r w:rsidRPr="00B33663">
        <w:rPr>
          <w:spacing w:val="-3"/>
        </w:rPr>
        <w:t xml:space="preserve"> </w:t>
      </w:r>
      <w:r w:rsidRPr="00B33663">
        <w:t>sets</w:t>
      </w:r>
      <w:r w:rsidRPr="00B33663">
        <w:rPr>
          <w:spacing w:val="-2"/>
        </w:rPr>
        <w:t xml:space="preserve"> </w:t>
      </w:r>
      <w:r w:rsidRPr="00B33663">
        <w:t>of components/protocols</w:t>
      </w:r>
      <w:r w:rsidRPr="00B33663">
        <w:rPr>
          <w:spacing w:val="-3"/>
        </w:rPr>
        <w:t xml:space="preserve"> </w:t>
      </w:r>
      <w:r w:rsidRPr="00B33663">
        <w:t>are</w:t>
      </w:r>
      <w:r w:rsidRPr="00B33663">
        <w:rPr>
          <w:spacing w:val="-2"/>
        </w:rPr>
        <w:t xml:space="preserve"> </w:t>
      </w:r>
      <w:r w:rsidRPr="00B33663">
        <w:t>defined</w:t>
      </w:r>
      <w:r w:rsidRPr="00B33663">
        <w:rPr>
          <w:spacing w:val="-2"/>
        </w:rPr>
        <w:t xml:space="preserve"> </w:t>
      </w:r>
      <w:r w:rsidRPr="00B33663">
        <w:t>to make PPP</w:t>
      </w:r>
      <w:r w:rsidRPr="00B33663">
        <w:rPr>
          <w:spacing w:val="-2"/>
        </w:rPr>
        <w:t xml:space="preserve"> </w:t>
      </w:r>
      <w:r w:rsidRPr="00B33663">
        <w:t>powerful:</w:t>
      </w:r>
    </w:p>
    <w:p w14:paraId="0CF03714" w14:textId="77777777" w:rsidR="00CD7E1A" w:rsidRPr="00B33663" w:rsidRDefault="00A42A03" w:rsidP="00E700C1">
      <w:pPr>
        <w:pStyle w:val="ListParagraph"/>
        <w:numPr>
          <w:ilvl w:val="0"/>
          <w:numId w:val="20"/>
        </w:numPr>
        <w:tabs>
          <w:tab w:val="left" w:pos="1201"/>
        </w:tabs>
        <w:spacing w:line="298" w:lineRule="exact"/>
        <w:ind w:hanging="361"/>
        <w:rPr>
          <w:sz w:val="26"/>
        </w:rPr>
      </w:pPr>
      <w:r w:rsidRPr="00B33663">
        <w:rPr>
          <w:sz w:val="26"/>
        </w:rPr>
        <w:t>Link</w:t>
      </w:r>
      <w:r w:rsidRPr="00B33663">
        <w:rPr>
          <w:spacing w:val="-3"/>
          <w:sz w:val="26"/>
        </w:rPr>
        <w:t xml:space="preserve"> </w:t>
      </w:r>
      <w:r w:rsidRPr="00B33663">
        <w:rPr>
          <w:sz w:val="26"/>
        </w:rPr>
        <w:t>Control</w:t>
      </w:r>
      <w:r w:rsidRPr="00B33663">
        <w:rPr>
          <w:spacing w:val="-2"/>
          <w:sz w:val="26"/>
        </w:rPr>
        <w:t xml:space="preserve"> </w:t>
      </w:r>
      <w:r w:rsidRPr="00B33663">
        <w:rPr>
          <w:sz w:val="26"/>
        </w:rPr>
        <w:t>Protocol</w:t>
      </w:r>
      <w:r w:rsidRPr="00B33663">
        <w:rPr>
          <w:spacing w:val="-2"/>
          <w:sz w:val="26"/>
        </w:rPr>
        <w:t xml:space="preserve"> </w:t>
      </w:r>
      <w:r w:rsidRPr="00B33663">
        <w:rPr>
          <w:sz w:val="26"/>
        </w:rPr>
        <w:t>(LCP)</w:t>
      </w:r>
    </w:p>
    <w:p w14:paraId="25585C78" w14:textId="77777777" w:rsidR="00CD7E1A" w:rsidRPr="00B33663" w:rsidRDefault="00A42A03" w:rsidP="00E700C1">
      <w:pPr>
        <w:pStyle w:val="ListParagraph"/>
        <w:numPr>
          <w:ilvl w:val="0"/>
          <w:numId w:val="20"/>
        </w:numPr>
        <w:tabs>
          <w:tab w:val="left" w:pos="1201"/>
        </w:tabs>
        <w:spacing w:before="1"/>
        <w:ind w:hanging="361"/>
        <w:rPr>
          <w:sz w:val="26"/>
        </w:rPr>
      </w:pPr>
      <w:r w:rsidRPr="00B33663">
        <w:rPr>
          <w:sz w:val="26"/>
        </w:rPr>
        <w:t>Authentication</w:t>
      </w:r>
      <w:r w:rsidRPr="00B33663">
        <w:rPr>
          <w:spacing w:val="-3"/>
          <w:sz w:val="26"/>
        </w:rPr>
        <w:t xml:space="preserve"> </w:t>
      </w:r>
      <w:r w:rsidRPr="00B33663">
        <w:rPr>
          <w:sz w:val="26"/>
        </w:rPr>
        <w:t>Protocols</w:t>
      </w:r>
      <w:r w:rsidRPr="00B33663">
        <w:rPr>
          <w:spacing w:val="-2"/>
          <w:sz w:val="26"/>
        </w:rPr>
        <w:t xml:space="preserve"> </w:t>
      </w:r>
      <w:r w:rsidRPr="00B33663">
        <w:rPr>
          <w:sz w:val="26"/>
        </w:rPr>
        <w:t>(AP)</w:t>
      </w:r>
    </w:p>
    <w:p w14:paraId="425FA165" w14:textId="77777777" w:rsidR="00CD7E1A" w:rsidRPr="00B33663" w:rsidRDefault="00A42A03" w:rsidP="00E700C1">
      <w:pPr>
        <w:pStyle w:val="ListParagraph"/>
        <w:numPr>
          <w:ilvl w:val="0"/>
          <w:numId w:val="20"/>
        </w:numPr>
        <w:tabs>
          <w:tab w:val="left" w:pos="1201"/>
        </w:tabs>
        <w:spacing w:before="1"/>
        <w:ind w:hanging="361"/>
        <w:rPr>
          <w:sz w:val="26"/>
        </w:rPr>
      </w:pPr>
      <w:r w:rsidRPr="00B33663">
        <w:rPr>
          <w:sz w:val="26"/>
        </w:rPr>
        <w:t>Network</w:t>
      </w:r>
      <w:r w:rsidRPr="00B33663">
        <w:rPr>
          <w:spacing w:val="-3"/>
          <w:sz w:val="26"/>
        </w:rPr>
        <w:t xml:space="preserve"> </w:t>
      </w:r>
      <w:r w:rsidRPr="00B33663">
        <w:rPr>
          <w:sz w:val="26"/>
        </w:rPr>
        <w:t>Control Protocols</w:t>
      </w:r>
      <w:r w:rsidRPr="00B33663">
        <w:rPr>
          <w:spacing w:val="-2"/>
          <w:sz w:val="26"/>
        </w:rPr>
        <w:t xml:space="preserve"> </w:t>
      </w:r>
      <w:r w:rsidRPr="00B33663">
        <w:rPr>
          <w:sz w:val="26"/>
        </w:rPr>
        <w:t>(NCP)</w:t>
      </w:r>
    </w:p>
    <w:p w14:paraId="5C8C6B09" w14:textId="77777777" w:rsidR="00CD7E1A" w:rsidRPr="00B33663" w:rsidRDefault="00CD7E1A">
      <w:pPr>
        <w:pStyle w:val="BodyText"/>
        <w:ind w:left="0"/>
      </w:pPr>
    </w:p>
    <w:p w14:paraId="7538B160" w14:textId="77777777" w:rsidR="00CD7E1A" w:rsidRPr="00B33663" w:rsidRDefault="00A42A03">
      <w:pPr>
        <w:pStyle w:val="BodyText"/>
        <w:ind w:left="480" w:right="637"/>
        <w:jc w:val="both"/>
      </w:pPr>
      <w:r w:rsidRPr="00B33663">
        <w:rPr>
          <w:b/>
        </w:rPr>
        <w:t xml:space="preserve">Link Control Protocol (LCP) </w:t>
      </w:r>
      <w:r w:rsidRPr="00B33663">
        <w:t>− It is responsible for establishing, configuring,</w:t>
      </w:r>
      <w:r w:rsidRPr="00B33663">
        <w:rPr>
          <w:spacing w:val="1"/>
        </w:rPr>
        <w:t xml:space="preserve"> </w:t>
      </w:r>
      <w:r w:rsidRPr="00B33663">
        <w:t>testing,</w:t>
      </w:r>
      <w:r w:rsidRPr="00B33663">
        <w:rPr>
          <w:spacing w:val="1"/>
        </w:rPr>
        <w:t xml:space="preserve"> </w:t>
      </w:r>
      <w:r w:rsidRPr="00B33663">
        <w:t>maintaining</w:t>
      </w:r>
      <w:r w:rsidRPr="00B33663">
        <w:rPr>
          <w:spacing w:val="1"/>
        </w:rPr>
        <w:t xml:space="preserve"> </w:t>
      </w:r>
      <w:r w:rsidRPr="00B33663">
        <w:t>and</w:t>
      </w:r>
      <w:r w:rsidRPr="00B33663">
        <w:rPr>
          <w:spacing w:val="1"/>
        </w:rPr>
        <w:t xml:space="preserve"> </w:t>
      </w:r>
      <w:r w:rsidRPr="00B33663">
        <w:t>terminating</w:t>
      </w:r>
      <w:r w:rsidRPr="00B33663">
        <w:rPr>
          <w:spacing w:val="1"/>
        </w:rPr>
        <w:t xml:space="preserve"> </w:t>
      </w:r>
      <w:r w:rsidRPr="00B33663">
        <w:t>links</w:t>
      </w:r>
      <w:r w:rsidRPr="00B33663">
        <w:rPr>
          <w:spacing w:val="1"/>
        </w:rPr>
        <w:t xml:space="preserve"> </w:t>
      </w:r>
      <w:r w:rsidRPr="00B33663">
        <w:t>for</w:t>
      </w:r>
      <w:r w:rsidRPr="00B33663">
        <w:rPr>
          <w:spacing w:val="1"/>
        </w:rPr>
        <w:t xml:space="preserve"> </w:t>
      </w:r>
      <w:r w:rsidRPr="00B33663">
        <w:t>transmission.</w:t>
      </w:r>
      <w:r w:rsidRPr="00B33663">
        <w:rPr>
          <w:spacing w:val="1"/>
        </w:rPr>
        <w:t xml:space="preserve"> </w:t>
      </w:r>
      <w:r w:rsidRPr="00B33663">
        <w:t>It</w:t>
      </w:r>
      <w:r w:rsidRPr="00B33663">
        <w:rPr>
          <w:spacing w:val="1"/>
        </w:rPr>
        <w:t xml:space="preserve"> </w:t>
      </w:r>
      <w:r w:rsidRPr="00B33663">
        <w:t>also</w:t>
      </w:r>
      <w:r w:rsidRPr="00B33663">
        <w:rPr>
          <w:spacing w:val="1"/>
        </w:rPr>
        <w:t xml:space="preserve"> </w:t>
      </w:r>
      <w:r w:rsidRPr="00B33663">
        <w:t>provides</w:t>
      </w:r>
      <w:r w:rsidRPr="00B33663">
        <w:rPr>
          <w:spacing w:val="1"/>
        </w:rPr>
        <w:t xml:space="preserve"> </w:t>
      </w:r>
      <w:r w:rsidRPr="00B33663">
        <w:t>negotiation mechanisms to set options between the two endpoints. Both endpoints</w:t>
      </w:r>
      <w:r w:rsidRPr="00B33663">
        <w:rPr>
          <w:spacing w:val="1"/>
        </w:rPr>
        <w:t xml:space="preserve"> </w:t>
      </w:r>
      <w:r w:rsidRPr="00B33663">
        <w:t>of the link must reach an agreement about the options before the link can be</w:t>
      </w:r>
      <w:r w:rsidRPr="00B33663">
        <w:rPr>
          <w:spacing w:val="1"/>
        </w:rPr>
        <w:t xml:space="preserve"> </w:t>
      </w:r>
      <w:r w:rsidRPr="00B33663">
        <w:t>established.</w:t>
      </w:r>
    </w:p>
    <w:p w14:paraId="3382A365" w14:textId="77777777" w:rsidR="00CD7E1A" w:rsidRPr="00B33663" w:rsidRDefault="00CD7E1A">
      <w:pPr>
        <w:pStyle w:val="BodyText"/>
        <w:spacing w:before="11"/>
        <w:ind w:left="0"/>
        <w:rPr>
          <w:sz w:val="25"/>
        </w:rPr>
      </w:pPr>
    </w:p>
    <w:p w14:paraId="09CE66F9" w14:textId="77777777" w:rsidR="00CD7E1A" w:rsidRPr="00B33663" w:rsidRDefault="00A42A03">
      <w:pPr>
        <w:pStyle w:val="BodyText"/>
        <w:ind w:left="480" w:right="634"/>
        <w:jc w:val="both"/>
      </w:pPr>
      <w:r w:rsidRPr="00B33663">
        <w:rPr>
          <w:b/>
        </w:rPr>
        <w:t>Authentication</w:t>
      </w:r>
      <w:r w:rsidRPr="00B33663">
        <w:rPr>
          <w:b/>
          <w:spacing w:val="16"/>
        </w:rPr>
        <w:t xml:space="preserve"> </w:t>
      </w:r>
      <w:r w:rsidRPr="00B33663">
        <w:rPr>
          <w:b/>
        </w:rPr>
        <w:t>Protocols</w:t>
      </w:r>
      <w:r w:rsidRPr="00B33663">
        <w:rPr>
          <w:b/>
          <w:spacing w:val="15"/>
        </w:rPr>
        <w:t xml:space="preserve"> </w:t>
      </w:r>
      <w:r w:rsidRPr="00B33663">
        <w:rPr>
          <w:b/>
        </w:rPr>
        <w:t>(AP)</w:t>
      </w:r>
      <w:r w:rsidRPr="00B33663">
        <w:rPr>
          <w:b/>
          <w:spacing w:val="3"/>
        </w:rPr>
        <w:t xml:space="preserve"> </w:t>
      </w:r>
      <w:r w:rsidRPr="00B33663">
        <w:t>−</w:t>
      </w:r>
      <w:r w:rsidRPr="00B33663">
        <w:rPr>
          <w:spacing w:val="16"/>
        </w:rPr>
        <w:t xml:space="preserve"> </w:t>
      </w:r>
      <w:r w:rsidRPr="00B33663">
        <w:t>Authentication</w:t>
      </w:r>
      <w:r w:rsidRPr="00B33663">
        <w:rPr>
          <w:spacing w:val="18"/>
        </w:rPr>
        <w:t xml:space="preserve"> </w:t>
      </w:r>
      <w:r w:rsidRPr="00B33663">
        <w:t>means</w:t>
      </w:r>
      <w:r w:rsidRPr="00B33663">
        <w:rPr>
          <w:spacing w:val="14"/>
        </w:rPr>
        <w:t xml:space="preserve"> </w:t>
      </w:r>
      <w:r w:rsidRPr="00B33663">
        <w:t>validating</w:t>
      </w:r>
      <w:r w:rsidRPr="00B33663">
        <w:rPr>
          <w:spacing w:val="15"/>
        </w:rPr>
        <w:t xml:space="preserve"> </w:t>
      </w:r>
      <w:r w:rsidRPr="00B33663">
        <w:t>the</w:t>
      </w:r>
      <w:r w:rsidRPr="00B33663">
        <w:rPr>
          <w:spacing w:val="15"/>
        </w:rPr>
        <w:t xml:space="preserve"> </w:t>
      </w:r>
      <w:r w:rsidRPr="00B33663">
        <w:t>identity</w:t>
      </w:r>
      <w:r w:rsidRPr="00B33663">
        <w:rPr>
          <w:spacing w:val="12"/>
        </w:rPr>
        <w:t xml:space="preserve"> </w:t>
      </w:r>
      <w:r w:rsidRPr="00B33663">
        <w:t>of</w:t>
      </w:r>
      <w:r w:rsidRPr="00B33663">
        <w:rPr>
          <w:spacing w:val="-63"/>
        </w:rPr>
        <w:t xml:space="preserve"> </w:t>
      </w:r>
      <w:r w:rsidRPr="00B33663">
        <w:t>a user who needs to access a set of resources. PPP has created two protocols for</w:t>
      </w:r>
      <w:r w:rsidRPr="00B33663">
        <w:rPr>
          <w:spacing w:val="1"/>
        </w:rPr>
        <w:t xml:space="preserve"> </w:t>
      </w:r>
      <w:r w:rsidRPr="00B33663">
        <w:t>authentication</w:t>
      </w:r>
      <w:r w:rsidRPr="00B33663">
        <w:rPr>
          <w:spacing w:val="1"/>
        </w:rPr>
        <w:t xml:space="preserve"> </w:t>
      </w:r>
      <w:r w:rsidRPr="00B33663">
        <w:t>-Password</w:t>
      </w:r>
      <w:r w:rsidRPr="00B33663">
        <w:rPr>
          <w:spacing w:val="1"/>
        </w:rPr>
        <w:t xml:space="preserve"> </w:t>
      </w:r>
      <w:r w:rsidRPr="00B33663">
        <w:t>Authentication</w:t>
      </w:r>
      <w:r w:rsidRPr="00B33663">
        <w:rPr>
          <w:spacing w:val="1"/>
        </w:rPr>
        <w:t xml:space="preserve"> </w:t>
      </w:r>
      <w:r w:rsidRPr="00B33663">
        <w:t>Protocol</w:t>
      </w:r>
      <w:r w:rsidRPr="00B33663">
        <w:rPr>
          <w:spacing w:val="1"/>
        </w:rPr>
        <w:t xml:space="preserve"> </w:t>
      </w:r>
      <w:r w:rsidRPr="00B33663">
        <w:t>and</w:t>
      </w:r>
      <w:r w:rsidRPr="00B33663">
        <w:rPr>
          <w:spacing w:val="1"/>
        </w:rPr>
        <w:t xml:space="preserve"> </w:t>
      </w:r>
      <w:r w:rsidRPr="00B33663">
        <w:t>Challenge</w:t>
      </w:r>
      <w:r w:rsidRPr="00B33663">
        <w:rPr>
          <w:spacing w:val="1"/>
        </w:rPr>
        <w:t xml:space="preserve"> </w:t>
      </w:r>
      <w:r w:rsidRPr="00B33663">
        <w:t>Handshake</w:t>
      </w:r>
      <w:r w:rsidRPr="00B33663">
        <w:rPr>
          <w:spacing w:val="1"/>
        </w:rPr>
        <w:t xml:space="preserve"> </w:t>
      </w:r>
      <w:r w:rsidRPr="00B33663">
        <w:t>Authentication</w:t>
      </w:r>
      <w:r w:rsidRPr="00B33663">
        <w:rPr>
          <w:spacing w:val="-2"/>
        </w:rPr>
        <w:t xml:space="preserve"> </w:t>
      </w:r>
      <w:r w:rsidRPr="00B33663">
        <w:t>Protocol.</w:t>
      </w:r>
    </w:p>
    <w:p w14:paraId="5C71F136" w14:textId="77777777" w:rsidR="00CD7E1A" w:rsidRPr="00B33663" w:rsidRDefault="00CD7E1A">
      <w:pPr>
        <w:pStyle w:val="BodyText"/>
        <w:spacing w:before="7"/>
        <w:ind w:left="0"/>
      </w:pPr>
    </w:p>
    <w:p w14:paraId="086AA27C" w14:textId="77777777" w:rsidR="00CD7E1A" w:rsidRPr="00B33663" w:rsidRDefault="00A42A03">
      <w:pPr>
        <w:pStyle w:val="Heading5"/>
        <w:spacing w:line="296" w:lineRule="exact"/>
        <w:rPr>
          <w:u w:val="none"/>
        </w:rPr>
      </w:pPr>
      <w:r w:rsidRPr="00B33663">
        <w:rPr>
          <w:u w:val="none"/>
        </w:rPr>
        <w:t>PAP</w:t>
      </w:r>
    </w:p>
    <w:p w14:paraId="3FB8198F" w14:textId="77777777" w:rsidR="00CD7E1A" w:rsidRPr="00B33663" w:rsidRDefault="00A42A03">
      <w:pPr>
        <w:pStyle w:val="BodyText"/>
        <w:ind w:left="480" w:right="635"/>
      </w:pPr>
      <w:r w:rsidRPr="00B33663">
        <w:t>The</w:t>
      </w:r>
      <w:r w:rsidRPr="00B33663">
        <w:rPr>
          <w:spacing w:val="10"/>
        </w:rPr>
        <w:t xml:space="preserve"> </w:t>
      </w:r>
      <w:r w:rsidRPr="00B33663">
        <w:t>Password</w:t>
      </w:r>
      <w:r w:rsidRPr="00B33663">
        <w:rPr>
          <w:spacing w:val="10"/>
        </w:rPr>
        <w:t xml:space="preserve"> </w:t>
      </w:r>
      <w:r w:rsidRPr="00B33663">
        <w:t>Authentication</w:t>
      </w:r>
      <w:r w:rsidRPr="00B33663">
        <w:rPr>
          <w:spacing w:val="10"/>
        </w:rPr>
        <w:t xml:space="preserve"> </w:t>
      </w:r>
      <w:r w:rsidRPr="00B33663">
        <w:t>Protocol</w:t>
      </w:r>
      <w:r w:rsidRPr="00B33663">
        <w:rPr>
          <w:spacing w:val="10"/>
        </w:rPr>
        <w:t xml:space="preserve"> </w:t>
      </w:r>
      <w:r w:rsidRPr="00B33663">
        <w:t>(PAP)</w:t>
      </w:r>
      <w:r w:rsidRPr="00B33663">
        <w:rPr>
          <w:spacing w:val="17"/>
        </w:rPr>
        <w:t xml:space="preserve"> </w:t>
      </w:r>
      <w:r w:rsidRPr="00B33663">
        <w:t>is</w:t>
      </w:r>
      <w:r w:rsidRPr="00B33663">
        <w:rPr>
          <w:spacing w:val="10"/>
        </w:rPr>
        <w:t xml:space="preserve"> </w:t>
      </w:r>
      <w:r w:rsidRPr="00B33663">
        <w:t>a</w:t>
      </w:r>
      <w:r w:rsidRPr="00B33663">
        <w:rPr>
          <w:spacing w:val="10"/>
        </w:rPr>
        <w:t xml:space="preserve"> </w:t>
      </w:r>
      <w:r w:rsidRPr="00B33663">
        <w:t>simple</w:t>
      </w:r>
      <w:r w:rsidRPr="00B33663">
        <w:rPr>
          <w:spacing w:val="10"/>
        </w:rPr>
        <w:t xml:space="preserve"> </w:t>
      </w:r>
      <w:r w:rsidRPr="00B33663">
        <w:t>authentication</w:t>
      </w:r>
      <w:r w:rsidRPr="00B33663">
        <w:rPr>
          <w:spacing w:val="11"/>
        </w:rPr>
        <w:t xml:space="preserve"> </w:t>
      </w:r>
      <w:r w:rsidRPr="00B33663">
        <w:t>procedure</w:t>
      </w:r>
      <w:r w:rsidRPr="00B33663">
        <w:rPr>
          <w:spacing w:val="-62"/>
        </w:rPr>
        <w:t xml:space="preserve"> </w:t>
      </w:r>
      <w:r w:rsidRPr="00B33663">
        <w:t>with</w:t>
      </w:r>
      <w:r w:rsidRPr="00B33663">
        <w:rPr>
          <w:spacing w:val="-2"/>
        </w:rPr>
        <w:t xml:space="preserve"> </w:t>
      </w:r>
      <w:r w:rsidRPr="00B33663">
        <w:t>a</w:t>
      </w:r>
      <w:r w:rsidRPr="00B33663">
        <w:rPr>
          <w:spacing w:val="-1"/>
        </w:rPr>
        <w:t xml:space="preserve"> </w:t>
      </w:r>
      <w:r w:rsidRPr="00B33663">
        <w:t>two-step</w:t>
      </w:r>
      <w:r w:rsidRPr="00B33663">
        <w:rPr>
          <w:spacing w:val="-1"/>
        </w:rPr>
        <w:t xml:space="preserve"> </w:t>
      </w:r>
      <w:r w:rsidRPr="00B33663">
        <w:t>process:</w:t>
      </w:r>
    </w:p>
    <w:p w14:paraId="4894548F" w14:textId="77777777" w:rsidR="00CD7E1A" w:rsidRPr="00B33663" w:rsidRDefault="00A42A03" w:rsidP="00E700C1">
      <w:pPr>
        <w:pStyle w:val="ListParagraph"/>
        <w:numPr>
          <w:ilvl w:val="1"/>
          <w:numId w:val="21"/>
        </w:numPr>
        <w:tabs>
          <w:tab w:val="left" w:pos="1460"/>
        </w:tabs>
        <w:ind w:right="1785" w:hanging="324"/>
        <w:rPr>
          <w:sz w:val="26"/>
        </w:rPr>
      </w:pPr>
      <w:r w:rsidRPr="00B33663">
        <w:rPr>
          <w:sz w:val="26"/>
        </w:rPr>
        <w:t>The user who wants to access a system sends an authentication</w:t>
      </w:r>
      <w:r w:rsidRPr="00B33663">
        <w:rPr>
          <w:spacing w:val="-62"/>
          <w:sz w:val="26"/>
        </w:rPr>
        <w:t xml:space="preserve"> </w:t>
      </w:r>
      <w:r w:rsidRPr="00B33663">
        <w:rPr>
          <w:sz w:val="26"/>
        </w:rPr>
        <w:t>identification</w:t>
      </w:r>
      <w:r w:rsidRPr="00B33663">
        <w:rPr>
          <w:spacing w:val="-1"/>
          <w:sz w:val="26"/>
        </w:rPr>
        <w:t xml:space="preserve"> </w:t>
      </w:r>
      <w:r w:rsidRPr="00B33663">
        <w:rPr>
          <w:sz w:val="26"/>
        </w:rPr>
        <w:t>(usually</w:t>
      </w:r>
      <w:r w:rsidRPr="00B33663">
        <w:rPr>
          <w:spacing w:val="-6"/>
          <w:sz w:val="26"/>
        </w:rPr>
        <w:t xml:space="preserve"> </w:t>
      </w:r>
      <w:r w:rsidRPr="00B33663">
        <w:rPr>
          <w:sz w:val="26"/>
        </w:rPr>
        <w:t>the</w:t>
      </w:r>
      <w:r w:rsidRPr="00B33663">
        <w:rPr>
          <w:spacing w:val="-1"/>
          <w:sz w:val="26"/>
        </w:rPr>
        <w:t xml:space="preserve"> </w:t>
      </w:r>
      <w:r w:rsidRPr="00B33663">
        <w:rPr>
          <w:sz w:val="26"/>
        </w:rPr>
        <w:t>user</w:t>
      </w:r>
      <w:r w:rsidRPr="00B33663">
        <w:rPr>
          <w:spacing w:val="2"/>
          <w:sz w:val="26"/>
        </w:rPr>
        <w:t xml:space="preserve"> </w:t>
      </w:r>
      <w:r w:rsidRPr="00B33663">
        <w:rPr>
          <w:sz w:val="26"/>
        </w:rPr>
        <w:t>name)</w:t>
      </w:r>
      <w:r w:rsidRPr="00B33663">
        <w:rPr>
          <w:spacing w:val="-2"/>
          <w:sz w:val="26"/>
        </w:rPr>
        <w:t xml:space="preserve"> </w:t>
      </w:r>
      <w:r w:rsidRPr="00B33663">
        <w:rPr>
          <w:sz w:val="26"/>
        </w:rPr>
        <w:t>and</w:t>
      </w:r>
      <w:r w:rsidRPr="00B33663">
        <w:rPr>
          <w:spacing w:val="-1"/>
          <w:sz w:val="26"/>
        </w:rPr>
        <w:t xml:space="preserve"> </w:t>
      </w:r>
      <w:r w:rsidRPr="00B33663">
        <w:rPr>
          <w:sz w:val="26"/>
        </w:rPr>
        <w:t>a</w:t>
      </w:r>
      <w:r w:rsidRPr="00B33663">
        <w:rPr>
          <w:spacing w:val="2"/>
          <w:sz w:val="26"/>
        </w:rPr>
        <w:t xml:space="preserve"> </w:t>
      </w:r>
      <w:r w:rsidRPr="00B33663">
        <w:rPr>
          <w:sz w:val="26"/>
        </w:rPr>
        <w:t>password.</w:t>
      </w:r>
    </w:p>
    <w:p w14:paraId="3D2D057A" w14:textId="77777777" w:rsidR="00CD7E1A" w:rsidRPr="00B33663" w:rsidRDefault="00A42A03" w:rsidP="00E700C1">
      <w:pPr>
        <w:pStyle w:val="ListParagraph"/>
        <w:numPr>
          <w:ilvl w:val="1"/>
          <w:numId w:val="21"/>
        </w:numPr>
        <w:tabs>
          <w:tab w:val="left" w:pos="1474"/>
        </w:tabs>
        <w:ind w:right="1063" w:hanging="324"/>
        <w:rPr>
          <w:sz w:val="26"/>
        </w:rPr>
      </w:pPr>
      <w:r w:rsidRPr="00B33663">
        <w:rPr>
          <w:sz w:val="26"/>
        </w:rPr>
        <w:t>The system checks the validity of the identification and password and</w:t>
      </w:r>
      <w:r w:rsidRPr="00B33663">
        <w:rPr>
          <w:spacing w:val="-62"/>
          <w:sz w:val="26"/>
        </w:rPr>
        <w:t xml:space="preserve"> </w:t>
      </w:r>
      <w:r w:rsidRPr="00B33663">
        <w:rPr>
          <w:sz w:val="26"/>
        </w:rPr>
        <w:t>either</w:t>
      </w:r>
      <w:r w:rsidRPr="00B33663">
        <w:rPr>
          <w:spacing w:val="-1"/>
          <w:sz w:val="26"/>
        </w:rPr>
        <w:t xml:space="preserve"> </w:t>
      </w:r>
      <w:r w:rsidRPr="00B33663">
        <w:rPr>
          <w:sz w:val="26"/>
        </w:rPr>
        <w:t>accepts</w:t>
      </w:r>
      <w:r w:rsidRPr="00B33663">
        <w:rPr>
          <w:spacing w:val="-1"/>
          <w:sz w:val="26"/>
        </w:rPr>
        <w:t xml:space="preserve"> </w:t>
      </w:r>
      <w:r w:rsidRPr="00B33663">
        <w:rPr>
          <w:sz w:val="26"/>
        </w:rPr>
        <w:t>or</w:t>
      </w:r>
      <w:r w:rsidRPr="00B33663">
        <w:rPr>
          <w:spacing w:val="1"/>
          <w:sz w:val="26"/>
        </w:rPr>
        <w:t xml:space="preserve"> </w:t>
      </w:r>
      <w:r w:rsidRPr="00B33663">
        <w:rPr>
          <w:sz w:val="26"/>
        </w:rPr>
        <w:t>denies</w:t>
      </w:r>
      <w:r w:rsidRPr="00B33663">
        <w:rPr>
          <w:spacing w:val="-1"/>
          <w:sz w:val="26"/>
        </w:rPr>
        <w:t xml:space="preserve"> </w:t>
      </w:r>
      <w:r w:rsidRPr="00B33663">
        <w:rPr>
          <w:sz w:val="26"/>
        </w:rPr>
        <w:t>connection.</w:t>
      </w:r>
    </w:p>
    <w:p w14:paraId="62199465" w14:textId="77777777" w:rsidR="00CD7E1A" w:rsidRPr="00B33663" w:rsidRDefault="00CD7E1A">
      <w:pPr>
        <w:pStyle w:val="BodyText"/>
        <w:spacing w:before="5"/>
        <w:ind w:left="0"/>
      </w:pPr>
    </w:p>
    <w:p w14:paraId="14FD6032" w14:textId="77777777" w:rsidR="00CD7E1A" w:rsidRPr="00B33663" w:rsidRDefault="00A42A03">
      <w:pPr>
        <w:pStyle w:val="Heading5"/>
        <w:spacing w:line="295" w:lineRule="exact"/>
        <w:rPr>
          <w:u w:val="none"/>
        </w:rPr>
      </w:pPr>
      <w:r w:rsidRPr="00B33663">
        <w:rPr>
          <w:u w:val="none"/>
        </w:rPr>
        <w:t>CHAP</w:t>
      </w:r>
    </w:p>
    <w:p w14:paraId="012195F1" w14:textId="77777777" w:rsidR="00CD7E1A" w:rsidRPr="00B33663" w:rsidRDefault="00A42A03">
      <w:pPr>
        <w:pStyle w:val="BodyText"/>
        <w:ind w:left="480" w:right="631"/>
        <w:jc w:val="both"/>
      </w:pPr>
      <w:r w:rsidRPr="00B33663">
        <w:t>The</w:t>
      </w:r>
      <w:r w:rsidRPr="00B33663">
        <w:rPr>
          <w:spacing w:val="1"/>
        </w:rPr>
        <w:t xml:space="preserve"> </w:t>
      </w:r>
      <w:r w:rsidRPr="00B33663">
        <w:t>Challenge</w:t>
      </w:r>
      <w:r w:rsidRPr="00B33663">
        <w:rPr>
          <w:spacing w:val="1"/>
        </w:rPr>
        <w:t xml:space="preserve"> </w:t>
      </w:r>
      <w:r w:rsidRPr="00B33663">
        <w:t>Handshake</w:t>
      </w:r>
      <w:r w:rsidRPr="00B33663">
        <w:rPr>
          <w:spacing w:val="1"/>
        </w:rPr>
        <w:t xml:space="preserve"> </w:t>
      </w:r>
      <w:r w:rsidRPr="00B33663">
        <w:t>Authentication</w:t>
      </w:r>
      <w:r w:rsidRPr="00B33663">
        <w:rPr>
          <w:spacing w:val="1"/>
        </w:rPr>
        <w:t xml:space="preserve"> </w:t>
      </w:r>
      <w:r w:rsidRPr="00B33663">
        <w:t>Protocol</w:t>
      </w:r>
      <w:r w:rsidRPr="00B33663">
        <w:rPr>
          <w:spacing w:val="1"/>
        </w:rPr>
        <w:t xml:space="preserve"> </w:t>
      </w:r>
      <w:r w:rsidRPr="00B33663">
        <w:t>(CHAP)</w:t>
      </w:r>
      <w:r w:rsidRPr="00B33663">
        <w:rPr>
          <w:spacing w:val="1"/>
        </w:rPr>
        <w:t xml:space="preserve"> </w:t>
      </w:r>
      <w:r w:rsidRPr="00B33663">
        <w:t>is</w:t>
      </w:r>
      <w:r w:rsidRPr="00B33663">
        <w:rPr>
          <w:spacing w:val="1"/>
        </w:rPr>
        <w:t xml:space="preserve"> </w:t>
      </w:r>
      <w:r w:rsidRPr="00B33663">
        <w:t>a</w:t>
      </w:r>
      <w:r w:rsidRPr="00B33663">
        <w:rPr>
          <w:spacing w:val="1"/>
        </w:rPr>
        <w:t xml:space="preserve"> </w:t>
      </w:r>
      <w:r w:rsidRPr="00B33663">
        <w:t>three-way</w:t>
      </w:r>
      <w:r w:rsidRPr="00B33663">
        <w:rPr>
          <w:spacing w:val="1"/>
        </w:rPr>
        <w:t xml:space="preserve"> </w:t>
      </w:r>
      <w:r w:rsidRPr="00B33663">
        <w:t>handshaking</w:t>
      </w:r>
      <w:r w:rsidRPr="00B33663">
        <w:rPr>
          <w:spacing w:val="65"/>
        </w:rPr>
        <w:t xml:space="preserve"> </w:t>
      </w:r>
      <w:r w:rsidRPr="00B33663">
        <w:t>authentication protocol that provides greater security than PAP. In</w:t>
      </w:r>
      <w:r w:rsidRPr="00B33663">
        <w:rPr>
          <w:spacing w:val="1"/>
        </w:rPr>
        <w:t xml:space="preserve"> </w:t>
      </w:r>
      <w:r w:rsidRPr="00B33663">
        <w:t>this method,</w:t>
      </w:r>
      <w:r w:rsidRPr="00B33663">
        <w:rPr>
          <w:spacing w:val="-1"/>
        </w:rPr>
        <w:t xml:space="preserve"> </w:t>
      </w:r>
      <w:r w:rsidRPr="00B33663">
        <w:t>the</w:t>
      </w:r>
      <w:r w:rsidRPr="00B33663">
        <w:rPr>
          <w:spacing w:val="-1"/>
        </w:rPr>
        <w:t xml:space="preserve"> </w:t>
      </w:r>
      <w:r w:rsidRPr="00B33663">
        <w:t>password</w:t>
      </w:r>
      <w:r w:rsidRPr="00B33663">
        <w:rPr>
          <w:spacing w:val="-2"/>
        </w:rPr>
        <w:t xml:space="preserve"> </w:t>
      </w:r>
      <w:r w:rsidRPr="00B33663">
        <w:t>is</w:t>
      </w:r>
      <w:r w:rsidRPr="00B33663">
        <w:rPr>
          <w:spacing w:val="-1"/>
        </w:rPr>
        <w:t xml:space="preserve"> </w:t>
      </w:r>
      <w:r w:rsidRPr="00B33663">
        <w:t>kept</w:t>
      </w:r>
      <w:r w:rsidRPr="00B33663">
        <w:rPr>
          <w:spacing w:val="1"/>
        </w:rPr>
        <w:t xml:space="preserve"> </w:t>
      </w:r>
      <w:r w:rsidRPr="00B33663">
        <w:t>secret;</w:t>
      </w:r>
      <w:r w:rsidRPr="00B33663">
        <w:rPr>
          <w:spacing w:val="-2"/>
        </w:rPr>
        <w:t xml:space="preserve"> </w:t>
      </w:r>
      <w:r w:rsidRPr="00B33663">
        <w:t>it</w:t>
      </w:r>
      <w:r w:rsidRPr="00B33663">
        <w:rPr>
          <w:spacing w:val="2"/>
        </w:rPr>
        <w:t xml:space="preserve"> </w:t>
      </w:r>
      <w:r w:rsidRPr="00B33663">
        <w:t>is</w:t>
      </w:r>
      <w:r w:rsidRPr="00B33663">
        <w:rPr>
          <w:spacing w:val="1"/>
        </w:rPr>
        <w:t xml:space="preserve"> </w:t>
      </w:r>
      <w:r w:rsidRPr="00B33663">
        <w:t>never</w:t>
      </w:r>
      <w:r w:rsidRPr="00B33663">
        <w:rPr>
          <w:spacing w:val="-2"/>
        </w:rPr>
        <w:t xml:space="preserve"> </w:t>
      </w:r>
      <w:r w:rsidRPr="00B33663">
        <w:t>sent</w:t>
      </w:r>
      <w:r w:rsidRPr="00B33663">
        <w:rPr>
          <w:spacing w:val="-1"/>
        </w:rPr>
        <w:t xml:space="preserve"> </w:t>
      </w:r>
      <w:r w:rsidRPr="00B33663">
        <w:t>online.</w:t>
      </w:r>
    </w:p>
    <w:p w14:paraId="025794C7" w14:textId="77777777" w:rsidR="00CD7E1A" w:rsidRPr="00B33663" w:rsidRDefault="00A42A03" w:rsidP="00E700C1">
      <w:pPr>
        <w:pStyle w:val="ListParagraph"/>
        <w:numPr>
          <w:ilvl w:val="0"/>
          <w:numId w:val="19"/>
        </w:numPr>
        <w:tabs>
          <w:tab w:val="left" w:pos="1460"/>
        </w:tabs>
        <w:ind w:right="1221" w:hanging="324"/>
        <w:jc w:val="both"/>
        <w:rPr>
          <w:sz w:val="26"/>
        </w:rPr>
      </w:pPr>
      <w:r w:rsidRPr="00B33663">
        <w:rPr>
          <w:sz w:val="26"/>
        </w:rPr>
        <w:t>The system sends the user a challenge packet containing a challenge</w:t>
      </w:r>
      <w:r w:rsidRPr="00B33663">
        <w:rPr>
          <w:spacing w:val="-62"/>
          <w:sz w:val="26"/>
        </w:rPr>
        <w:t xml:space="preserve"> </w:t>
      </w:r>
      <w:r w:rsidRPr="00B33663">
        <w:rPr>
          <w:sz w:val="26"/>
        </w:rPr>
        <w:t>value.</w:t>
      </w:r>
    </w:p>
    <w:p w14:paraId="17BF0A90" w14:textId="77777777" w:rsidR="00CD7E1A" w:rsidRPr="00B33663" w:rsidRDefault="00A42A03" w:rsidP="00E700C1">
      <w:pPr>
        <w:pStyle w:val="ListParagraph"/>
        <w:numPr>
          <w:ilvl w:val="0"/>
          <w:numId w:val="19"/>
        </w:numPr>
        <w:tabs>
          <w:tab w:val="left" w:pos="1474"/>
        </w:tabs>
        <w:ind w:right="681" w:hanging="324"/>
        <w:jc w:val="both"/>
        <w:rPr>
          <w:sz w:val="26"/>
        </w:rPr>
      </w:pPr>
      <w:r w:rsidRPr="00B33663">
        <w:rPr>
          <w:sz w:val="26"/>
        </w:rPr>
        <w:t>The user applies a predefined function that takes the challenge value and</w:t>
      </w:r>
      <w:r w:rsidRPr="00B33663">
        <w:rPr>
          <w:spacing w:val="1"/>
          <w:sz w:val="26"/>
        </w:rPr>
        <w:t xml:space="preserve"> </w:t>
      </w:r>
      <w:r w:rsidRPr="00B33663">
        <w:rPr>
          <w:sz w:val="26"/>
        </w:rPr>
        <w:t>the user’s own password and creates a result. The user sends the result in</w:t>
      </w:r>
      <w:r w:rsidRPr="00B33663">
        <w:rPr>
          <w:spacing w:val="-62"/>
          <w:sz w:val="26"/>
        </w:rPr>
        <w:t xml:space="preserve"> </w:t>
      </w:r>
      <w:r w:rsidRPr="00B33663">
        <w:rPr>
          <w:sz w:val="26"/>
        </w:rPr>
        <w:t>the</w:t>
      </w:r>
      <w:r w:rsidRPr="00B33663">
        <w:rPr>
          <w:spacing w:val="64"/>
          <w:sz w:val="26"/>
        </w:rPr>
        <w:t xml:space="preserve"> </w:t>
      </w:r>
      <w:r w:rsidRPr="00B33663">
        <w:rPr>
          <w:sz w:val="26"/>
        </w:rPr>
        <w:t>response</w:t>
      </w:r>
      <w:r w:rsidRPr="00B33663">
        <w:rPr>
          <w:spacing w:val="-1"/>
          <w:sz w:val="26"/>
        </w:rPr>
        <w:t xml:space="preserve"> </w:t>
      </w:r>
      <w:r w:rsidRPr="00B33663">
        <w:rPr>
          <w:sz w:val="26"/>
        </w:rPr>
        <w:t>packet</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system.</w:t>
      </w:r>
    </w:p>
    <w:p w14:paraId="6A32DFD7" w14:textId="77777777" w:rsidR="00CD7E1A" w:rsidRPr="00B33663" w:rsidRDefault="00A42A03" w:rsidP="00E700C1">
      <w:pPr>
        <w:pStyle w:val="ListParagraph"/>
        <w:numPr>
          <w:ilvl w:val="0"/>
          <w:numId w:val="19"/>
        </w:numPr>
        <w:tabs>
          <w:tab w:val="left" w:pos="1446"/>
        </w:tabs>
        <w:ind w:left="1459" w:right="642"/>
        <w:rPr>
          <w:sz w:val="26"/>
        </w:rPr>
      </w:pPr>
      <w:r w:rsidRPr="00B33663">
        <w:rPr>
          <w:sz w:val="26"/>
        </w:rPr>
        <w:t>The system does the same. It applies the same function to the password of</w:t>
      </w:r>
      <w:r w:rsidRPr="00B33663">
        <w:rPr>
          <w:spacing w:val="-62"/>
          <w:sz w:val="26"/>
        </w:rPr>
        <w:t xml:space="preserve"> </w:t>
      </w:r>
      <w:r w:rsidRPr="00B33663">
        <w:rPr>
          <w:sz w:val="26"/>
        </w:rPr>
        <w:t>the user (known to the system) and the challenge value to create a result.</w:t>
      </w:r>
      <w:r w:rsidRPr="00B33663">
        <w:rPr>
          <w:spacing w:val="1"/>
          <w:sz w:val="26"/>
        </w:rPr>
        <w:t xml:space="preserve"> </w:t>
      </w:r>
      <w:r w:rsidRPr="00B33663">
        <w:rPr>
          <w:sz w:val="26"/>
        </w:rPr>
        <w:t>If the result created is the same as the result sent in the response packet,</w:t>
      </w:r>
      <w:r w:rsidRPr="00B33663">
        <w:rPr>
          <w:spacing w:val="1"/>
          <w:sz w:val="26"/>
        </w:rPr>
        <w:t xml:space="preserve"> </w:t>
      </w:r>
      <w:r w:rsidRPr="00B33663">
        <w:rPr>
          <w:sz w:val="26"/>
        </w:rPr>
        <w:t>access</w:t>
      </w:r>
      <w:r w:rsidRPr="00B33663">
        <w:rPr>
          <w:spacing w:val="-1"/>
          <w:sz w:val="26"/>
        </w:rPr>
        <w:t xml:space="preserve"> </w:t>
      </w:r>
      <w:r w:rsidRPr="00B33663">
        <w:rPr>
          <w:sz w:val="26"/>
        </w:rPr>
        <w:t>is</w:t>
      </w:r>
      <w:r w:rsidRPr="00B33663">
        <w:rPr>
          <w:spacing w:val="2"/>
          <w:sz w:val="26"/>
        </w:rPr>
        <w:t xml:space="preserve"> </w:t>
      </w:r>
      <w:r w:rsidRPr="00B33663">
        <w:rPr>
          <w:sz w:val="26"/>
        </w:rPr>
        <w:t>granted;</w:t>
      </w:r>
      <w:r w:rsidRPr="00B33663">
        <w:rPr>
          <w:spacing w:val="-1"/>
          <w:sz w:val="26"/>
        </w:rPr>
        <w:t xml:space="preserve"> </w:t>
      </w:r>
      <w:r w:rsidRPr="00B33663">
        <w:rPr>
          <w:sz w:val="26"/>
        </w:rPr>
        <w:t>otherwise,</w:t>
      </w:r>
      <w:r w:rsidRPr="00B33663">
        <w:rPr>
          <w:spacing w:val="-1"/>
          <w:sz w:val="26"/>
        </w:rPr>
        <w:t xml:space="preserve"> </w:t>
      </w:r>
      <w:r w:rsidRPr="00B33663">
        <w:rPr>
          <w:sz w:val="26"/>
        </w:rPr>
        <w:t>it</w:t>
      </w:r>
      <w:r w:rsidRPr="00B33663">
        <w:rPr>
          <w:spacing w:val="-1"/>
          <w:sz w:val="26"/>
        </w:rPr>
        <w:t xml:space="preserve"> </w:t>
      </w:r>
      <w:r w:rsidRPr="00B33663">
        <w:rPr>
          <w:sz w:val="26"/>
        </w:rPr>
        <w:t>is</w:t>
      </w:r>
      <w:r w:rsidRPr="00B33663">
        <w:rPr>
          <w:spacing w:val="-1"/>
          <w:sz w:val="26"/>
        </w:rPr>
        <w:t xml:space="preserve"> </w:t>
      </w:r>
      <w:r w:rsidRPr="00B33663">
        <w:rPr>
          <w:sz w:val="26"/>
        </w:rPr>
        <w:t>denied.</w:t>
      </w:r>
    </w:p>
    <w:p w14:paraId="0DA123B1" w14:textId="77777777" w:rsidR="00CD7E1A" w:rsidRPr="00B33663" w:rsidRDefault="00CD7E1A">
      <w:pPr>
        <w:pStyle w:val="BodyText"/>
        <w:spacing w:before="9"/>
        <w:ind w:left="0"/>
        <w:rPr>
          <w:sz w:val="25"/>
        </w:rPr>
      </w:pPr>
    </w:p>
    <w:p w14:paraId="2C857B90" w14:textId="77777777" w:rsidR="00CD7E1A" w:rsidRPr="00B33663" w:rsidRDefault="00A42A03">
      <w:pPr>
        <w:pStyle w:val="BodyText"/>
        <w:ind w:left="480" w:right="641"/>
        <w:jc w:val="both"/>
      </w:pPr>
      <w:r w:rsidRPr="00B33663">
        <w:t>CHAP is more secure than PAP, especially if the system continuously changes the</w:t>
      </w:r>
      <w:r w:rsidRPr="00B33663">
        <w:rPr>
          <w:spacing w:val="1"/>
        </w:rPr>
        <w:t xml:space="preserve"> </w:t>
      </w:r>
      <w:r w:rsidRPr="00B33663">
        <w:t>challenge value. Even if the intruder learns the challenge value and the result, the</w:t>
      </w:r>
      <w:r w:rsidRPr="00B33663">
        <w:rPr>
          <w:spacing w:val="1"/>
        </w:rPr>
        <w:t xml:space="preserve"> </w:t>
      </w:r>
      <w:r w:rsidRPr="00B33663">
        <w:t>password</w:t>
      </w:r>
      <w:r w:rsidRPr="00B33663">
        <w:rPr>
          <w:spacing w:val="-2"/>
        </w:rPr>
        <w:t xml:space="preserve"> </w:t>
      </w:r>
      <w:r w:rsidRPr="00B33663">
        <w:t>is</w:t>
      </w:r>
      <w:r w:rsidRPr="00B33663">
        <w:rPr>
          <w:spacing w:val="-1"/>
        </w:rPr>
        <w:t xml:space="preserve"> </w:t>
      </w:r>
      <w:r w:rsidRPr="00B33663">
        <w:t>still</w:t>
      </w:r>
      <w:r w:rsidRPr="00B33663">
        <w:rPr>
          <w:spacing w:val="-1"/>
        </w:rPr>
        <w:t xml:space="preserve"> </w:t>
      </w:r>
      <w:r w:rsidRPr="00B33663">
        <w:t>secret.</w:t>
      </w:r>
    </w:p>
    <w:p w14:paraId="4C4CEA3D" w14:textId="77777777" w:rsidR="00CD7E1A" w:rsidRPr="00B33663" w:rsidRDefault="00CD7E1A">
      <w:pPr>
        <w:pStyle w:val="BodyText"/>
        <w:spacing w:before="11"/>
        <w:ind w:left="0"/>
        <w:rPr>
          <w:sz w:val="25"/>
        </w:rPr>
      </w:pPr>
    </w:p>
    <w:p w14:paraId="2DB30923" w14:textId="77777777" w:rsidR="00CD7E1A" w:rsidRPr="00B33663" w:rsidRDefault="00A42A03">
      <w:pPr>
        <w:pStyle w:val="BodyText"/>
        <w:ind w:left="480" w:right="636"/>
        <w:jc w:val="both"/>
      </w:pPr>
      <w:r w:rsidRPr="00B33663">
        <w:rPr>
          <w:b/>
        </w:rPr>
        <w:t xml:space="preserve">Network Control Protocols (NCP) </w:t>
      </w:r>
      <w:r w:rsidRPr="00B33663">
        <w:t>− PPP is a multiple-network-layer protocol. It</w:t>
      </w:r>
      <w:r w:rsidRPr="00B33663">
        <w:rPr>
          <w:spacing w:val="1"/>
        </w:rPr>
        <w:t xml:space="preserve"> </w:t>
      </w:r>
      <w:r w:rsidRPr="00B33663">
        <w:t>can</w:t>
      </w:r>
      <w:r w:rsidRPr="00B33663">
        <w:rPr>
          <w:spacing w:val="14"/>
        </w:rPr>
        <w:t xml:space="preserve"> </w:t>
      </w:r>
      <w:r w:rsidRPr="00B33663">
        <w:t>carry</w:t>
      </w:r>
      <w:r w:rsidRPr="00B33663">
        <w:rPr>
          <w:spacing w:val="9"/>
        </w:rPr>
        <w:t xml:space="preserve"> </w:t>
      </w:r>
      <w:r w:rsidRPr="00B33663">
        <w:t>a</w:t>
      </w:r>
      <w:r w:rsidRPr="00B33663">
        <w:rPr>
          <w:spacing w:val="14"/>
        </w:rPr>
        <w:t xml:space="preserve"> </w:t>
      </w:r>
      <w:r w:rsidRPr="00B33663">
        <w:t>network-layer</w:t>
      </w:r>
      <w:r w:rsidRPr="00B33663">
        <w:rPr>
          <w:spacing w:val="14"/>
        </w:rPr>
        <w:t xml:space="preserve"> </w:t>
      </w:r>
      <w:r w:rsidRPr="00B33663">
        <w:t>data</w:t>
      </w:r>
      <w:r w:rsidRPr="00B33663">
        <w:rPr>
          <w:spacing w:val="14"/>
        </w:rPr>
        <w:t xml:space="preserve"> </w:t>
      </w:r>
      <w:r w:rsidRPr="00B33663">
        <w:t>packet</w:t>
      </w:r>
      <w:r w:rsidRPr="00B33663">
        <w:rPr>
          <w:spacing w:val="13"/>
        </w:rPr>
        <w:t xml:space="preserve"> </w:t>
      </w:r>
      <w:r w:rsidRPr="00B33663">
        <w:t>from</w:t>
      </w:r>
      <w:r w:rsidRPr="00B33663">
        <w:rPr>
          <w:spacing w:val="11"/>
        </w:rPr>
        <w:t xml:space="preserve"> </w:t>
      </w:r>
      <w:r w:rsidRPr="00B33663">
        <w:t>protocols</w:t>
      </w:r>
      <w:r w:rsidRPr="00B33663">
        <w:rPr>
          <w:spacing w:val="14"/>
        </w:rPr>
        <w:t xml:space="preserve"> </w:t>
      </w:r>
      <w:r w:rsidRPr="00B33663">
        <w:t>defined</w:t>
      </w:r>
      <w:r w:rsidRPr="00B33663">
        <w:rPr>
          <w:spacing w:val="14"/>
        </w:rPr>
        <w:t xml:space="preserve"> </w:t>
      </w:r>
      <w:r w:rsidRPr="00B33663">
        <w:t>by</w:t>
      </w:r>
      <w:r w:rsidRPr="00B33663">
        <w:rPr>
          <w:spacing w:val="9"/>
        </w:rPr>
        <w:t xml:space="preserve"> </w:t>
      </w:r>
      <w:r w:rsidRPr="00B33663">
        <w:t>the</w:t>
      </w:r>
      <w:r w:rsidRPr="00B33663">
        <w:rPr>
          <w:spacing w:val="16"/>
        </w:rPr>
        <w:t xml:space="preserve"> </w:t>
      </w:r>
      <w:r w:rsidRPr="00B33663">
        <w:t>Internet.</w:t>
      </w:r>
      <w:r w:rsidRPr="00B33663">
        <w:rPr>
          <w:spacing w:val="14"/>
        </w:rPr>
        <w:t xml:space="preserve"> </w:t>
      </w:r>
      <w:r w:rsidRPr="00B33663">
        <w:t>PPP</w:t>
      </w:r>
    </w:p>
    <w:p w14:paraId="50895670" w14:textId="77777777" w:rsidR="00CD7E1A" w:rsidRPr="00B33663" w:rsidRDefault="00CD7E1A">
      <w:pPr>
        <w:jc w:val="both"/>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8C1F859"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6173939C">
          <v:group id="_x0000_s1093" style="width:436.3pt;height:4.45pt;mso-position-horizontal-relative:char;mso-position-vertical-relative:line" coordsize="8726,89">
            <v:shape id="_x0000_s1094" style="position:absolute;width:8726;height:89" coordsize="8726,89" o:spt="100" adj="0,,0" path="m8726,29l,29,,89r8726,l8726,29xm8726,l,,,14r8726,l8726,xe" fillcolor="#612322" stroked="f">
              <v:stroke joinstyle="round"/>
              <v:formulas/>
              <v:path arrowok="t" o:connecttype="segments"/>
            </v:shape>
            <w10:anchorlock/>
          </v:group>
        </w:pict>
      </w:r>
    </w:p>
    <w:p w14:paraId="0C8FE7CE" w14:textId="77777777" w:rsidR="00CD7E1A" w:rsidRPr="00B33663" w:rsidRDefault="00CD7E1A">
      <w:pPr>
        <w:pStyle w:val="BodyText"/>
        <w:spacing w:before="7"/>
        <w:ind w:left="0"/>
        <w:rPr>
          <w:sz w:val="16"/>
        </w:rPr>
      </w:pPr>
    </w:p>
    <w:p w14:paraId="76E57938" w14:textId="77777777" w:rsidR="00CD7E1A" w:rsidRPr="00B33663" w:rsidRDefault="00A42A03">
      <w:pPr>
        <w:pStyle w:val="BodyText"/>
        <w:spacing w:before="88"/>
        <w:ind w:left="480" w:right="640"/>
        <w:jc w:val="both"/>
      </w:pPr>
      <w:r w:rsidRPr="00B33663">
        <w:t>has defined a specific Network Control Protocol for each network protocol. These</w:t>
      </w:r>
      <w:r w:rsidRPr="00B33663">
        <w:rPr>
          <w:spacing w:val="1"/>
        </w:rPr>
        <w:t xml:space="preserve"> </w:t>
      </w:r>
      <w:r w:rsidRPr="00B33663">
        <w:t>protocols are used for negotiating the parameters and facilities for the network</w:t>
      </w:r>
      <w:r w:rsidRPr="00B33663">
        <w:rPr>
          <w:spacing w:val="1"/>
        </w:rPr>
        <w:t xml:space="preserve"> </w:t>
      </w:r>
      <w:r w:rsidRPr="00B33663">
        <w:t>layer.</w:t>
      </w:r>
      <w:r w:rsidRPr="00B33663">
        <w:rPr>
          <w:spacing w:val="-1"/>
        </w:rPr>
        <w:t xml:space="preserve"> </w:t>
      </w:r>
      <w:r w:rsidRPr="00B33663">
        <w:t>For</w:t>
      </w:r>
      <w:r w:rsidRPr="00B33663">
        <w:rPr>
          <w:spacing w:val="-1"/>
        </w:rPr>
        <w:t xml:space="preserve"> </w:t>
      </w:r>
      <w:r w:rsidRPr="00B33663">
        <w:t>every</w:t>
      </w:r>
      <w:r w:rsidRPr="00B33663">
        <w:rPr>
          <w:spacing w:val="-6"/>
        </w:rPr>
        <w:t xml:space="preserve"> </w:t>
      </w:r>
      <w:r w:rsidRPr="00B33663">
        <w:t>higher-layer</w:t>
      </w:r>
      <w:r w:rsidRPr="00B33663">
        <w:rPr>
          <w:spacing w:val="-1"/>
        </w:rPr>
        <w:t xml:space="preserve"> </w:t>
      </w:r>
      <w:r w:rsidRPr="00B33663">
        <w:t>protocol</w:t>
      </w:r>
      <w:r w:rsidRPr="00B33663">
        <w:rPr>
          <w:spacing w:val="-1"/>
        </w:rPr>
        <w:t xml:space="preserve"> </w:t>
      </w:r>
      <w:r w:rsidRPr="00B33663">
        <w:t>supported</w:t>
      </w:r>
      <w:r w:rsidRPr="00B33663">
        <w:rPr>
          <w:spacing w:val="-1"/>
        </w:rPr>
        <w:t xml:space="preserve"> </w:t>
      </w:r>
      <w:r w:rsidRPr="00B33663">
        <w:t>by</w:t>
      </w:r>
      <w:r w:rsidRPr="00B33663">
        <w:rPr>
          <w:spacing w:val="-6"/>
        </w:rPr>
        <w:t xml:space="preserve"> </w:t>
      </w:r>
      <w:r w:rsidRPr="00B33663">
        <w:t>PPP,</w:t>
      </w:r>
      <w:r w:rsidRPr="00B33663">
        <w:rPr>
          <w:spacing w:val="-1"/>
        </w:rPr>
        <w:t xml:space="preserve"> </w:t>
      </w:r>
      <w:r w:rsidRPr="00B33663">
        <w:t>one</w:t>
      </w:r>
      <w:r w:rsidRPr="00B33663">
        <w:rPr>
          <w:spacing w:val="-1"/>
        </w:rPr>
        <w:t xml:space="preserve"> </w:t>
      </w:r>
      <w:r w:rsidRPr="00B33663">
        <w:t>NCP</w:t>
      </w:r>
      <w:r w:rsidRPr="00B33663">
        <w:rPr>
          <w:spacing w:val="-1"/>
        </w:rPr>
        <w:t xml:space="preserve"> </w:t>
      </w:r>
      <w:r w:rsidRPr="00B33663">
        <w:t>is</w:t>
      </w:r>
      <w:r w:rsidRPr="00B33663">
        <w:rPr>
          <w:spacing w:val="1"/>
        </w:rPr>
        <w:t xml:space="preserve"> </w:t>
      </w:r>
      <w:r w:rsidRPr="00B33663">
        <w:t>there.</w:t>
      </w:r>
    </w:p>
    <w:p w14:paraId="4F51BB2B" w14:textId="77777777" w:rsidR="00CD7E1A" w:rsidRPr="00B33663" w:rsidRDefault="00EB3154">
      <w:pPr>
        <w:pStyle w:val="BodyText"/>
        <w:spacing w:before="1"/>
        <w:ind w:left="0"/>
        <w:rPr>
          <w:sz w:val="25"/>
        </w:rPr>
      </w:pPr>
      <w:r w:rsidRPr="00B33663">
        <w:pict w14:anchorId="0A332470">
          <v:rect id="_x0000_s1092" style="position:absolute;margin-left:88.6pt;margin-top:16.4pt;width:436.3pt;height:1.45pt;z-index:-15684608;mso-wrap-distance-left:0;mso-wrap-distance-right:0;mso-position-horizontal-relative:page" fillcolor="black" stroked="f">
            <w10:wrap type="topAndBottom" anchorx="page"/>
          </v:rect>
        </w:pict>
      </w:r>
      <w:r w:rsidRPr="00B33663">
        <w:pict w14:anchorId="4BFBDC57">
          <v:shape id="_x0000_s1091" type="#_x0000_t202" style="position:absolute;margin-left:88.6pt;margin-top:32.85pt;width:436.3pt;height:17.3pt;z-index:-15684096;mso-wrap-distance-left:0;mso-wrap-distance-right:0;mso-position-horizontal-relative:page" fillcolor="#d9d9d9" stroked="f">
            <v:textbox inset="0,0,0,0">
              <w:txbxContent>
                <w:p w14:paraId="4E6AEF3B" w14:textId="77777777" w:rsidR="00EB3154" w:rsidRDefault="00EB3154">
                  <w:pPr>
                    <w:tabs>
                      <w:tab w:val="left" w:pos="2285"/>
                    </w:tabs>
                    <w:spacing w:line="343" w:lineRule="exact"/>
                    <w:ind w:left="1565"/>
                    <w:rPr>
                      <w:b/>
                      <w:sz w:val="30"/>
                    </w:rPr>
                  </w:pPr>
                  <w:r>
                    <w:rPr>
                      <w:b/>
                      <w:sz w:val="30"/>
                    </w:rPr>
                    <w:t>7.</w:t>
                  </w:r>
                  <w:r>
                    <w:rPr>
                      <w:b/>
                      <w:sz w:val="30"/>
                    </w:rPr>
                    <w:tab/>
                  </w:r>
                  <w:r>
                    <w:rPr>
                      <w:b/>
                      <w:sz w:val="30"/>
                      <w:u w:val="thick"/>
                    </w:rPr>
                    <w:t>MEDIA</w:t>
                  </w:r>
                  <w:r>
                    <w:rPr>
                      <w:b/>
                      <w:spacing w:val="-3"/>
                      <w:sz w:val="30"/>
                      <w:u w:val="thick"/>
                    </w:rPr>
                    <w:t xml:space="preserve"> </w:t>
                  </w:r>
                  <w:r>
                    <w:rPr>
                      <w:b/>
                      <w:sz w:val="30"/>
                      <w:u w:val="thick"/>
                    </w:rPr>
                    <w:t>ACCESS</w:t>
                  </w:r>
                  <w:r>
                    <w:rPr>
                      <w:b/>
                      <w:spacing w:val="-2"/>
                      <w:sz w:val="30"/>
                      <w:u w:val="thick"/>
                    </w:rPr>
                    <w:t xml:space="preserve"> </w:t>
                  </w:r>
                  <w:r>
                    <w:rPr>
                      <w:b/>
                      <w:sz w:val="30"/>
                      <w:u w:val="thick"/>
                    </w:rPr>
                    <w:t>CONTROL</w:t>
                  </w:r>
                  <w:r>
                    <w:rPr>
                      <w:b/>
                      <w:spacing w:val="-3"/>
                      <w:sz w:val="30"/>
                      <w:u w:val="thick"/>
                    </w:rPr>
                    <w:t xml:space="preserve"> </w:t>
                  </w:r>
                  <w:r>
                    <w:rPr>
                      <w:b/>
                      <w:sz w:val="30"/>
                      <w:u w:val="thick"/>
                    </w:rPr>
                    <w:t>(MAC)</w:t>
                  </w:r>
                </w:p>
              </w:txbxContent>
            </v:textbox>
            <w10:wrap type="topAndBottom" anchorx="page"/>
          </v:shape>
        </w:pict>
      </w:r>
    </w:p>
    <w:p w14:paraId="41004F19" w14:textId="77777777" w:rsidR="00CD7E1A" w:rsidRPr="00B33663" w:rsidRDefault="00CD7E1A">
      <w:pPr>
        <w:pStyle w:val="BodyText"/>
        <w:spacing w:before="5"/>
        <w:ind w:left="0"/>
        <w:rPr>
          <w:sz w:val="21"/>
        </w:rPr>
      </w:pPr>
    </w:p>
    <w:p w14:paraId="0AF7AD19" w14:textId="77777777" w:rsidR="00CD7E1A" w:rsidRPr="00B33663" w:rsidRDefault="00A42A03" w:rsidP="00E700C1">
      <w:pPr>
        <w:pStyle w:val="ListParagraph"/>
        <w:numPr>
          <w:ilvl w:val="0"/>
          <w:numId w:val="18"/>
        </w:numPr>
        <w:tabs>
          <w:tab w:val="left" w:pos="1200"/>
          <w:tab w:val="left" w:pos="1201"/>
        </w:tabs>
        <w:spacing w:before="117" w:line="237" w:lineRule="auto"/>
        <w:ind w:right="934"/>
        <w:rPr>
          <w:sz w:val="26"/>
        </w:rPr>
      </w:pPr>
      <w:r w:rsidRPr="00B33663">
        <w:rPr>
          <w:sz w:val="26"/>
        </w:rPr>
        <w:t>When two or more nodes transmit data at the same time, their frames will</w:t>
      </w:r>
      <w:r w:rsidRPr="00B33663">
        <w:rPr>
          <w:spacing w:val="-63"/>
          <w:sz w:val="26"/>
        </w:rPr>
        <w:t xml:space="preserve"> </w:t>
      </w:r>
      <w:r w:rsidRPr="00B33663">
        <w:rPr>
          <w:sz w:val="26"/>
        </w:rPr>
        <w:t>collide</w:t>
      </w:r>
      <w:r w:rsidRPr="00B33663">
        <w:rPr>
          <w:spacing w:val="-2"/>
          <w:sz w:val="26"/>
        </w:rPr>
        <w:t xml:space="preserve"> </w:t>
      </w:r>
      <w:r w:rsidRPr="00B33663">
        <w:rPr>
          <w:sz w:val="26"/>
        </w:rPr>
        <w:t>and</w:t>
      </w:r>
      <w:r w:rsidRPr="00B33663">
        <w:rPr>
          <w:spacing w:val="1"/>
          <w:sz w:val="26"/>
        </w:rPr>
        <w:t xml:space="preserve"> </w:t>
      </w:r>
      <w:r w:rsidRPr="00B33663">
        <w:rPr>
          <w:sz w:val="26"/>
        </w:rPr>
        <w:t>the link bandwidth</w:t>
      </w:r>
      <w:r w:rsidRPr="00B33663">
        <w:rPr>
          <w:spacing w:val="-1"/>
          <w:sz w:val="26"/>
        </w:rPr>
        <w:t xml:space="preserve"> </w:t>
      </w:r>
      <w:r w:rsidRPr="00B33663">
        <w:rPr>
          <w:sz w:val="26"/>
        </w:rPr>
        <w:t>is</w:t>
      </w:r>
      <w:r w:rsidRPr="00B33663">
        <w:rPr>
          <w:spacing w:val="1"/>
          <w:sz w:val="26"/>
        </w:rPr>
        <w:t xml:space="preserve"> </w:t>
      </w:r>
      <w:r w:rsidRPr="00B33663">
        <w:rPr>
          <w:sz w:val="26"/>
        </w:rPr>
        <w:t>wasted during</w:t>
      </w:r>
      <w:r w:rsidRPr="00B33663">
        <w:rPr>
          <w:spacing w:val="-1"/>
          <w:sz w:val="26"/>
        </w:rPr>
        <w:t xml:space="preserve"> </w:t>
      </w:r>
      <w:r w:rsidRPr="00B33663">
        <w:rPr>
          <w:sz w:val="26"/>
        </w:rPr>
        <w:t>collision.</w:t>
      </w:r>
    </w:p>
    <w:p w14:paraId="1FAB2755" w14:textId="77777777" w:rsidR="00CD7E1A" w:rsidRPr="00B33663" w:rsidRDefault="00A42A03" w:rsidP="00E700C1">
      <w:pPr>
        <w:pStyle w:val="ListParagraph"/>
        <w:numPr>
          <w:ilvl w:val="0"/>
          <w:numId w:val="18"/>
        </w:numPr>
        <w:tabs>
          <w:tab w:val="left" w:pos="1200"/>
          <w:tab w:val="left" w:pos="1201"/>
        </w:tabs>
        <w:spacing w:before="6" w:line="237" w:lineRule="auto"/>
        <w:ind w:right="832"/>
        <w:rPr>
          <w:sz w:val="26"/>
        </w:rPr>
      </w:pPr>
      <w:r w:rsidRPr="00B33663">
        <w:rPr>
          <w:sz w:val="26"/>
        </w:rPr>
        <w:t>To coordinate the access of multiple sending/receiving nodes to the shared</w:t>
      </w:r>
      <w:r w:rsidRPr="00B33663">
        <w:rPr>
          <w:spacing w:val="-62"/>
          <w:sz w:val="26"/>
        </w:rPr>
        <w:t xml:space="preserve"> </w:t>
      </w:r>
      <w:r w:rsidRPr="00B33663">
        <w:rPr>
          <w:sz w:val="26"/>
        </w:rPr>
        <w:t>link,</w:t>
      </w:r>
      <w:r w:rsidRPr="00B33663">
        <w:rPr>
          <w:spacing w:val="-2"/>
          <w:sz w:val="26"/>
        </w:rPr>
        <w:t xml:space="preserve"> </w:t>
      </w:r>
      <w:r w:rsidRPr="00B33663">
        <w:rPr>
          <w:sz w:val="26"/>
        </w:rPr>
        <w:t>we</w:t>
      </w:r>
      <w:r w:rsidRPr="00B33663">
        <w:rPr>
          <w:spacing w:val="-2"/>
          <w:sz w:val="26"/>
        </w:rPr>
        <w:t xml:space="preserve"> </w:t>
      </w:r>
      <w:r w:rsidRPr="00B33663">
        <w:rPr>
          <w:sz w:val="26"/>
        </w:rPr>
        <w:t>need</w:t>
      </w:r>
      <w:r w:rsidRPr="00B33663">
        <w:rPr>
          <w:spacing w:val="-2"/>
          <w:sz w:val="26"/>
        </w:rPr>
        <w:t xml:space="preserve"> </w:t>
      </w:r>
      <w:r w:rsidRPr="00B33663">
        <w:rPr>
          <w:sz w:val="26"/>
        </w:rPr>
        <w:t>a</w:t>
      </w:r>
      <w:r w:rsidRPr="00B33663">
        <w:rPr>
          <w:spacing w:val="-2"/>
          <w:sz w:val="26"/>
        </w:rPr>
        <w:t xml:space="preserve"> </w:t>
      </w:r>
      <w:r w:rsidRPr="00B33663">
        <w:rPr>
          <w:sz w:val="26"/>
        </w:rPr>
        <w:t>protocol</w:t>
      </w:r>
      <w:r w:rsidRPr="00B33663">
        <w:rPr>
          <w:spacing w:val="-2"/>
          <w:sz w:val="26"/>
        </w:rPr>
        <w:t xml:space="preserve"> </w:t>
      </w:r>
      <w:r w:rsidRPr="00B33663">
        <w:rPr>
          <w:sz w:val="26"/>
        </w:rPr>
        <w:t>to</w:t>
      </w:r>
      <w:r w:rsidRPr="00B33663">
        <w:rPr>
          <w:spacing w:val="-2"/>
          <w:sz w:val="26"/>
        </w:rPr>
        <w:t xml:space="preserve"> </w:t>
      </w:r>
      <w:r w:rsidRPr="00B33663">
        <w:rPr>
          <w:sz w:val="26"/>
        </w:rPr>
        <w:t>coordinate</w:t>
      </w:r>
      <w:r w:rsidRPr="00B33663">
        <w:rPr>
          <w:spacing w:val="-2"/>
          <w:sz w:val="26"/>
        </w:rPr>
        <w:t xml:space="preserve"> </w:t>
      </w:r>
      <w:r w:rsidRPr="00B33663">
        <w:rPr>
          <w:sz w:val="26"/>
        </w:rPr>
        <w:t>the</w:t>
      </w:r>
      <w:r w:rsidRPr="00B33663">
        <w:rPr>
          <w:spacing w:val="-2"/>
          <w:sz w:val="26"/>
        </w:rPr>
        <w:t xml:space="preserve"> </w:t>
      </w:r>
      <w:r w:rsidRPr="00B33663">
        <w:rPr>
          <w:sz w:val="26"/>
        </w:rPr>
        <w:t>transmission.</w:t>
      </w:r>
    </w:p>
    <w:p w14:paraId="08F8DAC0" w14:textId="77777777" w:rsidR="00CD7E1A" w:rsidRPr="00B33663" w:rsidRDefault="00A42A03" w:rsidP="00E700C1">
      <w:pPr>
        <w:pStyle w:val="ListParagraph"/>
        <w:numPr>
          <w:ilvl w:val="0"/>
          <w:numId w:val="18"/>
        </w:numPr>
        <w:tabs>
          <w:tab w:val="left" w:pos="1200"/>
          <w:tab w:val="left" w:pos="1201"/>
        </w:tabs>
        <w:spacing w:before="5" w:line="237" w:lineRule="auto"/>
        <w:ind w:right="642"/>
        <w:rPr>
          <w:sz w:val="26"/>
        </w:rPr>
      </w:pPr>
      <w:r w:rsidRPr="00B33663">
        <w:rPr>
          <w:sz w:val="26"/>
        </w:rPr>
        <w:t>These</w:t>
      </w:r>
      <w:r w:rsidRPr="00B33663">
        <w:rPr>
          <w:spacing w:val="58"/>
          <w:sz w:val="26"/>
        </w:rPr>
        <w:t xml:space="preserve"> </w:t>
      </w:r>
      <w:r w:rsidRPr="00B33663">
        <w:rPr>
          <w:sz w:val="26"/>
        </w:rPr>
        <w:t>protocols</w:t>
      </w:r>
      <w:r w:rsidRPr="00B33663">
        <w:rPr>
          <w:spacing w:val="60"/>
          <w:sz w:val="26"/>
        </w:rPr>
        <w:t xml:space="preserve"> </w:t>
      </w:r>
      <w:r w:rsidRPr="00B33663">
        <w:rPr>
          <w:sz w:val="26"/>
        </w:rPr>
        <w:t>are</w:t>
      </w:r>
      <w:r w:rsidRPr="00B33663">
        <w:rPr>
          <w:spacing w:val="59"/>
          <w:sz w:val="26"/>
        </w:rPr>
        <w:t xml:space="preserve"> </w:t>
      </w:r>
      <w:r w:rsidRPr="00B33663">
        <w:rPr>
          <w:sz w:val="26"/>
        </w:rPr>
        <w:t>called</w:t>
      </w:r>
      <w:r w:rsidRPr="00B33663">
        <w:rPr>
          <w:spacing w:val="58"/>
          <w:sz w:val="26"/>
        </w:rPr>
        <w:t xml:space="preserve"> </w:t>
      </w:r>
      <w:r w:rsidRPr="00B33663">
        <w:rPr>
          <w:sz w:val="26"/>
        </w:rPr>
        <w:t>Medium</w:t>
      </w:r>
      <w:r w:rsidRPr="00B33663">
        <w:rPr>
          <w:spacing w:val="59"/>
          <w:sz w:val="26"/>
        </w:rPr>
        <w:t xml:space="preserve"> </w:t>
      </w:r>
      <w:r w:rsidRPr="00B33663">
        <w:rPr>
          <w:sz w:val="26"/>
        </w:rPr>
        <w:t>or</w:t>
      </w:r>
      <w:r w:rsidRPr="00B33663">
        <w:rPr>
          <w:spacing w:val="58"/>
          <w:sz w:val="26"/>
        </w:rPr>
        <w:t xml:space="preserve"> </w:t>
      </w:r>
      <w:r w:rsidRPr="00B33663">
        <w:rPr>
          <w:sz w:val="26"/>
        </w:rPr>
        <w:t>Multiple</w:t>
      </w:r>
      <w:r w:rsidRPr="00B33663">
        <w:rPr>
          <w:spacing w:val="58"/>
          <w:sz w:val="26"/>
        </w:rPr>
        <w:t xml:space="preserve"> </w:t>
      </w:r>
      <w:r w:rsidRPr="00B33663">
        <w:rPr>
          <w:sz w:val="26"/>
        </w:rPr>
        <w:t>Access</w:t>
      </w:r>
      <w:r w:rsidRPr="00B33663">
        <w:rPr>
          <w:spacing w:val="59"/>
          <w:sz w:val="26"/>
        </w:rPr>
        <w:t xml:space="preserve"> </w:t>
      </w:r>
      <w:r w:rsidRPr="00B33663">
        <w:rPr>
          <w:sz w:val="26"/>
        </w:rPr>
        <w:t>Control</w:t>
      </w:r>
      <w:r w:rsidRPr="00B33663">
        <w:rPr>
          <w:spacing w:val="63"/>
          <w:sz w:val="26"/>
        </w:rPr>
        <w:t xml:space="preserve"> </w:t>
      </w:r>
      <w:r w:rsidRPr="00B33663">
        <w:rPr>
          <w:sz w:val="26"/>
        </w:rPr>
        <w:t>(MAC)</w:t>
      </w:r>
      <w:r w:rsidRPr="00B33663">
        <w:rPr>
          <w:spacing w:val="-62"/>
          <w:sz w:val="26"/>
        </w:rPr>
        <w:t xml:space="preserve"> </w:t>
      </w:r>
      <w:r w:rsidRPr="00B33663">
        <w:rPr>
          <w:sz w:val="26"/>
        </w:rPr>
        <w:t>Protocols. MAC</w:t>
      </w:r>
      <w:r w:rsidRPr="00B33663">
        <w:rPr>
          <w:spacing w:val="1"/>
          <w:sz w:val="26"/>
        </w:rPr>
        <w:t xml:space="preserve"> </w:t>
      </w:r>
      <w:r w:rsidRPr="00B33663">
        <w:rPr>
          <w:sz w:val="26"/>
        </w:rPr>
        <w:t>belongs</w:t>
      </w:r>
      <w:r w:rsidRPr="00B33663">
        <w:rPr>
          <w:spacing w:val="-1"/>
          <w:sz w:val="26"/>
        </w:rPr>
        <w:t xml:space="preserve"> </w:t>
      </w:r>
      <w:r w:rsidRPr="00B33663">
        <w:rPr>
          <w:sz w:val="26"/>
        </w:rPr>
        <w:t>to</w:t>
      </w:r>
      <w:r w:rsidRPr="00B33663">
        <w:rPr>
          <w:spacing w:val="-1"/>
          <w:sz w:val="26"/>
        </w:rPr>
        <w:t xml:space="preserve"> </w:t>
      </w:r>
      <w:r w:rsidRPr="00B33663">
        <w:rPr>
          <w:sz w:val="26"/>
        </w:rPr>
        <w:t>the</w:t>
      </w:r>
      <w:r w:rsidRPr="00B33663">
        <w:rPr>
          <w:spacing w:val="-2"/>
          <w:sz w:val="26"/>
        </w:rPr>
        <w:t xml:space="preserve"> </w:t>
      </w:r>
      <w:r w:rsidRPr="00B33663">
        <w:rPr>
          <w:sz w:val="26"/>
        </w:rPr>
        <w:t>data</w:t>
      </w:r>
      <w:r w:rsidRPr="00B33663">
        <w:rPr>
          <w:spacing w:val="-1"/>
          <w:sz w:val="26"/>
        </w:rPr>
        <w:t xml:space="preserve"> </w:t>
      </w:r>
      <w:r w:rsidRPr="00B33663">
        <w:rPr>
          <w:sz w:val="26"/>
        </w:rPr>
        <w:t>link</w:t>
      </w:r>
      <w:r w:rsidRPr="00B33663">
        <w:rPr>
          <w:spacing w:val="-1"/>
          <w:sz w:val="26"/>
        </w:rPr>
        <w:t xml:space="preserve"> </w:t>
      </w:r>
      <w:r w:rsidRPr="00B33663">
        <w:rPr>
          <w:sz w:val="26"/>
        </w:rPr>
        <w:t>layer</w:t>
      </w:r>
      <w:r w:rsidRPr="00B33663">
        <w:rPr>
          <w:spacing w:val="1"/>
          <w:sz w:val="26"/>
        </w:rPr>
        <w:t xml:space="preserve"> </w:t>
      </w:r>
      <w:r w:rsidRPr="00B33663">
        <w:rPr>
          <w:sz w:val="26"/>
        </w:rPr>
        <w:t>of</w:t>
      </w:r>
      <w:r w:rsidRPr="00B33663">
        <w:rPr>
          <w:spacing w:val="2"/>
          <w:sz w:val="26"/>
        </w:rPr>
        <w:t xml:space="preserve"> </w:t>
      </w:r>
      <w:r w:rsidRPr="00B33663">
        <w:rPr>
          <w:sz w:val="26"/>
        </w:rPr>
        <w:t>OSI</w:t>
      </w:r>
      <w:r w:rsidRPr="00B33663">
        <w:rPr>
          <w:spacing w:val="-1"/>
          <w:sz w:val="26"/>
        </w:rPr>
        <w:t xml:space="preserve"> </w:t>
      </w:r>
      <w:r w:rsidRPr="00B33663">
        <w:rPr>
          <w:sz w:val="26"/>
        </w:rPr>
        <w:t>model</w:t>
      </w:r>
    </w:p>
    <w:p w14:paraId="51F297BE" w14:textId="77777777" w:rsidR="00CD7E1A" w:rsidRPr="00B33663" w:rsidRDefault="00A42A03" w:rsidP="00E700C1">
      <w:pPr>
        <w:pStyle w:val="ListParagraph"/>
        <w:numPr>
          <w:ilvl w:val="0"/>
          <w:numId w:val="18"/>
        </w:numPr>
        <w:tabs>
          <w:tab w:val="left" w:pos="1200"/>
          <w:tab w:val="left" w:pos="1201"/>
        </w:tabs>
        <w:spacing w:before="4"/>
        <w:ind w:right="1053"/>
        <w:rPr>
          <w:sz w:val="26"/>
        </w:rPr>
      </w:pPr>
      <w:r w:rsidRPr="00B33663">
        <w:rPr>
          <w:noProof/>
          <w:lang w:val="en-IN" w:eastAsia="en-IN"/>
        </w:rPr>
        <w:drawing>
          <wp:anchor distT="0" distB="0" distL="0" distR="0" simplePos="0" relativeHeight="251670016" behindDoc="0" locked="0" layoutInCell="1" allowOverlap="1" wp14:anchorId="4566A187" wp14:editId="07777777">
            <wp:simplePos x="0" y="0"/>
            <wp:positionH relativeFrom="page">
              <wp:posOffset>1645230</wp:posOffset>
            </wp:positionH>
            <wp:positionV relativeFrom="paragraph">
              <wp:posOffset>672275</wp:posOffset>
            </wp:positionV>
            <wp:extent cx="4372957" cy="1475041"/>
            <wp:effectExtent l="0" t="0" r="0" b="0"/>
            <wp:wrapTopAndBottom/>
            <wp:docPr id="89"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6.jpeg"/>
                    <pic:cNvPicPr/>
                  </pic:nvPicPr>
                  <pic:blipFill>
                    <a:blip r:embed="rId53" cstate="print"/>
                    <a:stretch>
                      <a:fillRect/>
                    </a:stretch>
                  </pic:blipFill>
                  <pic:spPr>
                    <a:xfrm>
                      <a:off x="0" y="0"/>
                      <a:ext cx="4372957" cy="1475041"/>
                    </a:xfrm>
                    <a:prstGeom prst="rect">
                      <a:avLst/>
                    </a:prstGeom>
                  </pic:spPr>
                </pic:pic>
              </a:graphicData>
            </a:graphic>
          </wp:anchor>
        </w:drawing>
      </w:r>
      <w:r w:rsidRPr="00B33663">
        <w:rPr>
          <w:sz w:val="26"/>
        </w:rPr>
        <w:t>MAC</w:t>
      </w:r>
      <w:r w:rsidRPr="00B33663">
        <w:rPr>
          <w:spacing w:val="1"/>
          <w:sz w:val="26"/>
        </w:rPr>
        <w:t xml:space="preserve"> </w:t>
      </w:r>
      <w:r w:rsidRPr="00B33663">
        <w:rPr>
          <w:sz w:val="26"/>
        </w:rPr>
        <w:t>defines rules for orderly access to the shared medium. It tries to</w:t>
      </w:r>
      <w:r w:rsidRPr="00B33663">
        <w:rPr>
          <w:spacing w:val="1"/>
          <w:sz w:val="26"/>
        </w:rPr>
        <w:t xml:space="preserve"> </w:t>
      </w:r>
      <w:r w:rsidRPr="00B33663">
        <w:rPr>
          <w:sz w:val="26"/>
        </w:rPr>
        <w:t>ensure that no two nodes are interfering with each other’s transmissions,</w:t>
      </w:r>
      <w:r w:rsidRPr="00B33663">
        <w:rPr>
          <w:spacing w:val="-62"/>
          <w:sz w:val="26"/>
        </w:rPr>
        <w:t xml:space="preserve"> </w:t>
      </w:r>
      <w:r w:rsidRPr="00B33663">
        <w:rPr>
          <w:sz w:val="26"/>
        </w:rPr>
        <w:t>and</w:t>
      </w:r>
      <w:r w:rsidRPr="00B33663">
        <w:rPr>
          <w:spacing w:val="-1"/>
          <w:sz w:val="26"/>
        </w:rPr>
        <w:t xml:space="preserve"> </w:t>
      </w:r>
      <w:r w:rsidRPr="00B33663">
        <w:rPr>
          <w:sz w:val="26"/>
        </w:rPr>
        <w:t>deals</w:t>
      </w:r>
      <w:r w:rsidRPr="00B33663">
        <w:rPr>
          <w:spacing w:val="-1"/>
          <w:sz w:val="26"/>
        </w:rPr>
        <w:t xml:space="preserve"> </w:t>
      </w:r>
      <w:r w:rsidRPr="00B33663">
        <w:rPr>
          <w:sz w:val="26"/>
        </w:rPr>
        <w:t>with the</w:t>
      </w:r>
      <w:r w:rsidRPr="00B33663">
        <w:rPr>
          <w:spacing w:val="2"/>
          <w:sz w:val="26"/>
        </w:rPr>
        <w:t xml:space="preserve"> </w:t>
      </w:r>
      <w:r w:rsidRPr="00B33663">
        <w:rPr>
          <w:sz w:val="26"/>
        </w:rPr>
        <w:t>situation when they</w:t>
      </w:r>
      <w:r w:rsidRPr="00B33663">
        <w:rPr>
          <w:spacing w:val="-5"/>
          <w:sz w:val="26"/>
        </w:rPr>
        <w:t xml:space="preserve"> </w:t>
      </w:r>
      <w:r w:rsidRPr="00B33663">
        <w:rPr>
          <w:sz w:val="26"/>
        </w:rPr>
        <w:t>do.</w:t>
      </w:r>
    </w:p>
    <w:p w14:paraId="67C0C651" w14:textId="77777777" w:rsidR="00CD7E1A" w:rsidRPr="00B33663" w:rsidRDefault="00CD7E1A">
      <w:pPr>
        <w:pStyle w:val="BodyText"/>
        <w:ind w:left="0"/>
        <w:rPr>
          <w:sz w:val="28"/>
        </w:rPr>
      </w:pPr>
    </w:p>
    <w:p w14:paraId="308D56CC" w14:textId="77777777" w:rsidR="00CD7E1A" w:rsidRPr="00B33663" w:rsidRDefault="00CD7E1A">
      <w:pPr>
        <w:pStyle w:val="BodyText"/>
        <w:spacing w:before="4"/>
        <w:ind w:left="0"/>
        <w:rPr>
          <w:sz w:val="27"/>
        </w:rPr>
      </w:pPr>
    </w:p>
    <w:p w14:paraId="480FF079" w14:textId="77777777" w:rsidR="00CD7E1A" w:rsidRPr="00B33663" w:rsidRDefault="00A42A03">
      <w:pPr>
        <w:spacing w:before="1" w:line="295" w:lineRule="exact"/>
        <w:ind w:left="480"/>
        <w:rPr>
          <w:b/>
          <w:sz w:val="26"/>
        </w:rPr>
      </w:pPr>
      <w:r w:rsidRPr="00B33663">
        <w:rPr>
          <w:b/>
          <w:sz w:val="26"/>
        </w:rPr>
        <w:t>Issues</w:t>
      </w:r>
      <w:r w:rsidRPr="00B33663">
        <w:rPr>
          <w:b/>
          <w:spacing w:val="-4"/>
          <w:sz w:val="26"/>
        </w:rPr>
        <w:t xml:space="preserve"> </w:t>
      </w:r>
      <w:r w:rsidRPr="00B33663">
        <w:rPr>
          <w:b/>
          <w:sz w:val="26"/>
        </w:rPr>
        <w:t>involved</w:t>
      </w:r>
      <w:r w:rsidRPr="00B33663">
        <w:rPr>
          <w:b/>
          <w:spacing w:val="-2"/>
          <w:sz w:val="26"/>
        </w:rPr>
        <w:t xml:space="preserve"> </w:t>
      </w:r>
      <w:r w:rsidRPr="00B33663">
        <w:rPr>
          <w:b/>
          <w:sz w:val="26"/>
        </w:rPr>
        <w:t>in</w:t>
      </w:r>
      <w:r w:rsidRPr="00B33663">
        <w:rPr>
          <w:b/>
          <w:spacing w:val="59"/>
          <w:sz w:val="26"/>
        </w:rPr>
        <w:t xml:space="preserve"> </w:t>
      </w:r>
      <w:r w:rsidRPr="00B33663">
        <w:rPr>
          <w:b/>
          <w:sz w:val="26"/>
        </w:rPr>
        <w:t>MAC</w:t>
      </w:r>
    </w:p>
    <w:p w14:paraId="6B5DA922" w14:textId="77777777" w:rsidR="00CD7E1A" w:rsidRPr="00B33663" w:rsidRDefault="00A42A03">
      <w:pPr>
        <w:pStyle w:val="BodyText"/>
        <w:spacing w:line="295" w:lineRule="exact"/>
        <w:ind w:left="480"/>
      </w:pPr>
      <w:r w:rsidRPr="00B33663">
        <w:t>The</w:t>
      </w:r>
      <w:r w:rsidRPr="00B33663">
        <w:rPr>
          <w:spacing w:val="-1"/>
        </w:rPr>
        <w:t xml:space="preserve"> </w:t>
      </w:r>
      <w:r w:rsidRPr="00B33663">
        <w:t>key</w:t>
      </w:r>
      <w:r w:rsidRPr="00B33663">
        <w:rPr>
          <w:spacing w:val="-6"/>
        </w:rPr>
        <w:t xml:space="preserve"> </w:t>
      </w:r>
      <w:r w:rsidRPr="00B33663">
        <w:t>issues</w:t>
      </w:r>
      <w:r w:rsidRPr="00B33663">
        <w:rPr>
          <w:spacing w:val="-1"/>
        </w:rPr>
        <w:t xml:space="preserve"> </w:t>
      </w:r>
      <w:r w:rsidRPr="00B33663">
        <w:t>involved  are –</w:t>
      </w:r>
    </w:p>
    <w:p w14:paraId="18ABC80D" w14:textId="77777777" w:rsidR="00CD7E1A" w:rsidRPr="00B33663" w:rsidRDefault="00A42A03" w:rsidP="00E700C1">
      <w:pPr>
        <w:pStyle w:val="ListParagraph"/>
        <w:numPr>
          <w:ilvl w:val="1"/>
          <w:numId w:val="18"/>
        </w:numPr>
        <w:tabs>
          <w:tab w:val="left" w:pos="1201"/>
        </w:tabs>
        <w:spacing w:before="4" w:line="237" w:lineRule="auto"/>
        <w:ind w:right="895" w:hanging="360"/>
        <w:rPr>
          <w:sz w:val="26"/>
        </w:rPr>
      </w:pPr>
      <w:r w:rsidRPr="00B33663">
        <w:rPr>
          <w:b/>
          <w:bCs/>
          <w:i/>
          <w:iCs/>
          <w:sz w:val="26"/>
          <w:szCs w:val="26"/>
        </w:rPr>
        <w:t xml:space="preserve">Where </w:t>
      </w:r>
      <w:r w:rsidRPr="00B33663">
        <w:rPr>
          <w:sz w:val="26"/>
          <w:szCs w:val="26"/>
        </w:rPr>
        <w:t>the control is exercised</w:t>
      </w:r>
      <w:r w:rsidRPr="00B33663">
        <w:rPr>
          <w:spacing w:val="1"/>
          <w:sz w:val="26"/>
          <w:szCs w:val="26"/>
        </w:rPr>
        <w:t xml:space="preserve"> </w:t>
      </w:r>
      <w:r w:rsidRPr="00B33663">
        <w:rPr>
          <w:sz w:val="26"/>
          <w:szCs w:val="26"/>
        </w:rPr>
        <w:t>- refers to whether the control is exercised</w:t>
      </w:r>
      <w:r w:rsidRPr="00B33663">
        <w:rPr>
          <w:spacing w:val="-62"/>
          <w:sz w:val="26"/>
          <w:szCs w:val="26"/>
        </w:rPr>
        <w:t xml:space="preserve"> </w:t>
      </w:r>
      <w:r w:rsidRPr="00B33663">
        <w:rPr>
          <w:sz w:val="26"/>
          <w:szCs w:val="26"/>
        </w:rPr>
        <w:t>in</w:t>
      </w:r>
      <w:r w:rsidRPr="00B33663">
        <w:rPr>
          <w:spacing w:val="-2"/>
          <w:sz w:val="26"/>
          <w:szCs w:val="26"/>
        </w:rPr>
        <w:t xml:space="preserve"> </w:t>
      </w:r>
      <w:r w:rsidRPr="00B33663">
        <w:rPr>
          <w:sz w:val="26"/>
          <w:szCs w:val="26"/>
        </w:rPr>
        <w:t>a</w:t>
      </w:r>
      <w:r w:rsidRPr="00B33663">
        <w:rPr>
          <w:spacing w:val="-1"/>
          <w:sz w:val="26"/>
          <w:szCs w:val="26"/>
        </w:rPr>
        <w:t xml:space="preserve"> </w:t>
      </w:r>
      <w:r w:rsidRPr="00B33663">
        <w:rPr>
          <w:sz w:val="26"/>
          <w:szCs w:val="26"/>
        </w:rPr>
        <w:t>centralized</w:t>
      </w:r>
      <w:r w:rsidRPr="00B33663">
        <w:rPr>
          <w:spacing w:val="-2"/>
          <w:sz w:val="26"/>
          <w:szCs w:val="26"/>
        </w:rPr>
        <w:t xml:space="preserve"> </w:t>
      </w:r>
      <w:r w:rsidRPr="00B33663">
        <w:rPr>
          <w:sz w:val="26"/>
          <w:szCs w:val="26"/>
        </w:rPr>
        <w:t>or</w:t>
      </w:r>
      <w:r w:rsidRPr="00B33663">
        <w:rPr>
          <w:spacing w:val="-1"/>
          <w:sz w:val="26"/>
          <w:szCs w:val="26"/>
        </w:rPr>
        <w:t xml:space="preserve"> </w:t>
      </w:r>
      <w:r w:rsidRPr="00B33663">
        <w:rPr>
          <w:sz w:val="26"/>
          <w:szCs w:val="26"/>
        </w:rPr>
        <w:t>distributed</w:t>
      </w:r>
      <w:r w:rsidRPr="00B33663">
        <w:rPr>
          <w:spacing w:val="1"/>
          <w:sz w:val="26"/>
          <w:szCs w:val="26"/>
        </w:rPr>
        <w:t xml:space="preserve"> </w:t>
      </w:r>
      <w:r w:rsidRPr="00B33663">
        <w:rPr>
          <w:sz w:val="26"/>
          <w:szCs w:val="26"/>
        </w:rPr>
        <w:t>manner</w:t>
      </w:r>
    </w:p>
    <w:p w14:paraId="452E012A" w14:textId="77777777" w:rsidR="00CD7E1A" w:rsidRPr="00B33663" w:rsidRDefault="00A42A03" w:rsidP="00E700C1">
      <w:pPr>
        <w:pStyle w:val="ListParagraph"/>
        <w:numPr>
          <w:ilvl w:val="1"/>
          <w:numId w:val="18"/>
        </w:numPr>
        <w:tabs>
          <w:tab w:val="left" w:pos="1201"/>
        </w:tabs>
        <w:spacing w:before="5" w:line="237" w:lineRule="auto"/>
        <w:ind w:right="1429" w:hanging="360"/>
        <w:rPr>
          <w:sz w:val="26"/>
        </w:rPr>
      </w:pPr>
      <w:r w:rsidRPr="00B33663">
        <w:rPr>
          <w:b/>
          <w:bCs/>
          <w:i/>
          <w:iCs/>
          <w:sz w:val="26"/>
          <w:szCs w:val="26"/>
        </w:rPr>
        <w:t xml:space="preserve">How </w:t>
      </w:r>
      <w:r w:rsidRPr="00B33663">
        <w:rPr>
          <w:sz w:val="26"/>
          <w:szCs w:val="26"/>
        </w:rPr>
        <w:t>the control is exercised - refers to in what manner the control is</w:t>
      </w:r>
      <w:r w:rsidRPr="00B33663">
        <w:rPr>
          <w:spacing w:val="-62"/>
          <w:sz w:val="26"/>
          <w:szCs w:val="26"/>
        </w:rPr>
        <w:t xml:space="preserve"> </w:t>
      </w:r>
      <w:r w:rsidRPr="00B33663">
        <w:rPr>
          <w:sz w:val="26"/>
          <w:szCs w:val="26"/>
        </w:rPr>
        <w:t>exercised</w:t>
      </w:r>
    </w:p>
    <w:p w14:paraId="797E50C6" w14:textId="77777777" w:rsidR="00CD7E1A" w:rsidRPr="00B33663" w:rsidRDefault="00CD7E1A">
      <w:pPr>
        <w:pStyle w:val="BodyText"/>
        <w:spacing w:before="8"/>
        <w:ind w:left="0"/>
      </w:pPr>
    </w:p>
    <w:p w14:paraId="32C75DB1" w14:textId="77777777" w:rsidR="00CD7E1A" w:rsidRPr="00B33663" w:rsidRDefault="00A42A03">
      <w:pPr>
        <w:pStyle w:val="Heading4"/>
        <w:spacing w:line="296" w:lineRule="exact"/>
      </w:pPr>
      <w:r w:rsidRPr="00B33663">
        <w:t>Goals</w:t>
      </w:r>
      <w:r w:rsidRPr="00B33663">
        <w:rPr>
          <w:spacing w:val="-5"/>
        </w:rPr>
        <w:t xml:space="preserve"> </w:t>
      </w:r>
      <w:r w:rsidRPr="00B33663">
        <w:t>of</w:t>
      </w:r>
      <w:r w:rsidRPr="00B33663">
        <w:rPr>
          <w:spacing w:val="-2"/>
        </w:rPr>
        <w:t xml:space="preserve"> </w:t>
      </w:r>
      <w:r w:rsidRPr="00B33663">
        <w:t>MAC</w:t>
      </w:r>
    </w:p>
    <w:p w14:paraId="7B486828" w14:textId="77777777" w:rsidR="00CD7E1A" w:rsidRPr="00B33663" w:rsidRDefault="00A42A03" w:rsidP="00E700C1">
      <w:pPr>
        <w:pStyle w:val="ListParagraph"/>
        <w:numPr>
          <w:ilvl w:val="0"/>
          <w:numId w:val="17"/>
        </w:numPr>
        <w:tabs>
          <w:tab w:val="left" w:pos="1201"/>
        </w:tabs>
        <w:spacing w:line="295" w:lineRule="exact"/>
        <w:ind w:hanging="361"/>
        <w:rPr>
          <w:sz w:val="26"/>
        </w:rPr>
      </w:pPr>
      <w:r w:rsidRPr="00B33663">
        <w:rPr>
          <w:sz w:val="26"/>
        </w:rPr>
        <w:t>Fairness</w:t>
      </w:r>
      <w:r w:rsidRPr="00B33663">
        <w:rPr>
          <w:spacing w:val="-3"/>
          <w:sz w:val="26"/>
        </w:rPr>
        <w:t xml:space="preserve"> </w:t>
      </w:r>
      <w:r w:rsidRPr="00B33663">
        <w:rPr>
          <w:sz w:val="26"/>
        </w:rPr>
        <w:t>in</w:t>
      </w:r>
      <w:r w:rsidRPr="00B33663">
        <w:rPr>
          <w:spacing w:val="-1"/>
          <w:sz w:val="26"/>
        </w:rPr>
        <w:t xml:space="preserve"> </w:t>
      </w:r>
      <w:r w:rsidRPr="00B33663">
        <w:rPr>
          <w:sz w:val="26"/>
        </w:rPr>
        <w:t>sharing</w:t>
      </w:r>
    </w:p>
    <w:p w14:paraId="18352FB7" w14:textId="77777777" w:rsidR="00CD7E1A" w:rsidRPr="00B33663" w:rsidRDefault="00A42A03" w:rsidP="00E700C1">
      <w:pPr>
        <w:pStyle w:val="ListParagraph"/>
        <w:numPr>
          <w:ilvl w:val="0"/>
          <w:numId w:val="17"/>
        </w:numPr>
        <w:tabs>
          <w:tab w:val="left" w:pos="1201"/>
        </w:tabs>
        <w:spacing w:line="298" w:lineRule="exact"/>
        <w:ind w:hanging="361"/>
        <w:rPr>
          <w:sz w:val="26"/>
        </w:rPr>
      </w:pPr>
      <w:r w:rsidRPr="00B33663">
        <w:rPr>
          <w:sz w:val="26"/>
        </w:rPr>
        <w:t>Efficient</w:t>
      </w:r>
      <w:r w:rsidRPr="00B33663">
        <w:rPr>
          <w:spacing w:val="-5"/>
          <w:sz w:val="26"/>
        </w:rPr>
        <w:t xml:space="preserve"> </w:t>
      </w:r>
      <w:r w:rsidRPr="00B33663">
        <w:rPr>
          <w:sz w:val="26"/>
        </w:rPr>
        <w:t>sharing</w:t>
      </w:r>
      <w:r w:rsidRPr="00B33663">
        <w:rPr>
          <w:spacing w:val="-6"/>
          <w:sz w:val="26"/>
        </w:rPr>
        <w:t xml:space="preserve"> </w:t>
      </w:r>
      <w:r w:rsidRPr="00B33663">
        <w:rPr>
          <w:sz w:val="26"/>
        </w:rPr>
        <w:t>of</w:t>
      </w:r>
      <w:r w:rsidRPr="00B33663">
        <w:rPr>
          <w:spacing w:val="-3"/>
          <w:sz w:val="26"/>
        </w:rPr>
        <w:t xml:space="preserve"> </w:t>
      </w:r>
      <w:r w:rsidRPr="00B33663">
        <w:rPr>
          <w:sz w:val="26"/>
        </w:rPr>
        <w:t>bandwidth</w:t>
      </w:r>
    </w:p>
    <w:p w14:paraId="795512D5" w14:textId="77777777" w:rsidR="00CD7E1A" w:rsidRPr="00B33663" w:rsidRDefault="00A42A03" w:rsidP="00E700C1">
      <w:pPr>
        <w:pStyle w:val="ListParagraph"/>
        <w:numPr>
          <w:ilvl w:val="0"/>
          <w:numId w:val="17"/>
        </w:numPr>
        <w:tabs>
          <w:tab w:val="left" w:pos="1201"/>
        </w:tabs>
        <w:spacing w:before="2"/>
        <w:ind w:hanging="361"/>
        <w:rPr>
          <w:sz w:val="26"/>
        </w:rPr>
      </w:pPr>
      <w:r w:rsidRPr="00B33663">
        <w:rPr>
          <w:sz w:val="26"/>
        </w:rPr>
        <w:t>Need</w:t>
      </w:r>
      <w:r w:rsidRPr="00B33663">
        <w:rPr>
          <w:spacing w:val="-2"/>
          <w:sz w:val="26"/>
        </w:rPr>
        <w:t xml:space="preserve"> </w:t>
      </w:r>
      <w:r w:rsidRPr="00B33663">
        <w:rPr>
          <w:sz w:val="26"/>
        </w:rPr>
        <w:t>to</w:t>
      </w:r>
      <w:r w:rsidRPr="00B33663">
        <w:rPr>
          <w:spacing w:val="-2"/>
          <w:sz w:val="26"/>
        </w:rPr>
        <w:t xml:space="preserve"> </w:t>
      </w:r>
      <w:r w:rsidRPr="00B33663">
        <w:rPr>
          <w:sz w:val="26"/>
        </w:rPr>
        <w:t>avoid</w:t>
      </w:r>
      <w:r w:rsidRPr="00B33663">
        <w:rPr>
          <w:spacing w:val="-2"/>
          <w:sz w:val="26"/>
        </w:rPr>
        <w:t xml:space="preserve"> </w:t>
      </w:r>
      <w:r w:rsidRPr="00B33663">
        <w:rPr>
          <w:sz w:val="26"/>
        </w:rPr>
        <w:t>packet</w:t>
      </w:r>
      <w:r w:rsidRPr="00B33663">
        <w:rPr>
          <w:spacing w:val="-2"/>
          <w:sz w:val="26"/>
        </w:rPr>
        <w:t xml:space="preserve"> </w:t>
      </w:r>
      <w:r w:rsidRPr="00B33663">
        <w:rPr>
          <w:sz w:val="26"/>
        </w:rPr>
        <w:t>collisions</w:t>
      </w:r>
      <w:r w:rsidRPr="00B33663">
        <w:rPr>
          <w:spacing w:val="-2"/>
          <w:sz w:val="26"/>
        </w:rPr>
        <w:t xml:space="preserve"> </w:t>
      </w:r>
      <w:r w:rsidRPr="00B33663">
        <w:rPr>
          <w:sz w:val="26"/>
        </w:rPr>
        <w:t>at</w:t>
      </w:r>
      <w:r w:rsidRPr="00B33663">
        <w:rPr>
          <w:spacing w:val="-2"/>
          <w:sz w:val="26"/>
        </w:rPr>
        <w:t xml:space="preserve"> </w:t>
      </w:r>
      <w:r w:rsidRPr="00B33663">
        <w:rPr>
          <w:sz w:val="26"/>
        </w:rPr>
        <w:t>the</w:t>
      </w:r>
      <w:r w:rsidRPr="00B33663">
        <w:rPr>
          <w:spacing w:val="-2"/>
          <w:sz w:val="26"/>
        </w:rPr>
        <w:t xml:space="preserve"> </w:t>
      </w:r>
      <w:r w:rsidRPr="00B33663">
        <w:rPr>
          <w:sz w:val="26"/>
        </w:rPr>
        <w:t>receiver due</w:t>
      </w:r>
      <w:r w:rsidRPr="00B33663">
        <w:rPr>
          <w:spacing w:val="-1"/>
          <w:sz w:val="26"/>
        </w:rPr>
        <w:t xml:space="preserve"> </w:t>
      </w:r>
      <w:r w:rsidRPr="00B33663">
        <w:rPr>
          <w:sz w:val="26"/>
        </w:rPr>
        <w:t>to</w:t>
      </w:r>
      <w:r w:rsidRPr="00B33663">
        <w:rPr>
          <w:spacing w:val="-2"/>
          <w:sz w:val="26"/>
        </w:rPr>
        <w:t xml:space="preserve"> </w:t>
      </w:r>
      <w:r w:rsidRPr="00B33663">
        <w:rPr>
          <w:sz w:val="26"/>
        </w:rPr>
        <w:t>interference</w:t>
      </w:r>
    </w:p>
    <w:p w14:paraId="7B04FA47" w14:textId="77777777" w:rsidR="00CD7E1A" w:rsidRPr="00B33663" w:rsidRDefault="00CD7E1A">
      <w:pPr>
        <w:pStyle w:val="BodyText"/>
        <w:spacing w:before="7"/>
        <w:ind w:left="0"/>
      </w:pPr>
    </w:p>
    <w:p w14:paraId="6629873A" w14:textId="77777777" w:rsidR="00CD7E1A" w:rsidRPr="00B33663" w:rsidRDefault="00A42A03">
      <w:pPr>
        <w:pStyle w:val="Heading4"/>
        <w:spacing w:line="296" w:lineRule="exact"/>
      </w:pPr>
      <w:r w:rsidRPr="00B33663">
        <w:t>MAC</w:t>
      </w:r>
      <w:r w:rsidRPr="00B33663">
        <w:rPr>
          <w:spacing w:val="61"/>
        </w:rPr>
        <w:t xml:space="preserve"> </w:t>
      </w:r>
      <w:r w:rsidRPr="00B33663">
        <w:t>Management</w:t>
      </w:r>
    </w:p>
    <w:p w14:paraId="6EF65D33" w14:textId="77777777" w:rsidR="00CD7E1A" w:rsidRPr="00B33663" w:rsidRDefault="00A42A03" w:rsidP="00E700C1">
      <w:pPr>
        <w:pStyle w:val="ListParagraph"/>
        <w:numPr>
          <w:ilvl w:val="1"/>
          <w:numId w:val="17"/>
        </w:numPr>
        <w:tabs>
          <w:tab w:val="left" w:pos="1471"/>
          <w:tab w:val="left" w:pos="1472"/>
        </w:tabs>
        <w:spacing w:line="315" w:lineRule="exact"/>
        <w:ind w:hanging="361"/>
        <w:rPr>
          <w:sz w:val="26"/>
        </w:rPr>
      </w:pPr>
      <w:r w:rsidRPr="00B33663">
        <w:rPr>
          <w:sz w:val="26"/>
          <w:szCs w:val="26"/>
        </w:rPr>
        <w:t>Medium</w:t>
      </w:r>
      <w:r w:rsidRPr="00B33663">
        <w:rPr>
          <w:spacing w:val="-4"/>
          <w:sz w:val="26"/>
          <w:szCs w:val="26"/>
        </w:rPr>
        <w:t xml:space="preserve"> </w:t>
      </w:r>
      <w:r w:rsidRPr="00B33663">
        <w:rPr>
          <w:sz w:val="26"/>
          <w:szCs w:val="26"/>
        </w:rPr>
        <w:t>allocation</w:t>
      </w:r>
      <w:r w:rsidRPr="00B33663">
        <w:rPr>
          <w:spacing w:val="-1"/>
          <w:sz w:val="26"/>
          <w:szCs w:val="26"/>
        </w:rPr>
        <w:t xml:space="preserve"> </w:t>
      </w:r>
      <w:r w:rsidRPr="00B33663">
        <w:rPr>
          <w:sz w:val="26"/>
          <w:szCs w:val="26"/>
        </w:rPr>
        <w:t>(collision</w:t>
      </w:r>
      <w:r w:rsidRPr="00B33663">
        <w:rPr>
          <w:spacing w:val="-2"/>
          <w:sz w:val="26"/>
          <w:szCs w:val="26"/>
        </w:rPr>
        <w:t xml:space="preserve"> </w:t>
      </w:r>
      <w:r w:rsidRPr="00B33663">
        <w:rPr>
          <w:sz w:val="26"/>
          <w:szCs w:val="26"/>
        </w:rPr>
        <w:t>avoidance)</w:t>
      </w:r>
    </w:p>
    <w:p w14:paraId="0376088E" w14:textId="77777777" w:rsidR="00CD7E1A" w:rsidRPr="00B33663" w:rsidRDefault="00A42A03" w:rsidP="00E700C1">
      <w:pPr>
        <w:pStyle w:val="ListParagraph"/>
        <w:numPr>
          <w:ilvl w:val="1"/>
          <w:numId w:val="17"/>
        </w:numPr>
        <w:tabs>
          <w:tab w:val="left" w:pos="1471"/>
          <w:tab w:val="left" w:pos="1472"/>
        </w:tabs>
        <w:spacing w:line="318" w:lineRule="exact"/>
        <w:ind w:hanging="361"/>
        <w:rPr>
          <w:sz w:val="26"/>
        </w:rPr>
      </w:pPr>
      <w:r w:rsidRPr="00B33663">
        <w:rPr>
          <w:sz w:val="26"/>
          <w:szCs w:val="26"/>
        </w:rPr>
        <w:t>Contention</w:t>
      </w:r>
      <w:r w:rsidRPr="00B33663">
        <w:rPr>
          <w:spacing w:val="-3"/>
          <w:sz w:val="26"/>
          <w:szCs w:val="26"/>
        </w:rPr>
        <w:t xml:space="preserve"> </w:t>
      </w:r>
      <w:r w:rsidRPr="00B33663">
        <w:rPr>
          <w:sz w:val="26"/>
          <w:szCs w:val="26"/>
        </w:rPr>
        <w:t>resolution</w:t>
      </w:r>
      <w:r w:rsidRPr="00B33663">
        <w:rPr>
          <w:spacing w:val="-2"/>
          <w:sz w:val="26"/>
          <w:szCs w:val="26"/>
        </w:rPr>
        <w:t xml:space="preserve"> </w:t>
      </w:r>
      <w:r w:rsidRPr="00B33663">
        <w:rPr>
          <w:sz w:val="26"/>
          <w:szCs w:val="26"/>
        </w:rPr>
        <w:t>(collision</w:t>
      </w:r>
      <w:r w:rsidRPr="00B33663">
        <w:rPr>
          <w:spacing w:val="-2"/>
          <w:sz w:val="26"/>
          <w:szCs w:val="26"/>
        </w:rPr>
        <w:t xml:space="preserve"> </w:t>
      </w:r>
      <w:r w:rsidRPr="00B33663">
        <w:rPr>
          <w:sz w:val="26"/>
          <w:szCs w:val="26"/>
        </w:rPr>
        <w:t>handling)</w:t>
      </w:r>
    </w:p>
    <w:p w14:paraId="568C698B" w14:textId="77777777" w:rsidR="00CD7E1A" w:rsidRPr="00B33663" w:rsidRDefault="00CD7E1A">
      <w:pPr>
        <w:spacing w:line="318"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A939487"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60BF7844">
          <v:group id="_x0000_s1089" style="width:436.3pt;height:4.45pt;mso-position-horizontal-relative:char;mso-position-vertical-relative:line" coordsize="8726,89">
            <v:shape id="_x0000_s1090" style="position:absolute;width:8726;height:89" coordsize="8726,89" o:spt="100" adj="0,,0" path="m8726,29l,29,,89r8726,l8726,29xm8726,l,,,14r8726,l8726,xe" fillcolor="#612322" stroked="f">
              <v:stroke joinstyle="round"/>
              <v:formulas/>
              <v:path arrowok="t" o:connecttype="segments"/>
            </v:shape>
            <w10:anchorlock/>
          </v:group>
        </w:pict>
      </w:r>
    </w:p>
    <w:p w14:paraId="6AA258D8" w14:textId="77777777" w:rsidR="00CD7E1A" w:rsidRPr="00B33663" w:rsidRDefault="00CD7E1A">
      <w:pPr>
        <w:pStyle w:val="BodyText"/>
        <w:spacing w:before="2"/>
        <w:ind w:left="0"/>
        <w:rPr>
          <w:sz w:val="17"/>
        </w:rPr>
      </w:pPr>
    </w:p>
    <w:p w14:paraId="4F37EA37" w14:textId="77777777" w:rsidR="00CD7E1A" w:rsidRPr="00B33663" w:rsidRDefault="00A42A03">
      <w:pPr>
        <w:pStyle w:val="Heading4"/>
        <w:spacing w:before="89" w:line="296" w:lineRule="exact"/>
      </w:pPr>
      <w:r w:rsidRPr="00B33663">
        <w:t>MAC</w:t>
      </w:r>
      <w:r w:rsidRPr="00B33663">
        <w:rPr>
          <w:spacing w:val="-2"/>
        </w:rPr>
        <w:t xml:space="preserve"> </w:t>
      </w:r>
      <w:r w:rsidRPr="00B33663">
        <w:t>Types</w:t>
      </w:r>
    </w:p>
    <w:p w14:paraId="1CA91331" w14:textId="77777777" w:rsidR="00CD7E1A" w:rsidRPr="00B33663" w:rsidRDefault="00A42A03" w:rsidP="00E700C1">
      <w:pPr>
        <w:pStyle w:val="ListParagraph"/>
        <w:numPr>
          <w:ilvl w:val="0"/>
          <w:numId w:val="18"/>
        </w:numPr>
        <w:tabs>
          <w:tab w:val="left" w:pos="1201"/>
        </w:tabs>
        <w:ind w:right="1116"/>
        <w:jc w:val="both"/>
        <w:rPr>
          <w:sz w:val="26"/>
        </w:rPr>
      </w:pPr>
      <w:r w:rsidRPr="00B33663">
        <w:rPr>
          <w:b/>
          <w:sz w:val="26"/>
        </w:rPr>
        <w:t xml:space="preserve">Round-Robin : </w:t>
      </w:r>
      <w:r w:rsidRPr="00B33663">
        <w:rPr>
          <w:sz w:val="26"/>
        </w:rPr>
        <w:t>– Each station is given opportunity to transmit in turns.</w:t>
      </w:r>
      <w:r w:rsidRPr="00B33663">
        <w:rPr>
          <w:spacing w:val="-62"/>
          <w:sz w:val="26"/>
        </w:rPr>
        <w:t xml:space="preserve"> </w:t>
      </w:r>
      <w:r w:rsidRPr="00B33663">
        <w:rPr>
          <w:sz w:val="26"/>
        </w:rPr>
        <w:t>Either a central controller polls a station to permit to go, or stations can</w:t>
      </w:r>
      <w:r w:rsidRPr="00B33663">
        <w:rPr>
          <w:spacing w:val="1"/>
          <w:sz w:val="26"/>
        </w:rPr>
        <w:t xml:space="preserve"> </w:t>
      </w:r>
      <w:r w:rsidRPr="00B33663">
        <w:rPr>
          <w:sz w:val="26"/>
        </w:rPr>
        <w:t>coordinate</w:t>
      </w:r>
      <w:r w:rsidRPr="00B33663">
        <w:rPr>
          <w:spacing w:val="-1"/>
          <w:sz w:val="26"/>
        </w:rPr>
        <w:t xml:space="preserve"> </w:t>
      </w:r>
      <w:r w:rsidRPr="00B33663">
        <w:rPr>
          <w:sz w:val="26"/>
        </w:rPr>
        <w:t>among themselves.</w:t>
      </w:r>
    </w:p>
    <w:p w14:paraId="59A1B8AC" w14:textId="77777777" w:rsidR="00CD7E1A" w:rsidRPr="00B33663" w:rsidRDefault="00A42A03" w:rsidP="00E700C1">
      <w:pPr>
        <w:pStyle w:val="ListParagraph"/>
        <w:numPr>
          <w:ilvl w:val="0"/>
          <w:numId w:val="18"/>
        </w:numPr>
        <w:tabs>
          <w:tab w:val="left" w:pos="1201"/>
        </w:tabs>
        <w:ind w:right="1069"/>
        <w:jc w:val="both"/>
        <w:rPr>
          <w:sz w:val="26"/>
        </w:rPr>
      </w:pPr>
      <w:r w:rsidRPr="00B33663">
        <w:rPr>
          <w:b/>
          <w:sz w:val="26"/>
        </w:rPr>
        <w:t>Reservation :</w:t>
      </w:r>
      <w:r w:rsidRPr="00B33663">
        <w:rPr>
          <w:b/>
          <w:spacing w:val="1"/>
          <w:sz w:val="26"/>
        </w:rPr>
        <w:t xml:space="preserve"> </w:t>
      </w:r>
      <w:r w:rsidRPr="00B33663">
        <w:rPr>
          <w:b/>
          <w:sz w:val="26"/>
        </w:rPr>
        <w:t xml:space="preserve">- </w:t>
      </w:r>
      <w:r w:rsidRPr="00B33663">
        <w:rPr>
          <w:sz w:val="26"/>
        </w:rPr>
        <w:t>Station wishing to transmit makes reservations for time</w:t>
      </w:r>
      <w:r w:rsidRPr="00B33663">
        <w:rPr>
          <w:spacing w:val="-62"/>
          <w:sz w:val="26"/>
        </w:rPr>
        <w:t xml:space="preserve"> </w:t>
      </w:r>
      <w:r w:rsidRPr="00B33663">
        <w:rPr>
          <w:sz w:val="26"/>
        </w:rPr>
        <w:t>slots</w:t>
      </w:r>
      <w:r w:rsidRPr="00B33663">
        <w:rPr>
          <w:spacing w:val="-2"/>
          <w:sz w:val="26"/>
        </w:rPr>
        <w:t xml:space="preserve"> </w:t>
      </w:r>
      <w:r w:rsidRPr="00B33663">
        <w:rPr>
          <w:sz w:val="26"/>
        </w:rPr>
        <w:t>in</w:t>
      </w:r>
      <w:r w:rsidRPr="00B33663">
        <w:rPr>
          <w:spacing w:val="-1"/>
          <w:sz w:val="26"/>
        </w:rPr>
        <w:t xml:space="preserve"> </w:t>
      </w:r>
      <w:r w:rsidRPr="00B33663">
        <w:rPr>
          <w:sz w:val="26"/>
        </w:rPr>
        <w:t>advance.</w:t>
      </w:r>
      <w:r w:rsidRPr="00B33663">
        <w:rPr>
          <w:spacing w:val="-2"/>
          <w:sz w:val="26"/>
        </w:rPr>
        <w:t xml:space="preserve"> </w:t>
      </w:r>
      <w:r w:rsidRPr="00B33663">
        <w:rPr>
          <w:sz w:val="26"/>
        </w:rPr>
        <w:t>(Centralized</w:t>
      </w:r>
      <w:r w:rsidRPr="00B33663">
        <w:rPr>
          <w:spacing w:val="-1"/>
          <w:sz w:val="26"/>
        </w:rPr>
        <w:t xml:space="preserve"> </w:t>
      </w:r>
      <w:r w:rsidRPr="00B33663">
        <w:rPr>
          <w:sz w:val="26"/>
        </w:rPr>
        <w:t>or</w:t>
      </w:r>
      <w:r w:rsidRPr="00B33663">
        <w:rPr>
          <w:spacing w:val="-2"/>
          <w:sz w:val="26"/>
        </w:rPr>
        <w:t xml:space="preserve"> </w:t>
      </w:r>
      <w:r w:rsidRPr="00B33663">
        <w:rPr>
          <w:sz w:val="26"/>
        </w:rPr>
        <w:t>distributed).</w:t>
      </w:r>
    </w:p>
    <w:p w14:paraId="7FD0475B" w14:textId="77777777" w:rsidR="00CD7E1A" w:rsidRPr="00B33663" w:rsidRDefault="00A42A03" w:rsidP="00E700C1">
      <w:pPr>
        <w:pStyle w:val="ListParagraph"/>
        <w:numPr>
          <w:ilvl w:val="0"/>
          <w:numId w:val="18"/>
        </w:numPr>
        <w:tabs>
          <w:tab w:val="left" w:pos="1201"/>
        </w:tabs>
        <w:spacing w:line="237" w:lineRule="auto"/>
        <w:ind w:right="1182"/>
        <w:jc w:val="both"/>
        <w:rPr>
          <w:sz w:val="26"/>
        </w:rPr>
      </w:pPr>
      <w:r w:rsidRPr="00B33663">
        <w:rPr>
          <w:b/>
          <w:sz w:val="26"/>
        </w:rPr>
        <w:t xml:space="preserve">Contention (Random Access) </w:t>
      </w:r>
      <w:r w:rsidRPr="00B33663">
        <w:rPr>
          <w:sz w:val="26"/>
        </w:rPr>
        <w:t>: - No control on who tries; If collision‖</w:t>
      </w:r>
      <w:r w:rsidRPr="00B33663">
        <w:rPr>
          <w:spacing w:val="-62"/>
          <w:sz w:val="26"/>
        </w:rPr>
        <w:t xml:space="preserve"> </w:t>
      </w:r>
      <w:r w:rsidRPr="00B33663">
        <w:rPr>
          <w:sz w:val="26"/>
        </w:rPr>
        <w:t>occurs,</w:t>
      </w:r>
      <w:r w:rsidRPr="00B33663">
        <w:rPr>
          <w:spacing w:val="-2"/>
          <w:sz w:val="26"/>
        </w:rPr>
        <w:t xml:space="preserve"> </w:t>
      </w:r>
      <w:r w:rsidRPr="00B33663">
        <w:rPr>
          <w:sz w:val="26"/>
        </w:rPr>
        <w:t>retransmission</w:t>
      </w:r>
      <w:r w:rsidRPr="00B33663">
        <w:rPr>
          <w:spacing w:val="1"/>
          <w:sz w:val="26"/>
        </w:rPr>
        <w:t xml:space="preserve"> </w:t>
      </w:r>
      <w:r w:rsidRPr="00B33663">
        <w:rPr>
          <w:sz w:val="26"/>
        </w:rPr>
        <w:t>takes</w:t>
      </w:r>
      <w:r w:rsidRPr="00B33663">
        <w:rPr>
          <w:spacing w:val="-1"/>
          <w:sz w:val="26"/>
        </w:rPr>
        <w:t xml:space="preserve"> </w:t>
      </w:r>
      <w:r w:rsidRPr="00B33663">
        <w:rPr>
          <w:sz w:val="26"/>
        </w:rPr>
        <w:t>place.</w:t>
      </w:r>
    </w:p>
    <w:p w14:paraId="6FFBD3EC" w14:textId="77777777" w:rsidR="00CD7E1A" w:rsidRPr="00B33663" w:rsidRDefault="00CD7E1A">
      <w:pPr>
        <w:pStyle w:val="BodyText"/>
        <w:spacing w:before="7"/>
        <w:ind w:left="0"/>
      </w:pPr>
    </w:p>
    <w:p w14:paraId="5E7B2154" w14:textId="77777777" w:rsidR="00CD7E1A" w:rsidRPr="00B33663" w:rsidRDefault="00A42A03">
      <w:pPr>
        <w:pStyle w:val="Heading4"/>
        <w:spacing w:line="295" w:lineRule="exact"/>
        <w:ind w:left="571"/>
      </w:pPr>
      <w:r w:rsidRPr="00B33663">
        <w:t>MECHANISMS USED</w:t>
      </w:r>
    </w:p>
    <w:p w14:paraId="043B9E98" w14:textId="77777777" w:rsidR="00CD7E1A" w:rsidRPr="00B33663" w:rsidRDefault="00A42A03" w:rsidP="00E700C1">
      <w:pPr>
        <w:pStyle w:val="ListParagraph"/>
        <w:numPr>
          <w:ilvl w:val="1"/>
          <w:numId w:val="18"/>
        </w:numPr>
        <w:tabs>
          <w:tab w:val="left" w:pos="1201"/>
        </w:tabs>
        <w:spacing w:line="315" w:lineRule="exact"/>
        <w:ind w:left="1200" w:hanging="270"/>
        <w:rPr>
          <w:sz w:val="26"/>
        </w:rPr>
      </w:pPr>
      <w:r w:rsidRPr="00B33663">
        <w:rPr>
          <w:sz w:val="26"/>
          <w:szCs w:val="26"/>
        </w:rPr>
        <w:t>Wired</w:t>
      </w:r>
      <w:r w:rsidRPr="00B33663">
        <w:rPr>
          <w:spacing w:val="-3"/>
          <w:sz w:val="26"/>
          <w:szCs w:val="26"/>
        </w:rPr>
        <w:t xml:space="preserve"> </w:t>
      </w:r>
      <w:r w:rsidRPr="00B33663">
        <w:rPr>
          <w:sz w:val="26"/>
          <w:szCs w:val="26"/>
        </w:rPr>
        <w:t>Networks</w:t>
      </w:r>
      <w:r w:rsidRPr="00B33663">
        <w:rPr>
          <w:spacing w:val="62"/>
          <w:sz w:val="26"/>
          <w:szCs w:val="26"/>
        </w:rPr>
        <w:t xml:space="preserve"> </w:t>
      </w:r>
      <w:r w:rsidRPr="00B33663">
        <w:rPr>
          <w:sz w:val="26"/>
          <w:szCs w:val="26"/>
        </w:rPr>
        <w:t>:</w:t>
      </w:r>
    </w:p>
    <w:p w14:paraId="126D3C3E" w14:textId="77777777" w:rsidR="00CD7E1A" w:rsidRPr="00B33663" w:rsidRDefault="00A42A03" w:rsidP="00E700C1">
      <w:pPr>
        <w:pStyle w:val="ListParagraph"/>
        <w:numPr>
          <w:ilvl w:val="2"/>
          <w:numId w:val="18"/>
        </w:numPr>
        <w:tabs>
          <w:tab w:val="left" w:pos="1921"/>
        </w:tabs>
        <w:spacing w:before="1" w:line="301" w:lineRule="exact"/>
        <w:rPr>
          <w:rFonts w:ascii="Courier New" w:hAnsi="Courier New"/>
          <w:sz w:val="20"/>
        </w:rPr>
      </w:pPr>
      <w:r w:rsidRPr="00B33663">
        <w:rPr>
          <w:sz w:val="26"/>
          <w:szCs w:val="26"/>
        </w:rPr>
        <w:t>CSMA</w:t>
      </w:r>
      <w:r w:rsidRPr="00B33663">
        <w:rPr>
          <w:spacing w:val="-2"/>
          <w:sz w:val="26"/>
          <w:szCs w:val="26"/>
        </w:rPr>
        <w:t xml:space="preserve"> </w:t>
      </w:r>
      <w:r w:rsidRPr="00B33663">
        <w:rPr>
          <w:sz w:val="26"/>
          <w:szCs w:val="26"/>
        </w:rPr>
        <w:t>/ CD</w:t>
      </w:r>
      <w:r w:rsidRPr="00B33663">
        <w:rPr>
          <w:spacing w:val="-1"/>
          <w:sz w:val="26"/>
          <w:szCs w:val="26"/>
        </w:rPr>
        <w:t xml:space="preserve"> </w:t>
      </w:r>
      <w:r w:rsidRPr="00B33663">
        <w:rPr>
          <w:sz w:val="26"/>
          <w:szCs w:val="26"/>
        </w:rPr>
        <w:t>–</w:t>
      </w:r>
      <w:r w:rsidRPr="00B33663">
        <w:rPr>
          <w:spacing w:val="-2"/>
          <w:sz w:val="26"/>
          <w:szCs w:val="26"/>
        </w:rPr>
        <w:t xml:space="preserve"> </w:t>
      </w:r>
      <w:r w:rsidRPr="00B33663">
        <w:rPr>
          <w:sz w:val="26"/>
          <w:szCs w:val="26"/>
        </w:rPr>
        <w:t>Carrier</w:t>
      </w:r>
      <w:r w:rsidRPr="00B33663">
        <w:rPr>
          <w:spacing w:val="1"/>
          <w:sz w:val="26"/>
          <w:szCs w:val="26"/>
        </w:rPr>
        <w:t xml:space="preserve"> </w:t>
      </w:r>
      <w:r w:rsidRPr="00B33663">
        <w:rPr>
          <w:sz w:val="26"/>
          <w:szCs w:val="26"/>
        </w:rPr>
        <w:t>Sense</w:t>
      </w:r>
      <w:r w:rsidRPr="00B33663">
        <w:rPr>
          <w:spacing w:val="-2"/>
          <w:sz w:val="26"/>
          <w:szCs w:val="26"/>
        </w:rPr>
        <w:t xml:space="preserve"> </w:t>
      </w:r>
      <w:r w:rsidRPr="00B33663">
        <w:rPr>
          <w:sz w:val="26"/>
          <w:szCs w:val="26"/>
        </w:rPr>
        <w:t>Multiple</w:t>
      </w:r>
      <w:r w:rsidRPr="00B33663">
        <w:rPr>
          <w:spacing w:val="-2"/>
          <w:sz w:val="26"/>
          <w:szCs w:val="26"/>
        </w:rPr>
        <w:t xml:space="preserve"> </w:t>
      </w:r>
      <w:r w:rsidRPr="00B33663">
        <w:rPr>
          <w:sz w:val="26"/>
          <w:szCs w:val="26"/>
        </w:rPr>
        <w:t>Access</w:t>
      </w:r>
      <w:r w:rsidRPr="00B33663">
        <w:rPr>
          <w:spacing w:val="1"/>
          <w:sz w:val="26"/>
          <w:szCs w:val="26"/>
        </w:rPr>
        <w:t xml:space="preserve"> </w:t>
      </w:r>
      <w:r w:rsidRPr="00B33663">
        <w:rPr>
          <w:sz w:val="26"/>
          <w:szCs w:val="26"/>
        </w:rPr>
        <w:t>/</w:t>
      </w:r>
      <w:r w:rsidRPr="00B33663">
        <w:rPr>
          <w:spacing w:val="-2"/>
          <w:sz w:val="26"/>
          <w:szCs w:val="26"/>
        </w:rPr>
        <w:t xml:space="preserve"> </w:t>
      </w:r>
      <w:r w:rsidRPr="00B33663">
        <w:rPr>
          <w:sz w:val="26"/>
          <w:szCs w:val="26"/>
        </w:rPr>
        <w:t>Collision</w:t>
      </w:r>
      <w:r w:rsidRPr="00B33663">
        <w:rPr>
          <w:spacing w:val="-2"/>
          <w:sz w:val="26"/>
          <w:szCs w:val="26"/>
        </w:rPr>
        <w:t xml:space="preserve"> </w:t>
      </w:r>
      <w:r w:rsidRPr="00B33663">
        <w:rPr>
          <w:sz w:val="26"/>
          <w:szCs w:val="26"/>
        </w:rPr>
        <w:t>Detection</w:t>
      </w:r>
    </w:p>
    <w:p w14:paraId="60160443" w14:textId="77777777" w:rsidR="00CD7E1A" w:rsidRPr="00B33663" w:rsidRDefault="00A42A03" w:rsidP="00E700C1">
      <w:pPr>
        <w:pStyle w:val="ListParagraph"/>
        <w:numPr>
          <w:ilvl w:val="1"/>
          <w:numId w:val="18"/>
        </w:numPr>
        <w:tabs>
          <w:tab w:val="left" w:pos="1201"/>
        </w:tabs>
        <w:spacing w:line="315" w:lineRule="exact"/>
        <w:ind w:left="1200" w:hanging="270"/>
        <w:rPr>
          <w:sz w:val="26"/>
        </w:rPr>
      </w:pPr>
      <w:r w:rsidRPr="00B33663">
        <w:rPr>
          <w:sz w:val="26"/>
          <w:szCs w:val="26"/>
        </w:rPr>
        <w:t>Wireless</w:t>
      </w:r>
      <w:r w:rsidRPr="00B33663">
        <w:rPr>
          <w:spacing w:val="-3"/>
          <w:sz w:val="26"/>
          <w:szCs w:val="26"/>
        </w:rPr>
        <w:t xml:space="preserve"> </w:t>
      </w:r>
      <w:r w:rsidRPr="00B33663">
        <w:rPr>
          <w:sz w:val="26"/>
          <w:szCs w:val="26"/>
        </w:rPr>
        <w:t>Networks</w:t>
      </w:r>
      <w:r w:rsidRPr="00B33663">
        <w:rPr>
          <w:spacing w:val="-1"/>
          <w:sz w:val="26"/>
          <w:szCs w:val="26"/>
        </w:rPr>
        <w:t xml:space="preserve"> </w:t>
      </w:r>
      <w:r w:rsidRPr="00B33663">
        <w:rPr>
          <w:sz w:val="26"/>
          <w:szCs w:val="26"/>
        </w:rPr>
        <w:t>:</w:t>
      </w:r>
    </w:p>
    <w:p w14:paraId="6AB819ED" w14:textId="77777777" w:rsidR="00CD7E1A" w:rsidRPr="00B33663" w:rsidRDefault="00A42A03" w:rsidP="00E700C1">
      <w:pPr>
        <w:pStyle w:val="ListParagraph"/>
        <w:numPr>
          <w:ilvl w:val="2"/>
          <w:numId w:val="18"/>
        </w:numPr>
        <w:tabs>
          <w:tab w:val="left" w:pos="1921"/>
        </w:tabs>
        <w:spacing w:line="314" w:lineRule="exact"/>
        <w:rPr>
          <w:rFonts w:ascii="Courier New" w:hAnsi="Courier New"/>
          <w:sz w:val="24"/>
        </w:rPr>
      </w:pPr>
      <w:r w:rsidRPr="00B33663">
        <w:rPr>
          <w:sz w:val="26"/>
          <w:szCs w:val="26"/>
        </w:rPr>
        <w:t>CSMA</w:t>
      </w:r>
      <w:r w:rsidRPr="00B33663">
        <w:rPr>
          <w:spacing w:val="-2"/>
          <w:sz w:val="26"/>
          <w:szCs w:val="26"/>
        </w:rPr>
        <w:t xml:space="preserve"> </w:t>
      </w:r>
      <w:r w:rsidRPr="00B33663">
        <w:rPr>
          <w:sz w:val="26"/>
          <w:szCs w:val="26"/>
        </w:rPr>
        <w:t>/ CA</w:t>
      </w:r>
      <w:r w:rsidRPr="00B33663">
        <w:rPr>
          <w:spacing w:val="-1"/>
          <w:sz w:val="26"/>
          <w:szCs w:val="26"/>
        </w:rPr>
        <w:t xml:space="preserve"> </w:t>
      </w:r>
      <w:r w:rsidRPr="00B33663">
        <w:rPr>
          <w:sz w:val="26"/>
          <w:szCs w:val="26"/>
        </w:rPr>
        <w:t>–</w:t>
      </w:r>
      <w:r w:rsidRPr="00B33663">
        <w:rPr>
          <w:spacing w:val="-2"/>
          <w:sz w:val="26"/>
          <w:szCs w:val="26"/>
        </w:rPr>
        <w:t xml:space="preserve"> </w:t>
      </w:r>
      <w:r w:rsidRPr="00B33663">
        <w:rPr>
          <w:sz w:val="26"/>
          <w:szCs w:val="26"/>
        </w:rPr>
        <w:t>Carrier Sense</w:t>
      </w:r>
      <w:r w:rsidRPr="00B33663">
        <w:rPr>
          <w:spacing w:val="-1"/>
          <w:sz w:val="26"/>
          <w:szCs w:val="26"/>
        </w:rPr>
        <w:t xml:space="preserve"> </w:t>
      </w:r>
      <w:r w:rsidRPr="00B33663">
        <w:rPr>
          <w:sz w:val="26"/>
          <w:szCs w:val="26"/>
        </w:rPr>
        <w:t>Multiple</w:t>
      </w:r>
      <w:r w:rsidRPr="00B33663">
        <w:rPr>
          <w:spacing w:val="-1"/>
          <w:sz w:val="26"/>
          <w:szCs w:val="26"/>
        </w:rPr>
        <w:t xml:space="preserve"> </w:t>
      </w:r>
      <w:r w:rsidRPr="00B33663">
        <w:rPr>
          <w:sz w:val="26"/>
          <w:szCs w:val="26"/>
        </w:rPr>
        <w:t>Access /</w:t>
      </w:r>
      <w:r w:rsidRPr="00B33663">
        <w:rPr>
          <w:spacing w:val="-2"/>
          <w:sz w:val="26"/>
          <w:szCs w:val="26"/>
        </w:rPr>
        <w:t xml:space="preserve"> </w:t>
      </w:r>
      <w:r w:rsidRPr="00B33663">
        <w:rPr>
          <w:sz w:val="26"/>
          <w:szCs w:val="26"/>
        </w:rPr>
        <w:t>Collision</w:t>
      </w:r>
      <w:r w:rsidRPr="00B33663">
        <w:rPr>
          <w:spacing w:val="-1"/>
          <w:sz w:val="26"/>
          <w:szCs w:val="26"/>
        </w:rPr>
        <w:t xml:space="preserve"> </w:t>
      </w:r>
      <w:r w:rsidRPr="00B33663">
        <w:rPr>
          <w:sz w:val="26"/>
          <w:szCs w:val="26"/>
        </w:rPr>
        <w:t>Avoidance</w:t>
      </w:r>
    </w:p>
    <w:p w14:paraId="30DCCCAD" w14:textId="77777777" w:rsidR="00CD7E1A" w:rsidRPr="00B33663" w:rsidRDefault="00CD7E1A">
      <w:pPr>
        <w:pStyle w:val="BodyText"/>
        <w:spacing w:before="4"/>
        <w:ind w:left="0"/>
        <w:rPr>
          <w:sz w:val="25"/>
        </w:rPr>
      </w:pPr>
    </w:p>
    <w:p w14:paraId="7CBA5A17" w14:textId="77777777" w:rsidR="00CD7E1A" w:rsidRPr="00B33663" w:rsidRDefault="00A42A03">
      <w:pPr>
        <w:pStyle w:val="Heading4"/>
        <w:spacing w:before="1"/>
        <w:ind w:left="4100" w:right="951" w:hanging="3213"/>
      </w:pPr>
      <w:r w:rsidRPr="00B33663">
        <w:t>CARRIER</w:t>
      </w:r>
      <w:r w:rsidRPr="00B33663">
        <w:rPr>
          <w:spacing w:val="-3"/>
        </w:rPr>
        <w:t xml:space="preserve"> </w:t>
      </w:r>
      <w:r w:rsidRPr="00B33663">
        <w:t>SENSE</w:t>
      </w:r>
      <w:r w:rsidRPr="00B33663">
        <w:rPr>
          <w:spacing w:val="-3"/>
        </w:rPr>
        <w:t xml:space="preserve"> </w:t>
      </w:r>
      <w:r w:rsidRPr="00B33663">
        <w:t>MULTIPLE</w:t>
      </w:r>
      <w:r w:rsidRPr="00B33663">
        <w:rPr>
          <w:spacing w:val="-3"/>
        </w:rPr>
        <w:t xml:space="preserve"> </w:t>
      </w:r>
      <w:r w:rsidRPr="00B33663">
        <w:t>ACCESS</w:t>
      </w:r>
      <w:r w:rsidRPr="00B33663">
        <w:rPr>
          <w:spacing w:val="-3"/>
        </w:rPr>
        <w:t xml:space="preserve"> </w:t>
      </w:r>
      <w:r w:rsidRPr="00B33663">
        <w:t>/ COLLISION</w:t>
      </w:r>
      <w:r w:rsidRPr="00B33663">
        <w:rPr>
          <w:spacing w:val="-3"/>
        </w:rPr>
        <w:t xml:space="preserve"> </w:t>
      </w:r>
      <w:r w:rsidRPr="00B33663">
        <w:t>DETECTION</w:t>
      </w:r>
      <w:r w:rsidRPr="00B33663">
        <w:rPr>
          <w:spacing w:val="-62"/>
        </w:rPr>
        <w:t xml:space="preserve"> </w:t>
      </w:r>
      <w:r w:rsidRPr="00B33663">
        <w:t>(CSMA</w:t>
      </w:r>
      <w:r w:rsidRPr="00B33663">
        <w:rPr>
          <w:spacing w:val="-2"/>
        </w:rPr>
        <w:t xml:space="preserve"> </w:t>
      </w:r>
      <w:r w:rsidRPr="00B33663">
        <w:t>/</w:t>
      </w:r>
      <w:r w:rsidRPr="00B33663">
        <w:rPr>
          <w:spacing w:val="2"/>
        </w:rPr>
        <w:t xml:space="preserve"> </w:t>
      </w:r>
      <w:r w:rsidRPr="00B33663">
        <w:t>CD)</w:t>
      </w:r>
    </w:p>
    <w:p w14:paraId="36AF6883" w14:textId="77777777" w:rsidR="00CD7E1A" w:rsidRPr="00B33663" w:rsidRDefault="00CD7E1A">
      <w:pPr>
        <w:pStyle w:val="BodyText"/>
        <w:spacing w:before="4"/>
        <w:ind w:left="0"/>
        <w:rPr>
          <w:b/>
          <w:sz w:val="17"/>
        </w:rPr>
      </w:pPr>
    </w:p>
    <w:p w14:paraId="3FF02752" w14:textId="77777777" w:rsidR="00CD7E1A" w:rsidRPr="00B33663" w:rsidRDefault="00A42A03" w:rsidP="00E700C1">
      <w:pPr>
        <w:pStyle w:val="ListParagraph"/>
        <w:numPr>
          <w:ilvl w:val="0"/>
          <w:numId w:val="16"/>
        </w:numPr>
        <w:tabs>
          <w:tab w:val="left" w:pos="1201"/>
        </w:tabs>
        <w:spacing w:before="90"/>
        <w:ind w:right="644"/>
        <w:rPr>
          <w:sz w:val="26"/>
        </w:rPr>
      </w:pPr>
      <w:r w:rsidRPr="00B33663">
        <w:rPr>
          <w:b/>
          <w:sz w:val="26"/>
        </w:rPr>
        <w:t>Carrier</w:t>
      </w:r>
      <w:r w:rsidRPr="00B33663">
        <w:rPr>
          <w:b/>
          <w:spacing w:val="9"/>
          <w:sz w:val="26"/>
        </w:rPr>
        <w:t xml:space="preserve"> </w:t>
      </w:r>
      <w:r w:rsidRPr="00B33663">
        <w:rPr>
          <w:b/>
          <w:sz w:val="26"/>
        </w:rPr>
        <w:t>Sense</w:t>
      </w:r>
      <w:r w:rsidRPr="00B33663">
        <w:rPr>
          <w:b/>
          <w:spacing w:val="12"/>
          <w:sz w:val="26"/>
        </w:rPr>
        <w:t xml:space="preserve"> </w:t>
      </w:r>
      <w:r w:rsidRPr="00B33663">
        <w:rPr>
          <w:sz w:val="26"/>
        </w:rPr>
        <w:t>in</w:t>
      </w:r>
      <w:r w:rsidRPr="00B33663">
        <w:rPr>
          <w:spacing w:val="12"/>
          <w:sz w:val="26"/>
        </w:rPr>
        <w:t xml:space="preserve"> </w:t>
      </w:r>
      <w:r w:rsidRPr="00B33663">
        <w:rPr>
          <w:sz w:val="26"/>
        </w:rPr>
        <w:t>CSMA/CD</w:t>
      </w:r>
      <w:r w:rsidRPr="00B33663">
        <w:rPr>
          <w:spacing w:val="12"/>
          <w:sz w:val="26"/>
        </w:rPr>
        <w:t xml:space="preserve"> </w:t>
      </w:r>
      <w:r w:rsidRPr="00B33663">
        <w:rPr>
          <w:sz w:val="26"/>
        </w:rPr>
        <w:t>means</w:t>
      </w:r>
      <w:r w:rsidRPr="00B33663">
        <w:rPr>
          <w:spacing w:val="13"/>
          <w:sz w:val="26"/>
        </w:rPr>
        <w:t xml:space="preserve"> </w:t>
      </w:r>
      <w:r w:rsidRPr="00B33663">
        <w:rPr>
          <w:sz w:val="26"/>
        </w:rPr>
        <w:t>that</w:t>
      </w:r>
      <w:r w:rsidRPr="00B33663">
        <w:rPr>
          <w:spacing w:val="10"/>
          <w:sz w:val="26"/>
        </w:rPr>
        <w:t xml:space="preserve"> </w:t>
      </w:r>
      <w:r w:rsidRPr="00B33663">
        <w:rPr>
          <w:sz w:val="26"/>
        </w:rPr>
        <w:t>all</w:t>
      </w:r>
      <w:r w:rsidRPr="00B33663">
        <w:rPr>
          <w:spacing w:val="12"/>
          <w:sz w:val="26"/>
        </w:rPr>
        <w:t xml:space="preserve"> </w:t>
      </w:r>
      <w:r w:rsidRPr="00B33663">
        <w:rPr>
          <w:sz w:val="26"/>
        </w:rPr>
        <w:t>the</w:t>
      </w:r>
      <w:r w:rsidRPr="00B33663">
        <w:rPr>
          <w:spacing w:val="10"/>
          <w:sz w:val="26"/>
        </w:rPr>
        <w:t xml:space="preserve"> </w:t>
      </w:r>
      <w:r w:rsidRPr="00B33663">
        <w:rPr>
          <w:sz w:val="26"/>
        </w:rPr>
        <w:t>nodes</w:t>
      </w:r>
      <w:r w:rsidRPr="00B33663">
        <w:rPr>
          <w:spacing w:val="10"/>
          <w:sz w:val="26"/>
        </w:rPr>
        <w:t xml:space="preserve"> </w:t>
      </w:r>
      <w:r w:rsidRPr="00B33663">
        <w:rPr>
          <w:sz w:val="26"/>
        </w:rPr>
        <w:t>sense</w:t>
      </w:r>
      <w:r w:rsidRPr="00B33663">
        <w:rPr>
          <w:spacing w:val="12"/>
          <w:sz w:val="26"/>
        </w:rPr>
        <w:t xml:space="preserve"> </w:t>
      </w:r>
      <w:r w:rsidRPr="00B33663">
        <w:rPr>
          <w:sz w:val="26"/>
        </w:rPr>
        <w:t>the</w:t>
      </w:r>
      <w:r w:rsidRPr="00B33663">
        <w:rPr>
          <w:spacing w:val="13"/>
          <w:sz w:val="26"/>
        </w:rPr>
        <w:t xml:space="preserve"> </w:t>
      </w:r>
      <w:r w:rsidRPr="00B33663">
        <w:rPr>
          <w:sz w:val="26"/>
        </w:rPr>
        <w:t>medium</w:t>
      </w:r>
      <w:r w:rsidRPr="00B33663">
        <w:rPr>
          <w:spacing w:val="8"/>
          <w:sz w:val="26"/>
        </w:rPr>
        <w:t xml:space="preserve"> </w:t>
      </w:r>
      <w:r w:rsidRPr="00B33663">
        <w:rPr>
          <w:sz w:val="26"/>
        </w:rPr>
        <w:t>to</w:t>
      </w:r>
      <w:r w:rsidRPr="00B33663">
        <w:rPr>
          <w:spacing w:val="-62"/>
          <w:sz w:val="26"/>
        </w:rPr>
        <w:t xml:space="preserve"> </w:t>
      </w:r>
      <w:r w:rsidRPr="00B33663">
        <w:rPr>
          <w:sz w:val="26"/>
        </w:rPr>
        <w:t>check</w:t>
      </w:r>
      <w:r w:rsidRPr="00B33663">
        <w:rPr>
          <w:spacing w:val="-1"/>
          <w:sz w:val="26"/>
        </w:rPr>
        <w:t xml:space="preserve"> </w:t>
      </w:r>
      <w:r w:rsidRPr="00B33663">
        <w:rPr>
          <w:sz w:val="26"/>
        </w:rPr>
        <w:t>whether it is idle</w:t>
      </w:r>
      <w:r w:rsidRPr="00B33663">
        <w:rPr>
          <w:spacing w:val="1"/>
          <w:sz w:val="26"/>
        </w:rPr>
        <w:t xml:space="preserve"> </w:t>
      </w:r>
      <w:r w:rsidRPr="00B33663">
        <w:rPr>
          <w:sz w:val="26"/>
        </w:rPr>
        <w:t>or busy.</w:t>
      </w:r>
    </w:p>
    <w:p w14:paraId="5E5FBE89" w14:textId="77777777" w:rsidR="00CD7E1A" w:rsidRPr="00B33663" w:rsidRDefault="00A42A03" w:rsidP="00E700C1">
      <w:pPr>
        <w:pStyle w:val="ListParagraph"/>
        <w:numPr>
          <w:ilvl w:val="1"/>
          <w:numId w:val="16"/>
        </w:numPr>
        <w:tabs>
          <w:tab w:val="left" w:pos="1920"/>
          <w:tab w:val="left" w:pos="1921"/>
        </w:tabs>
        <w:ind w:right="1330"/>
        <w:rPr>
          <w:sz w:val="26"/>
        </w:rPr>
      </w:pPr>
      <w:r w:rsidRPr="00B33663">
        <w:rPr>
          <w:sz w:val="26"/>
        </w:rPr>
        <w:t>If</w:t>
      </w:r>
      <w:r w:rsidRPr="00B33663">
        <w:rPr>
          <w:spacing w:val="1"/>
          <w:sz w:val="26"/>
        </w:rPr>
        <w:t xml:space="preserve"> </w:t>
      </w:r>
      <w:r w:rsidRPr="00B33663">
        <w:rPr>
          <w:sz w:val="26"/>
        </w:rPr>
        <w:t>the carrier sensed is idle, then</w:t>
      </w:r>
      <w:r w:rsidRPr="00B33663">
        <w:rPr>
          <w:spacing w:val="1"/>
          <w:sz w:val="26"/>
        </w:rPr>
        <w:t xml:space="preserve"> </w:t>
      </w:r>
      <w:r w:rsidRPr="00B33663">
        <w:rPr>
          <w:sz w:val="26"/>
        </w:rPr>
        <w:t>the node transmits</w:t>
      </w:r>
      <w:r w:rsidRPr="00B33663">
        <w:rPr>
          <w:spacing w:val="1"/>
          <w:sz w:val="26"/>
        </w:rPr>
        <w:t xml:space="preserve"> </w:t>
      </w:r>
      <w:r w:rsidRPr="00B33663">
        <w:rPr>
          <w:sz w:val="26"/>
        </w:rPr>
        <w:t>the entire</w:t>
      </w:r>
      <w:r w:rsidRPr="00B33663">
        <w:rPr>
          <w:spacing w:val="-62"/>
          <w:sz w:val="26"/>
        </w:rPr>
        <w:t xml:space="preserve"> </w:t>
      </w:r>
      <w:r w:rsidRPr="00B33663">
        <w:rPr>
          <w:sz w:val="26"/>
        </w:rPr>
        <w:t>frame.</w:t>
      </w:r>
    </w:p>
    <w:p w14:paraId="0F0685DA" w14:textId="77777777" w:rsidR="00CD7E1A" w:rsidRPr="00B33663" w:rsidRDefault="00A42A03" w:rsidP="00E700C1">
      <w:pPr>
        <w:pStyle w:val="ListParagraph"/>
        <w:numPr>
          <w:ilvl w:val="1"/>
          <w:numId w:val="16"/>
        </w:numPr>
        <w:tabs>
          <w:tab w:val="left" w:pos="1920"/>
          <w:tab w:val="left" w:pos="1921"/>
        </w:tabs>
        <w:spacing w:line="318" w:lineRule="exact"/>
        <w:rPr>
          <w:sz w:val="26"/>
        </w:rPr>
      </w:pPr>
      <w:r w:rsidRPr="00B33663">
        <w:rPr>
          <w:sz w:val="26"/>
        </w:rPr>
        <w:t>If</w:t>
      </w:r>
      <w:r w:rsidRPr="00B33663">
        <w:rPr>
          <w:spacing w:val="1"/>
          <w:sz w:val="26"/>
        </w:rPr>
        <w:t xml:space="preserve"> </w:t>
      </w:r>
      <w:r w:rsidRPr="00B33663">
        <w:rPr>
          <w:sz w:val="26"/>
        </w:rPr>
        <w:t>the</w:t>
      </w:r>
      <w:r w:rsidRPr="00B33663">
        <w:rPr>
          <w:spacing w:val="-2"/>
          <w:sz w:val="26"/>
        </w:rPr>
        <w:t xml:space="preserve"> </w:t>
      </w:r>
      <w:r w:rsidRPr="00B33663">
        <w:rPr>
          <w:sz w:val="26"/>
        </w:rPr>
        <w:t>carrier</w:t>
      </w:r>
      <w:r w:rsidRPr="00B33663">
        <w:rPr>
          <w:spacing w:val="-2"/>
          <w:sz w:val="26"/>
        </w:rPr>
        <w:t xml:space="preserve"> </w:t>
      </w:r>
      <w:r w:rsidRPr="00B33663">
        <w:rPr>
          <w:sz w:val="26"/>
        </w:rPr>
        <w:t>sensed</w:t>
      </w:r>
      <w:r w:rsidRPr="00B33663">
        <w:rPr>
          <w:spacing w:val="-2"/>
          <w:sz w:val="26"/>
        </w:rPr>
        <w:t xml:space="preserve"> </w:t>
      </w:r>
      <w:r w:rsidRPr="00B33663">
        <w:rPr>
          <w:sz w:val="26"/>
        </w:rPr>
        <w:t>is busy,</w:t>
      </w:r>
      <w:r w:rsidRPr="00B33663">
        <w:rPr>
          <w:spacing w:val="-2"/>
          <w:sz w:val="26"/>
        </w:rPr>
        <w:t xml:space="preserve"> </w:t>
      </w:r>
      <w:r w:rsidRPr="00B33663">
        <w:rPr>
          <w:sz w:val="26"/>
        </w:rPr>
        <w:t>the</w:t>
      </w:r>
      <w:r w:rsidRPr="00B33663">
        <w:rPr>
          <w:spacing w:val="-2"/>
          <w:sz w:val="26"/>
        </w:rPr>
        <w:t xml:space="preserve"> </w:t>
      </w:r>
      <w:r w:rsidRPr="00B33663">
        <w:rPr>
          <w:sz w:val="26"/>
        </w:rPr>
        <w:t>transmission</w:t>
      </w:r>
      <w:r w:rsidRPr="00B33663">
        <w:rPr>
          <w:spacing w:val="-2"/>
          <w:sz w:val="26"/>
        </w:rPr>
        <w:t xml:space="preserve"> </w:t>
      </w:r>
      <w:r w:rsidRPr="00B33663">
        <w:rPr>
          <w:sz w:val="26"/>
        </w:rPr>
        <w:t>is</w:t>
      </w:r>
      <w:r w:rsidRPr="00B33663">
        <w:rPr>
          <w:spacing w:val="-2"/>
          <w:sz w:val="26"/>
        </w:rPr>
        <w:t xml:space="preserve"> </w:t>
      </w:r>
      <w:r w:rsidRPr="00B33663">
        <w:rPr>
          <w:sz w:val="26"/>
        </w:rPr>
        <w:t>postponed.</w:t>
      </w:r>
    </w:p>
    <w:p w14:paraId="54C529ED" w14:textId="77777777" w:rsidR="00CD7E1A" w:rsidRPr="00B33663" w:rsidRDefault="00CD7E1A">
      <w:pPr>
        <w:pStyle w:val="BodyText"/>
        <w:spacing w:before="11"/>
        <w:ind w:left="0"/>
        <w:rPr>
          <w:sz w:val="25"/>
        </w:rPr>
      </w:pPr>
    </w:p>
    <w:p w14:paraId="57C1B118" w14:textId="77777777" w:rsidR="00CD7E1A" w:rsidRPr="00B33663" w:rsidRDefault="00A42A03" w:rsidP="00E700C1">
      <w:pPr>
        <w:pStyle w:val="ListParagraph"/>
        <w:numPr>
          <w:ilvl w:val="0"/>
          <w:numId w:val="16"/>
        </w:numPr>
        <w:tabs>
          <w:tab w:val="left" w:pos="1201"/>
        </w:tabs>
        <w:ind w:right="639"/>
        <w:jc w:val="both"/>
        <w:rPr>
          <w:sz w:val="26"/>
        </w:rPr>
      </w:pPr>
      <w:r w:rsidRPr="00B33663">
        <w:rPr>
          <w:b/>
          <w:sz w:val="26"/>
        </w:rPr>
        <w:t xml:space="preserve">Collision Detect </w:t>
      </w:r>
      <w:r w:rsidRPr="00B33663">
        <w:rPr>
          <w:sz w:val="26"/>
        </w:rPr>
        <w:t>means that a node listens as it transmits and can therefore</w:t>
      </w:r>
      <w:r w:rsidRPr="00B33663">
        <w:rPr>
          <w:spacing w:val="1"/>
          <w:sz w:val="26"/>
        </w:rPr>
        <w:t xml:space="preserve"> </w:t>
      </w:r>
      <w:r w:rsidRPr="00B33663">
        <w:rPr>
          <w:sz w:val="26"/>
        </w:rPr>
        <w:t>detect when a frame it is transmitting has collided with a frame transmitted</w:t>
      </w:r>
      <w:r w:rsidRPr="00B33663">
        <w:rPr>
          <w:spacing w:val="1"/>
          <w:sz w:val="26"/>
        </w:rPr>
        <w:t xml:space="preserve"> </w:t>
      </w:r>
      <w:r w:rsidRPr="00B33663">
        <w:rPr>
          <w:sz w:val="26"/>
        </w:rPr>
        <w:t>by</w:t>
      </w:r>
      <w:r w:rsidRPr="00B33663">
        <w:rPr>
          <w:spacing w:val="-5"/>
          <w:sz w:val="26"/>
        </w:rPr>
        <w:t xml:space="preserve"> </w:t>
      </w:r>
      <w:r w:rsidRPr="00B33663">
        <w:rPr>
          <w:sz w:val="26"/>
        </w:rPr>
        <w:t>another</w:t>
      </w:r>
      <w:r w:rsidRPr="00B33663">
        <w:rPr>
          <w:spacing w:val="2"/>
          <w:sz w:val="26"/>
        </w:rPr>
        <w:t xml:space="preserve"> </w:t>
      </w:r>
      <w:r w:rsidRPr="00B33663">
        <w:rPr>
          <w:sz w:val="26"/>
        </w:rPr>
        <w:t>node.</w:t>
      </w:r>
    </w:p>
    <w:p w14:paraId="1C0157D6" w14:textId="77777777" w:rsidR="00CD7E1A" w:rsidRPr="00B33663" w:rsidRDefault="00CD7E1A">
      <w:pPr>
        <w:pStyle w:val="BodyText"/>
        <w:spacing w:before="9"/>
        <w:ind w:left="0"/>
      </w:pPr>
    </w:p>
    <w:p w14:paraId="4D21E063" w14:textId="77777777" w:rsidR="00CD7E1A" w:rsidRPr="00B33663" w:rsidRDefault="00A42A03">
      <w:pPr>
        <w:ind w:left="463" w:right="624"/>
        <w:jc w:val="center"/>
        <w:rPr>
          <w:b/>
          <w:sz w:val="26"/>
        </w:rPr>
      </w:pPr>
      <w:r w:rsidRPr="00B33663">
        <w:rPr>
          <w:b/>
          <w:sz w:val="26"/>
        </w:rPr>
        <w:t>Flowchart</w:t>
      </w:r>
      <w:r w:rsidRPr="00B33663">
        <w:rPr>
          <w:b/>
          <w:spacing w:val="-2"/>
          <w:sz w:val="26"/>
        </w:rPr>
        <w:t xml:space="preserve"> </w:t>
      </w:r>
      <w:r w:rsidRPr="00B33663">
        <w:rPr>
          <w:b/>
          <w:sz w:val="26"/>
        </w:rPr>
        <w:t>of</w:t>
      </w:r>
      <w:r w:rsidRPr="00B33663">
        <w:rPr>
          <w:b/>
          <w:spacing w:val="-2"/>
          <w:sz w:val="26"/>
        </w:rPr>
        <w:t xml:space="preserve"> </w:t>
      </w:r>
      <w:r w:rsidRPr="00B33663">
        <w:rPr>
          <w:b/>
          <w:sz w:val="26"/>
        </w:rPr>
        <w:t>CSMA/CD</w:t>
      </w:r>
      <w:r w:rsidRPr="00B33663">
        <w:rPr>
          <w:b/>
          <w:spacing w:val="-2"/>
          <w:sz w:val="26"/>
        </w:rPr>
        <w:t xml:space="preserve"> </w:t>
      </w:r>
      <w:r w:rsidRPr="00B33663">
        <w:rPr>
          <w:b/>
          <w:sz w:val="26"/>
        </w:rPr>
        <w:t>Operation</w:t>
      </w:r>
    </w:p>
    <w:p w14:paraId="3691E7B2" w14:textId="77777777" w:rsidR="00CD7E1A" w:rsidRPr="00B33663" w:rsidRDefault="00CD7E1A">
      <w:pPr>
        <w:pStyle w:val="BodyText"/>
        <w:ind w:left="0"/>
        <w:rPr>
          <w:b/>
          <w:sz w:val="20"/>
        </w:rPr>
      </w:pPr>
    </w:p>
    <w:p w14:paraId="5E1F0CA9" w14:textId="77777777" w:rsidR="00CD7E1A" w:rsidRPr="00B33663" w:rsidRDefault="00A42A03">
      <w:pPr>
        <w:pStyle w:val="BodyText"/>
        <w:spacing w:before="2"/>
        <w:ind w:left="0"/>
        <w:rPr>
          <w:b/>
          <w:sz w:val="10"/>
        </w:rPr>
      </w:pPr>
      <w:r w:rsidRPr="00B33663">
        <w:rPr>
          <w:noProof/>
          <w:lang w:val="en-IN" w:eastAsia="en-IN"/>
        </w:rPr>
        <w:drawing>
          <wp:anchor distT="0" distB="0" distL="0" distR="0" simplePos="0" relativeHeight="251673088" behindDoc="0" locked="0" layoutInCell="1" allowOverlap="1" wp14:anchorId="524F9DC4" wp14:editId="07777777">
            <wp:simplePos x="0" y="0"/>
            <wp:positionH relativeFrom="page">
              <wp:posOffset>2321838</wp:posOffset>
            </wp:positionH>
            <wp:positionV relativeFrom="paragraph">
              <wp:posOffset>99233</wp:posOffset>
            </wp:positionV>
            <wp:extent cx="3048089" cy="2772156"/>
            <wp:effectExtent l="0" t="0" r="0" b="0"/>
            <wp:wrapTopAndBottom/>
            <wp:docPr id="91"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7.jpeg"/>
                    <pic:cNvPicPr/>
                  </pic:nvPicPr>
                  <pic:blipFill>
                    <a:blip r:embed="rId54" cstate="print"/>
                    <a:stretch>
                      <a:fillRect/>
                    </a:stretch>
                  </pic:blipFill>
                  <pic:spPr>
                    <a:xfrm>
                      <a:off x="0" y="0"/>
                      <a:ext cx="3048089" cy="2772156"/>
                    </a:xfrm>
                    <a:prstGeom prst="rect">
                      <a:avLst/>
                    </a:prstGeom>
                  </pic:spPr>
                </pic:pic>
              </a:graphicData>
            </a:graphic>
          </wp:anchor>
        </w:drawing>
      </w:r>
    </w:p>
    <w:p w14:paraId="526770CE" w14:textId="77777777" w:rsidR="00CD7E1A" w:rsidRPr="00B33663" w:rsidRDefault="00CD7E1A">
      <w:pPr>
        <w:rPr>
          <w:sz w:val="10"/>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7CBEED82"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0CBF0A2A">
          <v:group id="_x0000_s1087" style="width:436.3pt;height:4.45pt;mso-position-horizontal-relative:char;mso-position-vertical-relative:line" coordsize="8726,89">
            <v:shape id="_x0000_s1088" style="position:absolute;width:8726;height:89" coordsize="8726,89" o:spt="100" adj="0,,0" path="m8726,29l,29,,89r8726,l8726,29xm8726,l,,,14r8726,l8726,xe" fillcolor="#612322" stroked="f">
              <v:stroke joinstyle="round"/>
              <v:formulas/>
              <v:path arrowok="t" o:connecttype="segments"/>
            </v:shape>
            <w10:anchorlock/>
          </v:group>
        </w:pict>
      </w:r>
    </w:p>
    <w:p w14:paraId="6E36661F" w14:textId="77777777" w:rsidR="00CD7E1A" w:rsidRPr="00B33663" w:rsidRDefault="00CD7E1A">
      <w:pPr>
        <w:pStyle w:val="BodyText"/>
        <w:ind w:left="0"/>
        <w:rPr>
          <w:b/>
          <w:sz w:val="17"/>
        </w:rPr>
      </w:pPr>
    </w:p>
    <w:p w14:paraId="35A9C903" w14:textId="77777777" w:rsidR="00CD7E1A" w:rsidRPr="00B33663" w:rsidRDefault="00A42A03">
      <w:pPr>
        <w:pStyle w:val="Heading2"/>
        <w:spacing w:before="89" w:line="319" w:lineRule="exact"/>
        <w:rPr>
          <w:u w:val="none"/>
        </w:rPr>
      </w:pPr>
      <w:r w:rsidRPr="00B33663">
        <w:rPr>
          <w:u w:val="none"/>
        </w:rPr>
        <w:t>Transmitter</w:t>
      </w:r>
      <w:r w:rsidRPr="00B33663">
        <w:rPr>
          <w:spacing w:val="-3"/>
          <w:u w:val="none"/>
        </w:rPr>
        <w:t xml:space="preserve"> </w:t>
      </w:r>
      <w:r w:rsidRPr="00B33663">
        <w:rPr>
          <w:u w:val="none"/>
        </w:rPr>
        <w:t>Algorithm</w:t>
      </w:r>
      <w:r w:rsidRPr="00B33663">
        <w:rPr>
          <w:spacing w:val="-7"/>
          <w:u w:val="none"/>
        </w:rPr>
        <w:t xml:space="preserve"> </w:t>
      </w:r>
      <w:r w:rsidRPr="00B33663">
        <w:rPr>
          <w:u w:val="none"/>
        </w:rPr>
        <w:t>in</w:t>
      </w:r>
      <w:r w:rsidRPr="00B33663">
        <w:rPr>
          <w:spacing w:val="-3"/>
          <w:u w:val="none"/>
        </w:rPr>
        <w:t xml:space="preserve"> </w:t>
      </w:r>
      <w:r w:rsidRPr="00B33663">
        <w:rPr>
          <w:u w:val="none"/>
        </w:rPr>
        <w:t>CSMA/CD</w:t>
      </w:r>
    </w:p>
    <w:p w14:paraId="67A191EA" w14:textId="77777777" w:rsidR="00CD7E1A" w:rsidRPr="00B33663" w:rsidRDefault="00A42A03" w:rsidP="00E700C1">
      <w:pPr>
        <w:pStyle w:val="ListParagraph"/>
        <w:numPr>
          <w:ilvl w:val="0"/>
          <w:numId w:val="16"/>
        </w:numPr>
        <w:tabs>
          <w:tab w:val="left" w:pos="1201"/>
        </w:tabs>
        <w:ind w:right="777"/>
        <w:rPr>
          <w:sz w:val="26"/>
        </w:rPr>
      </w:pPr>
      <w:r w:rsidRPr="00B33663">
        <w:rPr>
          <w:sz w:val="26"/>
        </w:rPr>
        <w:t>Transmitter Algorithm defines the procedures for a node that senses a busy</w:t>
      </w:r>
      <w:r w:rsidRPr="00B33663">
        <w:rPr>
          <w:spacing w:val="-62"/>
          <w:sz w:val="26"/>
        </w:rPr>
        <w:t xml:space="preserve"> </w:t>
      </w:r>
      <w:r w:rsidRPr="00B33663">
        <w:rPr>
          <w:sz w:val="26"/>
        </w:rPr>
        <w:t>medium.</w:t>
      </w:r>
    </w:p>
    <w:p w14:paraId="6D04561F" w14:textId="77777777" w:rsidR="00CD7E1A" w:rsidRPr="00B33663" w:rsidRDefault="00A42A03" w:rsidP="00E700C1">
      <w:pPr>
        <w:pStyle w:val="ListParagraph"/>
        <w:numPr>
          <w:ilvl w:val="0"/>
          <w:numId w:val="16"/>
        </w:numPr>
        <w:tabs>
          <w:tab w:val="left" w:pos="1201"/>
        </w:tabs>
        <w:spacing w:line="299" w:lineRule="exact"/>
        <w:ind w:hanging="361"/>
        <w:rPr>
          <w:b/>
          <w:sz w:val="26"/>
        </w:rPr>
      </w:pPr>
      <w:r w:rsidRPr="00B33663">
        <w:rPr>
          <w:sz w:val="26"/>
        </w:rPr>
        <w:t>Three</w:t>
      </w:r>
      <w:r w:rsidRPr="00B33663">
        <w:rPr>
          <w:spacing w:val="-2"/>
          <w:sz w:val="26"/>
        </w:rPr>
        <w:t xml:space="preserve"> </w:t>
      </w:r>
      <w:r w:rsidRPr="00B33663">
        <w:rPr>
          <w:sz w:val="26"/>
        </w:rPr>
        <w:t>types</w:t>
      </w:r>
      <w:r w:rsidRPr="00B33663">
        <w:rPr>
          <w:spacing w:val="1"/>
          <w:sz w:val="26"/>
        </w:rPr>
        <w:t xml:space="preserve"> </w:t>
      </w:r>
      <w:r w:rsidRPr="00B33663">
        <w:rPr>
          <w:sz w:val="26"/>
        </w:rPr>
        <w:t>of</w:t>
      </w:r>
      <w:r w:rsidRPr="00B33663">
        <w:rPr>
          <w:spacing w:val="1"/>
          <w:sz w:val="26"/>
        </w:rPr>
        <w:t xml:space="preserve"> </w:t>
      </w:r>
      <w:r w:rsidRPr="00B33663">
        <w:rPr>
          <w:sz w:val="26"/>
        </w:rPr>
        <w:t>Transmitter</w:t>
      </w:r>
      <w:r w:rsidRPr="00B33663">
        <w:rPr>
          <w:spacing w:val="-1"/>
          <w:sz w:val="26"/>
        </w:rPr>
        <w:t xml:space="preserve"> </w:t>
      </w:r>
      <w:r w:rsidRPr="00B33663">
        <w:rPr>
          <w:sz w:val="26"/>
        </w:rPr>
        <w:t>Algorithm</w:t>
      </w:r>
      <w:r w:rsidRPr="00B33663">
        <w:rPr>
          <w:spacing w:val="-4"/>
          <w:sz w:val="26"/>
        </w:rPr>
        <w:t xml:space="preserve"> </w:t>
      </w:r>
      <w:r w:rsidRPr="00B33663">
        <w:rPr>
          <w:sz w:val="26"/>
        </w:rPr>
        <w:t>exist</w:t>
      </w:r>
      <w:r w:rsidRPr="00B33663">
        <w:rPr>
          <w:b/>
          <w:sz w:val="26"/>
        </w:rPr>
        <w:t>.</w:t>
      </w:r>
    </w:p>
    <w:p w14:paraId="3ED36B6A" w14:textId="77777777" w:rsidR="00CD7E1A" w:rsidRPr="00B33663" w:rsidRDefault="00A42A03" w:rsidP="00E700C1">
      <w:pPr>
        <w:pStyle w:val="ListParagraph"/>
        <w:numPr>
          <w:ilvl w:val="0"/>
          <w:numId w:val="16"/>
        </w:numPr>
        <w:tabs>
          <w:tab w:val="left" w:pos="1201"/>
        </w:tabs>
        <w:ind w:hanging="361"/>
        <w:rPr>
          <w:sz w:val="26"/>
        </w:rPr>
      </w:pPr>
      <w:r w:rsidRPr="00B33663">
        <w:rPr>
          <w:sz w:val="26"/>
        </w:rPr>
        <w:t>They</w:t>
      </w:r>
      <w:r w:rsidRPr="00B33663">
        <w:rPr>
          <w:spacing w:val="-6"/>
          <w:sz w:val="26"/>
        </w:rPr>
        <w:t xml:space="preserve"> </w:t>
      </w:r>
      <w:r w:rsidRPr="00B33663">
        <w:rPr>
          <w:sz w:val="26"/>
        </w:rPr>
        <w:t>are</w:t>
      </w:r>
    </w:p>
    <w:p w14:paraId="5E0C32C2" w14:textId="77777777" w:rsidR="00CD7E1A" w:rsidRPr="00B33663" w:rsidRDefault="00A42A03" w:rsidP="00E700C1">
      <w:pPr>
        <w:pStyle w:val="ListParagraph"/>
        <w:numPr>
          <w:ilvl w:val="0"/>
          <w:numId w:val="15"/>
        </w:numPr>
        <w:tabs>
          <w:tab w:val="left" w:pos="1921"/>
        </w:tabs>
        <w:spacing w:line="298" w:lineRule="exact"/>
        <w:rPr>
          <w:sz w:val="26"/>
        </w:rPr>
      </w:pPr>
      <w:r w:rsidRPr="00B33663">
        <w:rPr>
          <w:sz w:val="26"/>
        </w:rPr>
        <w:t>Non-Persistent</w:t>
      </w:r>
      <w:r w:rsidRPr="00B33663">
        <w:rPr>
          <w:spacing w:val="-3"/>
          <w:sz w:val="26"/>
        </w:rPr>
        <w:t xml:space="preserve"> </w:t>
      </w:r>
      <w:r w:rsidRPr="00B33663">
        <w:rPr>
          <w:sz w:val="26"/>
        </w:rPr>
        <w:t>Strategy</w:t>
      </w:r>
    </w:p>
    <w:p w14:paraId="1420EBF2" w14:textId="77777777" w:rsidR="00CD7E1A" w:rsidRPr="00B33663" w:rsidRDefault="00A42A03" w:rsidP="00E700C1">
      <w:pPr>
        <w:pStyle w:val="ListParagraph"/>
        <w:numPr>
          <w:ilvl w:val="0"/>
          <w:numId w:val="15"/>
        </w:numPr>
        <w:tabs>
          <w:tab w:val="left" w:pos="1921"/>
        </w:tabs>
        <w:spacing w:line="298" w:lineRule="exact"/>
        <w:rPr>
          <w:sz w:val="26"/>
        </w:rPr>
      </w:pPr>
      <w:r w:rsidRPr="00B33663">
        <w:rPr>
          <w:sz w:val="26"/>
        </w:rPr>
        <w:t>Persistent</w:t>
      </w:r>
      <w:r w:rsidRPr="00B33663">
        <w:rPr>
          <w:spacing w:val="-1"/>
          <w:sz w:val="26"/>
        </w:rPr>
        <w:t xml:space="preserve"> </w:t>
      </w:r>
      <w:r w:rsidRPr="00B33663">
        <w:rPr>
          <w:sz w:val="26"/>
        </w:rPr>
        <w:t>Strategy</w:t>
      </w:r>
      <w:r w:rsidRPr="00B33663">
        <w:rPr>
          <w:spacing w:val="61"/>
          <w:sz w:val="26"/>
        </w:rPr>
        <w:t xml:space="preserve"> </w:t>
      </w:r>
      <w:r w:rsidRPr="00B33663">
        <w:rPr>
          <w:sz w:val="26"/>
        </w:rPr>
        <w:t>:</w:t>
      </w:r>
      <w:r w:rsidRPr="00B33663">
        <w:rPr>
          <w:spacing w:val="-1"/>
          <w:sz w:val="26"/>
        </w:rPr>
        <w:t xml:space="preserve"> </w:t>
      </w:r>
      <w:r w:rsidRPr="00B33663">
        <w:rPr>
          <w:sz w:val="26"/>
        </w:rPr>
        <w:t>1-Persistent  &amp;</w:t>
      </w:r>
      <w:r w:rsidRPr="00B33663">
        <w:rPr>
          <w:spacing w:val="-2"/>
          <w:sz w:val="26"/>
        </w:rPr>
        <w:t xml:space="preserve"> </w:t>
      </w:r>
      <w:r w:rsidRPr="00B33663">
        <w:rPr>
          <w:sz w:val="26"/>
        </w:rPr>
        <w:t>P-Persistent</w:t>
      </w:r>
    </w:p>
    <w:p w14:paraId="38645DC7" w14:textId="77777777" w:rsidR="00CD7E1A" w:rsidRPr="00B33663" w:rsidRDefault="00CD7E1A">
      <w:pPr>
        <w:pStyle w:val="BodyText"/>
        <w:spacing w:before="6"/>
        <w:ind w:left="0"/>
      </w:pPr>
    </w:p>
    <w:p w14:paraId="34A33579" w14:textId="77777777" w:rsidR="00CD7E1A" w:rsidRPr="00B33663" w:rsidRDefault="00A42A03">
      <w:pPr>
        <w:pStyle w:val="Heading4"/>
        <w:spacing w:line="296" w:lineRule="exact"/>
      </w:pPr>
      <w:r w:rsidRPr="00B33663">
        <w:t>Non-Persistent</w:t>
      </w:r>
      <w:r w:rsidRPr="00B33663">
        <w:rPr>
          <w:spacing w:val="-2"/>
        </w:rPr>
        <w:t xml:space="preserve"> </w:t>
      </w:r>
      <w:r w:rsidRPr="00B33663">
        <w:t>Strategy</w:t>
      </w:r>
    </w:p>
    <w:p w14:paraId="43EBCE6B" w14:textId="77777777" w:rsidR="00CD7E1A" w:rsidRPr="00B33663" w:rsidRDefault="00A42A03" w:rsidP="00E700C1">
      <w:pPr>
        <w:pStyle w:val="ListParagraph"/>
        <w:numPr>
          <w:ilvl w:val="0"/>
          <w:numId w:val="18"/>
        </w:numPr>
        <w:tabs>
          <w:tab w:val="left" w:pos="1200"/>
          <w:tab w:val="left" w:pos="1201"/>
        </w:tabs>
        <w:spacing w:line="237" w:lineRule="auto"/>
        <w:ind w:right="643"/>
        <w:rPr>
          <w:sz w:val="26"/>
        </w:rPr>
      </w:pPr>
      <w:r w:rsidRPr="00B33663">
        <w:rPr>
          <w:sz w:val="26"/>
        </w:rPr>
        <w:t>In</w:t>
      </w:r>
      <w:r w:rsidRPr="00B33663">
        <w:rPr>
          <w:spacing w:val="22"/>
          <w:sz w:val="26"/>
        </w:rPr>
        <w:t xml:space="preserve"> </w:t>
      </w:r>
      <w:r w:rsidRPr="00B33663">
        <w:rPr>
          <w:sz w:val="26"/>
        </w:rPr>
        <w:t>the</w:t>
      </w:r>
      <w:r w:rsidRPr="00B33663">
        <w:rPr>
          <w:spacing w:val="26"/>
          <w:sz w:val="26"/>
        </w:rPr>
        <w:t xml:space="preserve"> </w:t>
      </w:r>
      <w:r w:rsidRPr="00B33663">
        <w:rPr>
          <w:sz w:val="26"/>
        </w:rPr>
        <w:t>non-persistent</w:t>
      </w:r>
      <w:r w:rsidRPr="00B33663">
        <w:rPr>
          <w:spacing w:val="27"/>
          <w:sz w:val="26"/>
        </w:rPr>
        <w:t xml:space="preserve"> </w:t>
      </w:r>
      <w:r w:rsidRPr="00B33663">
        <w:rPr>
          <w:sz w:val="26"/>
        </w:rPr>
        <w:t>method,</w:t>
      </w:r>
      <w:r w:rsidRPr="00B33663">
        <w:rPr>
          <w:spacing w:val="27"/>
          <w:sz w:val="26"/>
        </w:rPr>
        <w:t xml:space="preserve"> </w:t>
      </w:r>
      <w:r w:rsidRPr="00B33663">
        <w:rPr>
          <w:sz w:val="26"/>
        </w:rPr>
        <w:t>a</w:t>
      </w:r>
      <w:r w:rsidRPr="00B33663">
        <w:rPr>
          <w:spacing w:val="22"/>
          <w:sz w:val="26"/>
        </w:rPr>
        <w:t xml:space="preserve"> </w:t>
      </w:r>
      <w:r w:rsidRPr="00B33663">
        <w:rPr>
          <w:sz w:val="26"/>
        </w:rPr>
        <w:t>station</w:t>
      </w:r>
      <w:r w:rsidRPr="00B33663">
        <w:rPr>
          <w:spacing w:val="22"/>
          <w:sz w:val="26"/>
        </w:rPr>
        <w:t xml:space="preserve"> </w:t>
      </w:r>
      <w:r w:rsidRPr="00B33663">
        <w:rPr>
          <w:sz w:val="26"/>
        </w:rPr>
        <w:t>that</w:t>
      </w:r>
      <w:r w:rsidRPr="00B33663">
        <w:rPr>
          <w:spacing w:val="25"/>
          <w:sz w:val="26"/>
        </w:rPr>
        <w:t xml:space="preserve"> </w:t>
      </w:r>
      <w:r w:rsidRPr="00B33663">
        <w:rPr>
          <w:sz w:val="26"/>
        </w:rPr>
        <w:t>has</w:t>
      </w:r>
      <w:r w:rsidRPr="00B33663">
        <w:rPr>
          <w:spacing w:val="22"/>
          <w:sz w:val="26"/>
        </w:rPr>
        <w:t xml:space="preserve"> </w:t>
      </w:r>
      <w:r w:rsidRPr="00B33663">
        <w:rPr>
          <w:sz w:val="26"/>
        </w:rPr>
        <w:t>a</w:t>
      </w:r>
      <w:r w:rsidRPr="00B33663">
        <w:rPr>
          <w:spacing w:val="22"/>
          <w:sz w:val="26"/>
        </w:rPr>
        <w:t xml:space="preserve"> </w:t>
      </w:r>
      <w:r w:rsidRPr="00B33663">
        <w:rPr>
          <w:sz w:val="26"/>
        </w:rPr>
        <w:t>frame</w:t>
      </w:r>
      <w:r w:rsidRPr="00B33663">
        <w:rPr>
          <w:spacing w:val="22"/>
          <w:sz w:val="26"/>
        </w:rPr>
        <w:t xml:space="preserve"> </w:t>
      </w:r>
      <w:r w:rsidRPr="00B33663">
        <w:rPr>
          <w:sz w:val="26"/>
        </w:rPr>
        <w:t>to</w:t>
      </w:r>
      <w:r w:rsidRPr="00B33663">
        <w:rPr>
          <w:spacing w:val="23"/>
          <w:sz w:val="26"/>
        </w:rPr>
        <w:t xml:space="preserve"> </w:t>
      </w:r>
      <w:r w:rsidRPr="00B33663">
        <w:rPr>
          <w:sz w:val="26"/>
        </w:rPr>
        <w:t>send</w:t>
      </w:r>
      <w:r w:rsidRPr="00B33663">
        <w:rPr>
          <w:spacing w:val="22"/>
          <w:sz w:val="26"/>
        </w:rPr>
        <w:t xml:space="preserve"> </w:t>
      </w:r>
      <w:r w:rsidRPr="00B33663">
        <w:rPr>
          <w:sz w:val="26"/>
        </w:rPr>
        <w:t>senses</w:t>
      </w:r>
      <w:r w:rsidRPr="00B33663">
        <w:rPr>
          <w:spacing w:val="22"/>
          <w:sz w:val="26"/>
        </w:rPr>
        <w:t xml:space="preserve"> </w:t>
      </w:r>
      <w:r w:rsidRPr="00B33663">
        <w:rPr>
          <w:sz w:val="26"/>
        </w:rPr>
        <w:t>the</w:t>
      </w:r>
      <w:r w:rsidRPr="00B33663">
        <w:rPr>
          <w:spacing w:val="-62"/>
          <w:sz w:val="26"/>
        </w:rPr>
        <w:t xml:space="preserve"> </w:t>
      </w:r>
      <w:r w:rsidRPr="00B33663">
        <w:rPr>
          <w:sz w:val="26"/>
        </w:rPr>
        <w:t>line.</w:t>
      </w:r>
    </w:p>
    <w:p w14:paraId="69028A7B" w14:textId="77777777" w:rsidR="00CD7E1A" w:rsidRPr="00B33663" w:rsidRDefault="00A42A03" w:rsidP="00E700C1">
      <w:pPr>
        <w:pStyle w:val="ListParagraph"/>
        <w:numPr>
          <w:ilvl w:val="0"/>
          <w:numId w:val="18"/>
        </w:numPr>
        <w:tabs>
          <w:tab w:val="left" w:pos="1200"/>
          <w:tab w:val="left" w:pos="1201"/>
        </w:tabs>
        <w:spacing w:before="3" w:line="318" w:lineRule="exact"/>
        <w:ind w:hanging="361"/>
        <w:rPr>
          <w:sz w:val="26"/>
        </w:rPr>
      </w:pPr>
      <w:r w:rsidRPr="00B33663">
        <w:rPr>
          <w:sz w:val="26"/>
        </w:rPr>
        <w:t>If the</w:t>
      </w:r>
      <w:r w:rsidRPr="00B33663">
        <w:rPr>
          <w:spacing w:val="-2"/>
          <w:sz w:val="26"/>
        </w:rPr>
        <w:t xml:space="preserve"> </w:t>
      </w:r>
      <w:r w:rsidRPr="00B33663">
        <w:rPr>
          <w:sz w:val="26"/>
        </w:rPr>
        <w:t>line</w:t>
      </w:r>
      <w:r w:rsidRPr="00B33663">
        <w:rPr>
          <w:spacing w:val="-2"/>
          <w:sz w:val="26"/>
        </w:rPr>
        <w:t xml:space="preserve"> </w:t>
      </w:r>
      <w:r w:rsidRPr="00B33663">
        <w:rPr>
          <w:sz w:val="26"/>
        </w:rPr>
        <w:t>is</w:t>
      </w:r>
      <w:r w:rsidRPr="00B33663">
        <w:rPr>
          <w:spacing w:val="-2"/>
          <w:sz w:val="26"/>
        </w:rPr>
        <w:t xml:space="preserve"> </w:t>
      </w:r>
      <w:r w:rsidRPr="00B33663">
        <w:rPr>
          <w:sz w:val="26"/>
        </w:rPr>
        <w:t>idle,</w:t>
      </w:r>
      <w:r w:rsidRPr="00B33663">
        <w:rPr>
          <w:spacing w:val="-2"/>
          <w:sz w:val="26"/>
        </w:rPr>
        <w:t xml:space="preserve"> </w:t>
      </w:r>
      <w:r w:rsidRPr="00B33663">
        <w:rPr>
          <w:sz w:val="26"/>
        </w:rPr>
        <w:t>it sends</w:t>
      </w:r>
      <w:r w:rsidRPr="00B33663">
        <w:rPr>
          <w:spacing w:val="-2"/>
          <w:sz w:val="26"/>
        </w:rPr>
        <w:t xml:space="preserve"> </w:t>
      </w:r>
      <w:r w:rsidRPr="00B33663">
        <w:rPr>
          <w:sz w:val="26"/>
        </w:rPr>
        <w:t>immediately.</w:t>
      </w:r>
    </w:p>
    <w:p w14:paraId="4721F5B0" w14:textId="77777777" w:rsidR="00CD7E1A" w:rsidRPr="00B33663" w:rsidRDefault="00A42A03" w:rsidP="00E700C1">
      <w:pPr>
        <w:pStyle w:val="ListParagraph"/>
        <w:numPr>
          <w:ilvl w:val="0"/>
          <w:numId w:val="18"/>
        </w:numPr>
        <w:tabs>
          <w:tab w:val="left" w:pos="1200"/>
          <w:tab w:val="left" w:pos="1201"/>
        </w:tabs>
        <w:spacing w:before="2" w:line="237" w:lineRule="auto"/>
        <w:ind w:right="644"/>
        <w:rPr>
          <w:sz w:val="26"/>
        </w:rPr>
      </w:pPr>
      <w:r w:rsidRPr="00B33663">
        <w:rPr>
          <w:sz w:val="26"/>
        </w:rPr>
        <w:t>If</w:t>
      </w:r>
      <w:r w:rsidRPr="00B33663">
        <w:rPr>
          <w:spacing w:val="12"/>
          <w:sz w:val="26"/>
        </w:rPr>
        <w:t xml:space="preserve"> </w:t>
      </w:r>
      <w:r w:rsidRPr="00B33663">
        <w:rPr>
          <w:sz w:val="26"/>
        </w:rPr>
        <w:t>the</w:t>
      </w:r>
      <w:r w:rsidRPr="00B33663">
        <w:rPr>
          <w:spacing w:val="10"/>
          <w:sz w:val="26"/>
        </w:rPr>
        <w:t xml:space="preserve"> </w:t>
      </w:r>
      <w:r w:rsidRPr="00B33663">
        <w:rPr>
          <w:sz w:val="26"/>
        </w:rPr>
        <w:t>line</w:t>
      </w:r>
      <w:r w:rsidRPr="00B33663">
        <w:rPr>
          <w:spacing w:val="10"/>
          <w:sz w:val="26"/>
        </w:rPr>
        <w:t xml:space="preserve"> </w:t>
      </w:r>
      <w:r w:rsidRPr="00B33663">
        <w:rPr>
          <w:sz w:val="26"/>
        </w:rPr>
        <w:t>is</w:t>
      </w:r>
      <w:r w:rsidRPr="00B33663">
        <w:rPr>
          <w:spacing w:val="12"/>
          <w:sz w:val="26"/>
        </w:rPr>
        <w:t xml:space="preserve"> </w:t>
      </w:r>
      <w:r w:rsidRPr="00B33663">
        <w:rPr>
          <w:sz w:val="26"/>
        </w:rPr>
        <w:t>not</w:t>
      </w:r>
      <w:r w:rsidRPr="00B33663">
        <w:rPr>
          <w:spacing w:val="11"/>
          <w:sz w:val="26"/>
        </w:rPr>
        <w:t xml:space="preserve"> </w:t>
      </w:r>
      <w:r w:rsidRPr="00B33663">
        <w:rPr>
          <w:sz w:val="26"/>
        </w:rPr>
        <w:t>idle,</w:t>
      </w:r>
      <w:r w:rsidRPr="00B33663">
        <w:rPr>
          <w:spacing w:val="10"/>
          <w:sz w:val="26"/>
        </w:rPr>
        <w:t xml:space="preserve"> </w:t>
      </w:r>
      <w:r w:rsidRPr="00B33663">
        <w:rPr>
          <w:sz w:val="26"/>
        </w:rPr>
        <w:t>it</w:t>
      </w:r>
      <w:r w:rsidRPr="00B33663">
        <w:rPr>
          <w:spacing w:val="12"/>
          <w:sz w:val="26"/>
        </w:rPr>
        <w:t xml:space="preserve"> </w:t>
      </w:r>
      <w:r w:rsidRPr="00B33663">
        <w:rPr>
          <w:sz w:val="26"/>
        </w:rPr>
        <w:t>waits</w:t>
      </w:r>
      <w:r w:rsidRPr="00B33663">
        <w:rPr>
          <w:spacing w:val="10"/>
          <w:sz w:val="26"/>
        </w:rPr>
        <w:t xml:space="preserve"> </w:t>
      </w:r>
      <w:r w:rsidRPr="00B33663">
        <w:rPr>
          <w:sz w:val="26"/>
        </w:rPr>
        <w:t>a</w:t>
      </w:r>
      <w:r w:rsidRPr="00B33663">
        <w:rPr>
          <w:spacing w:val="12"/>
          <w:sz w:val="26"/>
        </w:rPr>
        <w:t xml:space="preserve"> </w:t>
      </w:r>
      <w:r w:rsidRPr="00B33663">
        <w:rPr>
          <w:sz w:val="26"/>
        </w:rPr>
        <w:t>random</w:t>
      </w:r>
      <w:r w:rsidRPr="00B33663">
        <w:rPr>
          <w:spacing w:val="11"/>
          <w:sz w:val="26"/>
        </w:rPr>
        <w:t xml:space="preserve"> </w:t>
      </w:r>
      <w:r w:rsidRPr="00B33663">
        <w:rPr>
          <w:sz w:val="26"/>
        </w:rPr>
        <w:t>amount</w:t>
      </w:r>
      <w:r w:rsidRPr="00B33663">
        <w:rPr>
          <w:spacing w:val="10"/>
          <w:sz w:val="26"/>
        </w:rPr>
        <w:t xml:space="preserve"> </w:t>
      </w:r>
      <w:r w:rsidRPr="00B33663">
        <w:rPr>
          <w:sz w:val="26"/>
        </w:rPr>
        <w:t>of</w:t>
      </w:r>
      <w:r w:rsidRPr="00B33663">
        <w:rPr>
          <w:spacing w:val="12"/>
          <w:sz w:val="26"/>
        </w:rPr>
        <w:t xml:space="preserve"> </w:t>
      </w:r>
      <w:r w:rsidRPr="00B33663">
        <w:rPr>
          <w:sz w:val="26"/>
        </w:rPr>
        <w:t>time</w:t>
      </w:r>
      <w:r w:rsidRPr="00B33663">
        <w:rPr>
          <w:spacing w:val="10"/>
          <w:sz w:val="26"/>
        </w:rPr>
        <w:t xml:space="preserve"> </w:t>
      </w:r>
      <w:r w:rsidRPr="00B33663">
        <w:rPr>
          <w:sz w:val="26"/>
        </w:rPr>
        <w:t>and</w:t>
      </w:r>
      <w:r w:rsidRPr="00B33663">
        <w:rPr>
          <w:spacing w:val="12"/>
          <w:sz w:val="26"/>
        </w:rPr>
        <w:t xml:space="preserve"> </w:t>
      </w:r>
      <w:r w:rsidRPr="00B33663">
        <w:rPr>
          <w:sz w:val="26"/>
        </w:rPr>
        <w:t>then</w:t>
      </w:r>
      <w:r w:rsidRPr="00B33663">
        <w:rPr>
          <w:spacing w:val="14"/>
          <w:sz w:val="26"/>
        </w:rPr>
        <w:t xml:space="preserve"> </w:t>
      </w:r>
      <w:r w:rsidRPr="00B33663">
        <w:rPr>
          <w:sz w:val="26"/>
        </w:rPr>
        <w:t>senses</w:t>
      </w:r>
      <w:r w:rsidRPr="00B33663">
        <w:rPr>
          <w:spacing w:val="10"/>
          <w:sz w:val="26"/>
        </w:rPr>
        <w:t xml:space="preserve"> </w:t>
      </w:r>
      <w:r w:rsidRPr="00B33663">
        <w:rPr>
          <w:sz w:val="26"/>
        </w:rPr>
        <w:t>the</w:t>
      </w:r>
      <w:r w:rsidRPr="00B33663">
        <w:rPr>
          <w:spacing w:val="-62"/>
          <w:sz w:val="26"/>
        </w:rPr>
        <w:t xml:space="preserve"> </w:t>
      </w:r>
      <w:r w:rsidRPr="00B33663">
        <w:rPr>
          <w:sz w:val="26"/>
        </w:rPr>
        <w:t>line</w:t>
      </w:r>
      <w:r w:rsidRPr="00B33663">
        <w:rPr>
          <w:spacing w:val="-1"/>
          <w:sz w:val="26"/>
        </w:rPr>
        <w:t xml:space="preserve"> </w:t>
      </w:r>
      <w:r w:rsidRPr="00B33663">
        <w:rPr>
          <w:sz w:val="26"/>
        </w:rPr>
        <w:t>again.</w:t>
      </w:r>
    </w:p>
    <w:p w14:paraId="135E58C4" w14:textId="77777777" w:rsidR="00CD7E1A" w:rsidRPr="00B33663" w:rsidRDefault="00CD7E1A">
      <w:pPr>
        <w:pStyle w:val="BodyText"/>
        <w:ind w:left="0"/>
        <w:rPr>
          <w:sz w:val="20"/>
        </w:rPr>
      </w:pPr>
    </w:p>
    <w:p w14:paraId="452D650B" w14:textId="77777777" w:rsidR="00CD7E1A" w:rsidRPr="00B33663" w:rsidRDefault="00A42A03">
      <w:pPr>
        <w:pStyle w:val="BodyText"/>
        <w:ind w:left="0"/>
        <w:rPr>
          <w:sz w:val="14"/>
        </w:rPr>
      </w:pPr>
      <w:r w:rsidRPr="00B33663">
        <w:rPr>
          <w:noProof/>
          <w:lang w:val="en-IN" w:eastAsia="en-IN"/>
        </w:rPr>
        <w:drawing>
          <wp:anchor distT="0" distB="0" distL="0" distR="0" simplePos="0" relativeHeight="251676160" behindDoc="0" locked="0" layoutInCell="1" allowOverlap="1" wp14:anchorId="29B17DAB" wp14:editId="07777777">
            <wp:simplePos x="0" y="0"/>
            <wp:positionH relativeFrom="page">
              <wp:posOffset>2565526</wp:posOffset>
            </wp:positionH>
            <wp:positionV relativeFrom="paragraph">
              <wp:posOffset>127369</wp:posOffset>
            </wp:positionV>
            <wp:extent cx="2620989" cy="1304925"/>
            <wp:effectExtent l="0" t="0" r="0" b="0"/>
            <wp:wrapTopAndBottom/>
            <wp:docPr id="93"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8.png"/>
                    <pic:cNvPicPr/>
                  </pic:nvPicPr>
                  <pic:blipFill>
                    <a:blip r:embed="rId55" cstate="print"/>
                    <a:stretch>
                      <a:fillRect/>
                    </a:stretch>
                  </pic:blipFill>
                  <pic:spPr>
                    <a:xfrm>
                      <a:off x="0" y="0"/>
                      <a:ext cx="2620989" cy="1304925"/>
                    </a:xfrm>
                    <a:prstGeom prst="rect">
                      <a:avLst/>
                    </a:prstGeom>
                  </pic:spPr>
                </pic:pic>
              </a:graphicData>
            </a:graphic>
          </wp:anchor>
        </w:drawing>
      </w:r>
    </w:p>
    <w:p w14:paraId="62EBF9A1" w14:textId="77777777" w:rsidR="00CD7E1A" w:rsidRPr="00B33663" w:rsidRDefault="00CD7E1A">
      <w:pPr>
        <w:pStyle w:val="BodyText"/>
        <w:ind w:left="0"/>
        <w:rPr>
          <w:sz w:val="14"/>
        </w:rPr>
      </w:pPr>
    </w:p>
    <w:p w14:paraId="05A129A6" w14:textId="77777777" w:rsidR="00CD7E1A" w:rsidRPr="00B33663" w:rsidRDefault="00A42A03" w:rsidP="00E700C1">
      <w:pPr>
        <w:pStyle w:val="ListParagraph"/>
        <w:numPr>
          <w:ilvl w:val="0"/>
          <w:numId w:val="18"/>
        </w:numPr>
        <w:tabs>
          <w:tab w:val="left" w:pos="1201"/>
        </w:tabs>
        <w:spacing w:before="99"/>
        <w:ind w:right="643"/>
        <w:jc w:val="both"/>
        <w:rPr>
          <w:sz w:val="26"/>
        </w:rPr>
      </w:pPr>
      <w:r w:rsidRPr="00B33663">
        <w:rPr>
          <w:sz w:val="26"/>
        </w:rPr>
        <w:t>The non-persistent approach reduces the chance of collision because it is</w:t>
      </w:r>
      <w:r w:rsidRPr="00B33663">
        <w:rPr>
          <w:spacing w:val="1"/>
          <w:sz w:val="26"/>
        </w:rPr>
        <w:t xml:space="preserve"> </w:t>
      </w:r>
      <w:r w:rsidRPr="00B33663">
        <w:rPr>
          <w:sz w:val="26"/>
        </w:rPr>
        <w:t>unlikely that two or more stations will wait the same amount of time and</w:t>
      </w:r>
      <w:r w:rsidRPr="00B33663">
        <w:rPr>
          <w:spacing w:val="1"/>
          <w:sz w:val="26"/>
        </w:rPr>
        <w:t xml:space="preserve"> </w:t>
      </w:r>
      <w:r w:rsidRPr="00B33663">
        <w:rPr>
          <w:sz w:val="26"/>
        </w:rPr>
        <w:t>retry</w:t>
      </w:r>
      <w:r w:rsidRPr="00B33663">
        <w:rPr>
          <w:spacing w:val="-6"/>
          <w:sz w:val="26"/>
        </w:rPr>
        <w:t xml:space="preserve"> </w:t>
      </w:r>
      <w:r w:rsidRPr="00B33663">
        <w:rPr>
          <w:sz w:val="26"/>
        </w:rPr>
        <w:t>to</w:t>
      </w:r>
      <w:r w:rsidRPr="00B33663">
        <w:rPr>
          <w:spacing w:val="-2"/>
          <w:sz w:val="26"/>
        </w:rPr>
        <w:t xml:space="preserve"> </w:t>
      </w:r>
      <w:r w:rsidRPr="00B33663">
        <w:rPr>
          <w:sz w:val="26"/>
        </w:rPr>
        <w:t>send</w:t>
      </w:r>
      <w:r w:rsidRPr="00B33663">
        <w:rPr>
          <w:spacing w:val="-1"/>
          <w:sz w:val="26"/>
        </w:rPr>
        <w:t xml:space="preserve"> </w:t>
      </w:r>
      <w:r w:rsidRPr="00B33663">
        <w:rPr>
          <w:sz w:val="26"/>
        </w:rPr>
        <w:t>simultaneously.</w:t>
      </w:r>
    </w:p>
    <w:p w14:paraId="7A0EE0E8" w14:textId="77777777" w:rsidR="00CD7E1A" w:rsidRPr="00B33663" w:rsidRDefault="00A42A03" w:rsidP="00E700C1">
      <w:pPr>
        <w:pStyle w:val="ListParagraph"/>
        <w:numPr>
          <w:ilvl w:val="0"/>
          <w:numId w:val="18"/>
        </w:numPr>
        <w:tabs>
          <w:tab w:val="left" w:pos="1201"/>
        </w:tabs>
        <w:spacing w:before="3" w:line="237" w:lineRule="auto"/>
        <w:ind w:right="635"/>
        <w:jc w:val="both"/>
        <w:rPr>
          <w:sz w:val="26"/>
        </w:rPr>
      </w:pPr>
      <w:r w:rsidRPr="00B33663">
        <w:rPr>
          <w:sz w:val="26"/>
        </w:rPr>
        <w:t>However, this method reduces the efficiency of the network because the</w:t>
      </w:r>
      <w:r w:rsidRPr="00B33663">
        <w:rPr>
          <w:spacing w:val="1"/>
          <w:sz w:val="26"/>
        </w:rPr>
        <w:t xml:space="preserve"> </w:t>
      </w:r>
      <w:r w:rsidRPr="00B33663">
        <w:rPr>
          <w:sz w:val="26"/>
        </w:rPr>
        <w:t>medium</w:t>
      </w:r>
      <w:r w:rsidRPr="00B33663">
        <w:rPr>
          <w:spacing w:val="-4"/>
          <w:sz w:val="26"/>
        </w:rPr>
        <w:t xml:space="preserve"> </w:t>
      </w:r>
      <w:r w:rsidRPr="00B33663">
        <w:rPr>
          <w:sz w:val="26"/>
        </w:rPr>
        <w:t>remains</w:t>
      </w:r>
      <w:r w:rsidRPr="00B33663">
        <w:rPr>
          <w:spacing w:val="-1"/>
          <w:sz w:val="26"/>
        </w:rPr>
        <w:t xml:space="preserve"> </w:t>
      </w:r>
      <w:r w:rsidRPr="00B33663">
        <w:rPr>
          <w:sz w:val="26"/>
        </w:rPr>
        <w:t>idle</w:t>
      </w:r>
      <w:r w:rsidRPr="00B33663">
        <w:rPr>
          <w:spacing w:val="-1"/>
          <w:sz w:val="26"/>
        </w:rPr>
        <w:t xml:space="preserve"> </w:t>
      </w:r>
      <w:r w:rsidRPr="00B33663">
        <w:rPr>
          <w:sz w:val="26"/>
        </w:rPr>
        <w:t>when</w:t>
      </w:r>
      <w:r w:rsidRPr="00B33663">
        <w:rPr>
          <w:spacing w:val="-1"/>
          <w:sz w:val="26"/>
        </w:rPr>
        <w:t xml:space="preserve"> </w:t>
      </w:r>
      <w:r w:rsidRPr="00B33663">
        <w:rPr>
          <w:sz w:val="26"/>
        </w:rPr>
        <w:t>there</w:t>
      </w:r>
      <w:r w:rsidRPr="00B33663">
        <w:rPr>
          <w:spacing w:val="1"/>
          <w:sz w:val="26"/>
        </w:rPr>
        <w:t xml:space="preserve"> </w:t>
      </w:r>
      <w:r w:rsidRPr="00B33663">
        <w:rPr>
          <w:sz w:val="26"/>
        </w:rPr>
        <w:t>may</w:t>
      </w:r>
      <w:r w:rsidRPr="00B33663">
        <w:rPr>
          <w:spacing w:val="-4"/>
          <w:sz w:val="26"/>
        </w:rPr>
        <w:t xml:space="preserve"> </w:t>
      </w:r>
      <w:r w:rsidRPr="00B33663">
        <w:rPr>
          <w:sz w:val="26"/>
        </w:rPr>
        <w:t>be</w:t>
      </w:r>
      <w:r w:rsidRPr="00B33663">
        <w:rPr>
          <w:spacing w:val="-1"/>
          <w:sz w:val="26"/>
        </w:rPr>
        <w:t xml:space="preserve"> </w:t>
      </w:r>
      <w:r w:rsidRPr="00B33663">
        <w:rPr>
          <w:sz w:val="26"/>
        </w:rPr>
        <w:t>stations</w:t>
      </w:r>
      <w:r w:rsidRPr="00B33663">
        <w:rPr>
          <w:spacing w:val="-1"/>
          <w:sz w:val="26"/>
        </w:rPr>
        <w:t xml:space="preserve"> </w:t>
      </w:r>
      <w:r w:rsidRPr="00B33663">
        <w:rPr>
          <w:sz w:val="26"/>
        </w:rPr>
        <w:t>with</w:t>
      </w:r>
      <w:r w:rsidRPr="00B33663">
        <w:rPr>
          <w:spacing w:val="-2"/>
          <w:sz w:val="26"/>
        </w:rPr>
        <w:t xml:space="preserve"> </w:t>
      </w:r>
      <w:r w:rsidRPr="00B33663">
        <w:rPr>
          <w:sz w:val="26"/>
        </w:rPr>
        <w:t>frames</w:t>
      </w:r>
      <w:r w:rsidRPr="00B33663">
        <w:rPr>
          <w:spacing w:val="-1"/>
          <w:sz w:val="26"/>
        </w:rPr>
        <w:t xml:space="preserve"> </w:t>
      </w:r>
      <w:r w:rsidRPr="00B33663">
        <w:rPr>
          <w:sz w:val="26"/>
        </w:rPr>
        <w:t>to</w:t>
      </w:r>
      <w:r w:rsidRPr="00B33663">
        <w:rPr>
          <w:spacing w:val="-1"/>
          <w:sz w:val="26"/>
        </w:rPr>
        <w:t xml:space="preserve"> </w:t>
      </w:r>
      <w:r w:rsidRPr="00B33663">
        <w:rPr>
          <w:sz w:val="26"/>
        </w:rPr>
        <w:t>send.</w:t>
      </w:r>
    </w:p>
    <w:p w14:paraId="0C6C2CD5" w14:textId="77777777" w:rsidR="00CD7E1A" w:rsidRPr="00B33663" w:rsidRDefault="00CD7E1A">
      <w:pPr>
        <w:pStyle w:val="BodyText"/>
        <w:spacing w:before="8"/>
        <w:ind w:left="0"/>
      </w:pPr>
    </w:p>
    <w:p w14:paraId="04454837" w14:textId="77777777" w:rsidR="00CD7E1A" w:rsidRPr="00B33663" w:rsidRDefault="00A42A03">
      <w:pPr>
        <w:pStyle w:val="Heading4"/>
        <w:spacing w:before="1"/>
      </w:pPr>
      <w:r w:rsidRPr="00B33663">
        <w:t>Persistent</w:t>
      </w:r>
      <w:r w:rsidRPr="00B33663">
        <w:rPr>
          <w:spacing w:val="-5"/>
        </w:rPr>
        <w:t xml:space="preserve"> </w:t>
      </w:r>
      <w:r w:rsidRPr="00B33663">
        <w:t>Strategy</w:t>
      </w:r>
    </w:p>
    <w:p w14:paraId="55B20DB9" w14:textId="77777777" w:rsidR="00CD7E1A" w:rsidRPr="00B33663" w:rsidRDefault="00A42A03" w:rsidP="00E700C1">
      <w:pPr>
        <w:pStyle w:val="Heading5"/>
        <w:numPr>
          <w:ilvl w:val="0"/>
          <w:numId w:val="14"/>
        </w:numPr>
        <w:tabs>
          <w:tab w:val="left" w:pos="698"/>
        </w:tabs>
        <w:spacing w:before="1" w:line="296" w:lineRule="exact"/>
        <w:ind w:hanging="218"/>
        <w:rPr>
          <w:u w:val="none"/>
        </w:rPr>
      </w:pPr>
      <w:r w:rsidRPr="00B33663">
        <w:rPr>
          <w:u w:val="none"/>
        </w:rPr>
        <w:t>Persistent</w:t>
      </w:r>
      <w:r w:rsidRPr="00B33663">
        <w:rPr>
          <w:spacing w:val="-3"/>
          <w:u w:val="none"/>
        </w:rPr>
        <w:t xml:space="preserve"> </w:t>
      </w:r>
      <w:r w:rsidRPr="00B33663">
        <w:rPr>
          <w:u w:val="none"/>
        </w:rPr>
        <w:t>:</w:t>
      </w:r>
    </w:p>
    <w:p w14:paraId="5F3C03E1" w14:textId="77777777" w:rsidR="00CD7E1A" w:rsidRPr="00B33663" w:rsidRDefault="00A42A03" w:rsidP="00E700C1">
      <w:pPr>
        <w:pStyle w:val="ListParagraph"/>
        <w:numPr>
          <w:ilvl w:val="1"/>
          <w:numId w:val="14"/>
        </w:numPr>
        <w:tabs>
          <w:tab w:val="left" w:pos="1200"/>
          <w:tab w:val="left" w:pos="1201"/>
        </w:tabs>
        <w:spacing w:line="315" w:lineRule="exact"/>
        <w:ind w:hanging="361"/>
        <w:rPr>
          <w:sz w:val="26"/>
        </w:rPr>
      </w:pPr>
      <w:r w:rsidRPr="00B33663">
        <w:rPr>
          <w:sz w:val="26"/>
        </w:rPr>
        <w:t>The</w:t>
      </w:r>
      <w:r w:rsidRPr="00B33663">
        <w:rPr>
          <w:spacing w:val="-3"/>
          <w:sz w:val="26"/>
        </w:rPr>
        <w:t xml:space="preserve"> </w:t>
      </w:r>
      <w:r w:rsidRPr="00B33663">
        <w:rPr>
          <w:sz w:val="26"/>
        </w:rPr>
        <w:t>1-persistent method is</w:t>
      </w:r>
      <w:r w:rsidRPr="00B33663">
        <w:rPr>
          <w:spacing w:val="-2"/>
          <w:sz w:val="26"/>
        </w:rPr>
        <w:t xml:space="preserve"> </w:t>
      </w:r>
      <w:r w:rsidRPr="00B33663">
        <w:rPr>
          <w:sz w:val="26"/>
        </w:rPr>
        <w:t>simple and</w:t>
      </w:r>
      <w:r w:rsidRPr="00B33663">
        <w:rPr>
          <w:spacing w:val="-2"/>
          <w:sz w:val="26"/>
        </w:rPr>
        <w:t xml:space="preserve"> </w:t>
      </w:r>
      <w:r w:rsidRPr="00B33663">
        <w:rPr>
          <w:sz w:val="26"/>
        </w:rPr>
        <w:t>straightforward.</w:t>
      </w:r>
    </w:p>
    <w:p w14:paraId="3AD1C4A9" w14:textId="77777777" w:rsidR="00CD7E1A" w:rsidRPr="00B33663" w:rsidRDefault="00A42A03" w:rsidP="00E700C1">
      <w:pPr>
        <w:pStyle w:val="ListParagraph"/>
        <w:numPr>
          <w:ilvl w:val="1"/>
          <w:numId w:val="14"/>
        </w:numPr>
        <w:tabs>
          <w:tab w:val="left" w:pos="1200"/>
          <w:tab w:val="left" w:pos="1201"/>
        </w:tabs>
        <w:spacing w:before="1" w:line="237" w:lineRule="auto"/>
        <w:ind w:right="642"/>
        <w:rPr>
          <w:sz w:val="26"/>
        </w:rPr>
      </w:pPr>
      <w:r w:rsidRPr="00B33663">
        <w:rPr>
          <w:sz w:val="26"/>
        </w:rPr>
        <w:t>In</w:t>
      </w:r>
      <w:r w:rsidRPr="00B33663">
        <w:rPr>
          <w:spacing w:val="5"/>
          <w:sz w:val="26"/>
        </w:rPr>
        <w:t xml:space="preserve"> </w:t>
      </w:r>
      <w:r w:rsidRPr="00B33663">
        <w:rPr>
          <w:sz w:val="26"/>
        </w:rPr>
        <w:t>this</w:t>
      </w:r>
      <w:r w:rsidRPr="00B33663">
        <w:rPr>
          <w:spacing w:val="5"/>
          <w:sz w:val="26"/>
        </w:rPr>
        <w:t xml:space="preserve"> </w:t>
      </w:r>
      <w:r w:rsidRPr="00B33663">
        <w:rPr>
          <w:sz w:val="26"/>
        </w:rPr>
        <w:t>method,</w:t>
      </w:r>
      <w:r w:rsidRPr="00B33663">
        <w:rPr>
          <w:spacing w:val="5"/>
          <w:sz w:val="26"/>
        </w:rPr>
        <w:t xml:space="preserve"> </w:t>
      </w:r>
      <w:r w:rsidRPr="00B33663">
        <w:rPr>
          <w:sz w:val="26"/>
        </w:rPr>
        <w:t>after</w:t>
      </w:r>
      <w:r w:rsidRPr="00B33663">
        <w:rPr>
          <w:spacing w:val="5"/>
          <w:sz w:val="26"/>
        </w:rPr>
        <w:t xml:space="preserve"> </w:t>
      </w:r>
      <w:r w:rsidRPr="00B33663">
        <w:rPr>
          <w:sz w:val="26"/>
        </w:rPr>
        <w:t>the</w:t>
      </w:r>
      <w:r w:rsidRPr="00B33663">
        <w:rPr>
          <w:spacing w:val="5"/>
          <w:sz w:val="26"/>
        </w:rPr>
        <w:t xml:space="preserve"> </w:t>
      </w:r>
      <w:r w:rsidRPr="00B33663">
        <w:rPr>
          <w:sz w:val="26"/>
        </w:rPr>
        <w:t>station</w:t>
      </w:r>
      <w:r w:rsidRPr="00B33663">
        <w:rPr>
          <w:spacing w:val="5"/>
          <w:sz w:val="26"/>
        </w:rPr>
        <w:t xml:space="preserve"> </w:t>
      </w:r>
      <w:r w:rsidRPr="00B33663">
        <w:rPr>
          <w:sz w:val="26"/>
        </w:rPr>
        <w:t>finds</w:t>
      </w:r>
      <w:r w:rsidRPr="00B33663">
        <w:rPr>
          <w:spacing w:val="5"/>
          <w:sz w:val="26"/>
        </w:rPr>
        <w:t xml:space="preserve"> </w:t>
      </w:r>
      <w:r w:rsidRPr="00B33663">
        <w:rPr>
          <w:sz w:val="26"/>
        </w:rPr>
        <w:t>the</w:t>
      </w:r>
      <w:r w:rsidRPr="00B33663">
        <w:rPr>
          <w:spacing w:val="5"/>
          <w:sz w:val="26"/>
        </w:rPr>
        <w:t xml:space="preserve"> </w:t>
      </w:r>
      <w:r w:rsidRPr="00B33663">
        <w:rPr>
          <w:sz w:val="26"/>
        </w:rPr>
        <w:t>line</w:t>
      </w:r>
      <w:r w:rsidRPr="00B33663">
        <w:rPr>
          <w:spacing w:val="5"/>
          <w:sz w:val="26"/>
        </w:rPr>
        <w:t xml:space="preserve"> </w:t>
      </w:r>
      <w:r w:rsidRPr="00B33663">
        <w:rPr>
          <w:sz w:val="26"/>
        </w:rPr>
        <w:t>idle,</w:t>
      </w:r>
      <w:r w:rsidRPr="00B33663">
        <w:rPr>
          <w:spacing w:val="5"/>
          <w:sz w:val="26"/>
        </w:rPr>
        <w:t xml:space="preserve"> </w:t>
      </w:r>
      <w:r w:rsidRPr="00B33663">
        <w:rPr>
          <w:sz w:val="26"/>
        </w:rPr>
        <w:t>it</w:t>
      </w:r>
      <w:r w:rsidRPr="00B33663">
        <w:rPr>
          <w:spacing w:val="5"/>
          <w:sz w:val="26"/>
        </w:rPr>
        <w:t xml:space="preserve"> </w:t>
      </w:r>
      <w:r w:rsidRPr="00B33663">
        <w:rPr>
          <w:sz w:val="26"/>
        </w:rPr>
        <w:t>sends</w:t>
      </w:r>
      <w:r w:rsidRPr="00B33663">
        <w:rPr>
          <w:spacing w:val="5"/>
          <w:sz w:val="26"/>
        </w:rPr>
        <w:t xml:space="preserve"> </w:t>
      </w:r>
      <w:r w:rsidRPr="00B33663">
        <w:rPr>
          <w:sz w:val="26"/>
        </w:rPr>
        <w:t>its</w:t>
      </w:r>
      <w:r w:rsidRPr="00B33663">
        <w:rPr>
          <w:spacing w:val="5"/>
          <w:sz w:val="26"/>
        </w:rPr>
        <w:t xml:space="preserve"> </w:t>
      </w:r>
      <w:r w:rsidRPr="00B33663">
        <w:rPr>
          <w:sz w:val="26"/>
        </w:rPr>
        <w:t>frame</w:t>
      </w:r>
      <w:r w:rsidRPr="00B33663">
        <w:rPr>
          <w:spacing w:val="-62"/>
          <w:sz w:val="26"/>
        </w:rPr>
        <w:t xml:space="preserve"> </w:t>
      </w:r>
      <w:r w:rsidRPr="00B33663">
        <w:rPr>
          <w:sz w:val="26"/>
        </w:rPr>
        <w:t>immediately</w:t>
      </w:r>
      <w:r w:rsidRPr="00B33663">
        <w:rPr>
          <w:spacing w:val="-4"/>
          <w:sz w:val="26"/>
        </w:rPr>
        <w:t xml:space="preserve"> </w:t>
      </w:r>
      <w:r w:rsidRPr="00B33663">
        <w:rPr>
          <w:sz w:val="26"/>
        </w:rPr>
        <w:t>(with</w:t>
      </w:r>
      <w:r w:rsidRPr="00B33663">
        <w:rPr>
          <w:spacing w:val="1"/>
          <w:sz w:val="26"/>
        </w:rPr>
        <w:t xml:space="preserve"> </w:t>
      </w:r>
      <w:r w:rsidRPr="00B33663">
        <w:rPr>
          <w:sz w:val="26"/>
        </w:rPr>
        <w:t>probability</w:t>
      </w:r>
      <w:r w:rsidRPr="00B33663">
        <w:rPr>
          <w:spacing w:val="-6"/>
          <w:sz w:val="26"/>
        </w:rPr>
        <w:t xml:space="preserve"> </w:t>
      </w:r>
      <w:r w:rsidRPr="00B33663">
        <w:rPr>
          <w:sz w:val="26"/>
        </w:rPr>
        <w:t>1).</w:t>
      </w:r>
    </w:p>
    <w:p w14:paraId="5532A196" w14:textId="77777777" w:rsidR="00CD7E1A" w:rsidRPr="00B33663" w:rsidRDefault="00A42A03">
      <w:pPr>
        <w:pStyle w:val="BodyText"/>
        <w:spacing w:before="8"/>
        <w:ind w:left="0"/>
        <w:rPr>
          <w:sz w:val="15"/>
        </w:rPr>
      </w:pPr>
      <w:r w:rsidRPr="00B33663">
        <w:rPr>
          <w:noProof/>
          <w:lang w:val="en-IN" w:eastAsia="en-IN"/>
        </w:rPr>
        <w:drawing>
          <wp:anchor distT="0" distB="0" distL="0" distR="0" simplePos="0" relativeHeight="251679232" behindDoc="0" locked="0" layoutInCell="1" allowOverlap="1" wp14:anchorId="4BC94C3B" wp14:editId="07777777">
            <wp:simplePos x="0" y="0"/>
            <wp:positionH relativeFrom="page">
              <wp:posOffset>2967294</wp:posOffset>
            </wp:positionH>
            <wp:positionV relativeFrom="paragraph">
              <wp:posOffset>139644</wp:posOffset>
            </wp:positionV>
            <wp:extent cx="1807667" cy="1304925"/>
            <wp:effectExtent l="0" t="0" r="0" b="0"/>
            <wp:wrapTopAndBottom/>
            <wp:docPr id="95"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9.png"/>
                    <pic:cNvPicPr/>
                  </pic:nvPicPr>
                  <pic:blipFill>
                    <a:blip r:embed="rId56" cstate="print"/>
                    <a:stretch>
                      <a:fillRect/>
                    </a:stretch>
                  </pic:blipFill>
                  <pic:spPr>
                    <a:xfrm>
                      <a:off x="0" y="0"/>
                      <a:ext cx="1807667" cy="1304925"/>
                    </a:xfrm>
                    <a:prstGeom prst="rect">
                      <a:avLst/>
                    </a:prstGeom>
                  </pic:spPr>
                </pic:pic>
              </a:graphicData>
            </a:graphic>
          </wp:anchor>
        </w:drawing>
      </w:r>
    </w:p>
    <w:p w14:paraId="76F85093" w14:textId="77777777" w:rsidR="00CD7E1A" w:rsidRPr="00B33663" w:rsidRDefault="00A42A03" w:rsidP="00E700C1">
      <w:pPr>
        <w:pStyle w:val="ListParagraph"/>
        <w:numPr>
          <w:ilvl w:val="1"/>
          <w:numId w:val="14"/>
        </w:numPr>
        <w:tabs>
          <w:tab w:val="left" w:pos="1200"/>
          <w:tab w:val="left" w:pos="1201"/>
        </w:tabs>
        <w:spacing w:before="43" w:line="237" w:lineRule="auto"/>
        <w:ind w:right="644"/>
        <w:rPr>
          <w:sz w:val="26"/>
        </w:rPr>
      </w:pPr>
      <w:r w:rsidRPr="00B33663">
        <w:rPr>
          <w:sz w:val="26"/>
        </w:rPr>
        <w:t>This</w:t>
      </w:r>
      <w:r w:rsidRPr="00B33663">
        <w:rPr>
          <w:spacing w:val="5"/>
          <w:sz w:val="26"/>
        </w:rPr>
        <w:t xml:space="preserve"> </w:t>
      </w:r>
      <w:r w:rsidRPr="00B33663">
        <w:rPr>
          <w:sz w:val="26"/>
        </w:rPr>
        <w:t>method</w:t>
      </w:r>
      <w:r w:rsidRPr="00B33663">
        <w:rPr>
          <w:spacing w:val="5"/>
          <w:sz w:val="26"/>
        </w:rPr>
        <w:t xml:space="preserve"> </w:t>
      </w:r>
      <w:r w:rsidRPr="00B33663">
        <w:rPr>
          <w:sz w:val="26"/>
        </w:rPr>
        <w:t>has</w:t>
      </w:r>
      <w:r w:rsidRPr="00B33663">
        <w:rPr>
          <w:spacing w:val="5"/>
          <w:sz w:val="26"/>
        </w:rPr>
        <w:t xml:space="preserve"> </w:t>
      </w:r>
      <w:r w:rsidRPr="00B33663">
        <w:rPr>
          <w:sz w:val="26"/>
        </w:rPr>
        <w:t>the</w:t>
      </w:r>
      <w:r w:rsidRPr="00B33663">
        <w:rPr>
          <w:spacing w:val="5"/>
          <w:sz w:val="26"/>
        </w:rPr>
        <w:t xml:space="preserve"> </w:t>
      </w:r>
      <w:r w:rsidRPr="00B33663">
        <w:rPr>
          <w:sz w:val="26"/>
        </w:rPr>
        <w:t>highest</w:t>
      </w:r>
      <w:r w:rsidRPr="00B33663">
        <w:rPr>
          <w:spacing w:val="5"/>
          <w:sz w:val="26"/>
        </w:rPr>
        <w:t xml:space="preserve"> </w:t>
      </w:r>
      <w:r w:rsidRPr="00B33663">
        <w:rPr>
          <w:sz w:val="26"/>
        </w:rPr>
        <w:t>chance</w:t>
      </w:r>
      <w:r w:rsidRPr="00B33663">
        <w:rPr>
          <w:spacing w:val="5"/>
          <w:sz w:val="26"/>
        </w:rPr>
        <w:t xml:space="preserve"> </w:t>
      </w:r>
      <w:r w:rsidRPr="00B33663">
        <w:rPr>
          <w:sz w:val="26"/>
        </w:rPr>
        <w:t>of</w:t>
      </w:r>
      <w:r w:rsidRPr="00B33663">
        <w:rPr>
          <w:spacing w:val="5"/>
          <w:sz w:val="26"/>
        </w:rPr>
        <w:t xml:space="preserve"> </w:t>
      </w:r>
      <w:r w:rsidRPr="00B33663">
        <w:rPr>
          <w:sz w:val="26"/>
        </w:rPr>
        <w:t>collision</w:t>
      </w:r>
      <w:r w:rsidRPr="00B33663">
        <w:rPr>
          <w:spacing w:val="5"/>
          <w:sz w:val="26"/>
        </w:rPr>
        <w:t xml:space="preserve"> </w:t>
      </w:r>
      <w:r w:rsidRPr="00B33663">
        <w:rPr>
          <w:sz w:val="26"/>
        </w:rPr>
        <w:t>because</w:t>
      </w:r>
      <w:r w:rsidRPr="00B33663">
        <w:rPr>
          <w:spacing w:val="5"/>
          <w:sz w:val="26"/>
        </w:rPr>
        <w:t xml:space="preserve"> </w:t>
      </w:r>
      <w:r w:rsidRPr="00B33663">
        <w:rPr>
          <w:sz w:val="26"/>
        </w:rPr>
        <w:t>two</w:t>
      </w:r>
      <w:r w:rsidRPr="00B33663">
        <w:rPr>
          <w:spacing w:val="5"/>
          <w:sz w:val="26"/>
        </w:rPr>
        <w:t xml:space="preserve"> </w:t>
      </w:r>
      <w:r w:rsidRPr="00B33663">
        <w:rPr>
          <w:sz w:val="26"/>
        </w:rPr>
        <w:t>or</w:t>
      </w:r>
      <w:r w:rsidRPr="00B33663">
        <w:rPr>
          <w:spacing w:val="7"/>
          <w:sz w:val="26"/>
        </w:rPr>
        <w:t xml:space="preserve"> </w:t>
      </w:r>
      <w:r w:rsidRPr="00B33663">
        <w:rPr>
          <w:sz w:val="26"/>
        </w:rPr>
        <w:t>more</w:t>
      </w:r>
      <w:r w:rsidRPr="00B33663">
        <w:rPr>
          <w:spacing w:val="-62"/>
          <w:sz w:val="26"/>
        </w:rPr>
        <w:t xml:space="preserve"> </w:t>
      </w:r>
      <w:r w:rsidRPr="00B33663">
        <w:rPr>
          <w:sz w:val="26"/>
        </w:rPr>
        <w:t>stations</w:t>
      </w:r>
      <w:r w:rsidRPr="00B33663">
        <w:rPr>
          <w:spacing w:val="1"/>
          <w:sz w:val="26"/>
        </w:rPr>
        <w:t xml:space="preserve"> </w:t>
      </w:r>
      <w:r w:rsidRPr="00B33663">
        <w:rPr>
          <w:sz w:val="26"/>
        </w:rPr>
        <w:t>may</w:t>
      </w:r>
      <w:r w:rsidRPr="00B33663">
        <w:rPr>
          <w:spacing w:val="-6"/>
          <w:sz w:val="26"/>
        </w:rPr>
        <w:t xml:space="preserve"> </w:t>
      </w:r>
      <w:r w:rsidRPr="00B33663">
        <w:rPr>
          <w:sz w:val="26"/>
        </w:rPr>
        <w:t>find</w:t>
      </w:r>
      <w:r w:rsidRPr="00B33663">
        <w:rPr>
          <w:spacing w:val="-2"/>
          <w:sz w:val="26"/>
        </w:rPr>
        <w:t xml:space="preserve"> </w:t>
      </w:r>
      <w:r w:rsidRPr="00B33663">
        <w:rPr>
          <w:sz w:val="26"/>
        </w:rPr>
        <w:t>the</w:t>
      </w:r>
      <w:r w:rsidRPr="00B33663">
        <w:rPr>
          <w:spacing w:val="-1"/>
          <w:sz w:val="26"/>
        </w:rPr>
        <w:t xml:space="preserve"> </w:t>
      </w:r>
      <w:r w:rsidRPr="00B33663">
        <w:rPr>
          <w:sz w:val="26"/>
        </w:rPr>
        <w:t>line</w:t>
      </w:r>
      <w:r w:rsidRPr="00B33663">
        <w:rPr>
          <w:spacing w:val="-2"/>
          <w:sz w:val="26"/>
        </w:rPr>
        <w:t xml:space="preserve"> </w:t>
      </w:r>
      <w:r w:rsidRPr="00B33663">
        <w:rPr>
          <w:sz w:val="26"/>
        </w:rPr>
        <w:t>idle</w:t>
      </w:r>
      <w:r w:rsidRPr="00B33663">
        <w:rPr>
          <w:spacing w:val="-2"/>
          <w:sz w:val="26"/>
        </w:rPr>
        <w:t xml:space="preserve"> </w:t>
      </w:r>
      <w:r w:rsidRPr="00B33663">
        <w:rPr>
          <w:sz w:val="26"/>
        </w:rPr>
        <w:t>and</w:t>
      </w:r>
      <w:r w:rsidRPr="00B33663">
        <w:rPr>
          <w:spacing w:val="1"/>
          <w:sz w:val="26"/>
        </w:rPr>
        <w:t xml:space="preserve"> </w:t>
      </w:r>
      <w:r w:rsidRPr="00B33663">
        <w:rPr>
          <w:sz w:val="26"/>
        </w:rPr>
        <w:t>send</w:t>
      </w:r>
      <w:r w:rsidRPr="00B33663">
        <w:rPr>
          <w:spacing w:val="-1"/>
          <w:sz w:val="26"/>
        </w:rPr>
        <w:t xml:space="preserve"> </w:t>
      </w:r>
      <w:r w:rsidRPr="00B33663">
        <w:rPr>
          <w:sz w:val="26"/>
        </w:rPr>
        <w:t>their</w:t>
      </w:r>
      <w:r w:rsidRPr="00B33663">
        <w:rPr>
          <w:spacing w:val="-2"/>
          <w:sz w:val="26"/>
        </w:rPr>
        <w:t xml:space="preserve"> </w:t>
      </w:r>
      <w:r w:rsidRPr="00B33663">
        <w:rPr>
          <w:sz w:val="26"/>
        </w:rPr>
        <w:t>frames</w:t>
      </w:r>
      <w:r w:rsidRPr="00B33663">
        <w:rPr>
          <w:spacing w:val="-2"/>
          <w:sz w:val="26"/>
        </w:rPr>
        <w:t xml:space="preserve"> </w:t>
      </w:r>
      <w:r w:rsidRPr="00B33663">
        <w:rPr>
          <w:sz w:val="26"/>
        </w:rPr>
        <w:t>immediately.</w:t>
      </w:r>
    </w:p>
    <w:p w14:paraId="709E88E4" w14:textId="77777777" w:rsidR="00CD7E1A" w:rsidRPr="00B33663" w:rsidRDefault="00CD7E1A">
      <w:pPr>
        <w:spacing w:line="237"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08C98E9"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4E7CC3DF">
          <v:group id="_x0000_s1085" style="width:436.3pt;height:4.45pt;mso-position-horizontal-relative:char;mso-position-vertical-relative:line" coordsize="8726,89">
            <v:shape id="_x0000_s1086" style="position:absolute;width:8726;height:89" coordsize="8726,89" o:spt="100" adj="0,,0" path="m8726,29l,29,,89r8726,l8726,29xm8726,l,,,14r8726,l8726,xe" fillcolor="#612322" stroked="f">
              <v:stroke joinstyle="round"/>
              <v:formulas/>
              <v:path arrowok="t" o:connecttype="segments"/>
            </v:shape>
            <w10:anchorlock/>
          </v:group>
        </w:pict>
      </w:r>
    </w:p>
    <w:p w14:paraId="779F8E76" w14:textId="77777777" w:rsidR="00CD7E1A" w:rsidRPr="00B33663" w:rsidRDefault="00CD7E1A">
      <w:pPr>
        <w:pStyle w:val="BodyText"/>
        <w:spacing w:before="2"/>
        <w:ind w:left="0"/>
        <w:rPr>
          <w:sz w:val="17"/>
        </w:rPr>
      </w:pPr>
    </w:p>
    <w:p w14:paraId="03B1CB09" w14:textId="77777777" w:rsidR="00CD7E1A" w:rsidRPr="00B33663" w:rsidRDefault="00A42A03">
      <w:pPr>
        <w:pStyle w:val="Heading5"/>
        <w:spacing w:before="89" w:line="296" w:lineRule="exact"/>
        <w:rPr>
          <w:u w:val="none"/>
        </w:rPr>
      </w:pPr>
      <w:r w:rsidRPr="00B33663">
        <w:rPr>
          <w:u w:val="none"/>
        </w:rPr>
        <w:t>P-Persistent</w:t>
      </w:r>
      <w:r w:rsidRPr="00B33663">
        <w:rPr>
          <w:spacing w:val="-3"/>
          <w:u w:val="none"/>
        </w:rPr>
        <w:t xml:space="preserve"> </w:t>
      </w:r>
      <w:r w:rsidRPr="00B33663">
        <w:rPr>
          <w:u w:val="none"/>
        </w:rPr>
        <w:t>:</w:t>
      </w:r>
    </w:p>
    <w:p w14:paraId="06349A02" w14:textId="77777777" w:rsidR="00CD7E1A" w:rsidRPr="00B33663" w:rsidRDefault="00A42A03" w:rsidP="00E700C1">
      <w:pPr>
        <w:pStyle w:val="ListParagraph"/>
        <w:numPr>
          <w:ilvl w:val="1"/>
          <w:numId w:val="14"/>
        </w:numPr>
        <w:tabs>
          <w:tab w:val="left" w:pos="1200"/>
          <w:tab w:val="left" w:pos="1201"/>
        </w:tabs>
        <w:spacing w:line="315" w:lineRule="exact"/>
        <w:ind w:hanging="361"/>
        <w:rPr>
          <w:sz w:val="26"/>
        </w:rPr>
      </w:pPr>
      <w:r w:rsidRPr="00B33663">
        <w:rPr>
          <w:sz w:val="26"/>
        </w:rPr>
        <w:t>In</w:t>
      </w:r>
      <w:r w:rsidRPr="00B33663">
        <w:rPr>
          <w:spacing w:val="-2"/>
          <w:sz w:val="26"/>
        </w:rPr>
        <w:t xml:space="preserve"> </w:t>
      </w:r>
      <w:r w:rsidRPr="00B33663">
        <w:rPr>
          <w:sz w:val="26"/>
        </w:rPr>
        <w:t>this method,</w:t>
      </w:r>
      <w:r w:rsidRPr="00B33663">
        <w:rPr>
          <w:spacing w:val="-2"/>
          <w:sz w:val="26"/>
        </w:rPr>
        <w:t xml:space="preserve"> </w:t>
      </w:r>
      <w:r w:rsidRPr="00B33663">
        <w:rPr>
          <w:sz w:val="26"/>
        </w:rPr>
        <w:t>after</w:t>
      </w:r>
      <w:r w:rsidRPr="00B33663">
        <w:rPr>
          <w:spacing w:val="-1"/>
          <w:sz w:val="26"/>
        </w:rPr>
        <w:t xml:space="preserve"> </w:t>
      </w:r>
      <w:r w:rsidRPr="00B33663">
        <w:rPr>
          <w:sz w:val="26"/>
        </w:rPr>
        <w:t>the</w:t>
      </w:r>
      <w:r w:rsidRPr="00B33663">
        <w:rPr>
          <w:spacing w:val="-1"/>
          <w:sz w:val="26"/>
        </w:rPr>
        <w:t xml:space="preserve"> </w:t>
      </w:r>
      <w:r w:rsidRPr="00B33663">
        <w:rPr>
          <w:sz w:val="26"/>
        </w:rPr>
        <w:t>station</w:t>
      </w:r>
      <w:r w:rsidRPr="00B33663">
        <w:rPr>
          <w:spacing w:val="-2"/>
          <w:sz w:val="26"/>
        </w:rPr>
        <w:t xml:space="preserve"> </w:t>
      </w:r>
      <w:r w:rsidRPr="00B33663">
        <w:rPr>
          <w:sz w:val="26"/>
        </w:rPr>
        <w:t>finds</w:t>
      </w:r>
      <w:r w:rsidRPr="00B33663">
        <w:rPr>
          <w:spacing w:val="-1"/>
          <w:sz w:val="26"/>
        </w:rPr>
        <w:t xml:space="preserve"> </w:t>
      </w:r>
      <w:r w:rsidRPr="00B33663">
        <w:rPr>
          <w:sz w:val="26"/>
        </w:rPr>
        <w:t>the</w:t>
      </w:r>
      <w:r w:rsidRPr="00B33663">
        <w:rPr>
          <w:spacing w:val="-2"/>
          <w:sz w:val="26"/>
        </w:rPr>
        <w:t xml:space="preserve"> </w:t>
      </w:r>
      <w:r w:rsidRPr="00B33663">
        <w:rPr>
          <w:sz w:val="26"/>
        </w:rPr>
        <w:t>line</w:t>
      </w:r>
      <w:r w:rsidRPr="00B33663">
        <w:rPr>
          <w:spacing w:val="-1"/>
          <w:sz w:val="26"/>
        </w:rPr>
        <w:t xml:space="preserve"> </w:t>
      </w:r>
      <w:r w:rsidRPr="00B33663">
        <w:rPr>
          <w:sz w:val="26"/>
        </w:rPr>
        <w:t>idle</w:t>
      </w:r>
      <w:r w:rsidRPr="00B33663">
        <w:rPr>
          <w:spacing w:val="-2"/>
          <w:sz w:val="26"/>
        </w:rPr>
        <w:t xml:space="preserve"> </w:t>
      </w:r>
      <w:r w:rsidRPr="00B33663">
        <w:rPr>
          <w:sz w:val="26"/>
        </w:rPr>
        <w:t>it</w:t>
      </w:r>
      <w:r w:rsidRPr="00B33663">
        <w:rPr>
          <w:spacing w:val="-1"/>
          <w:sz w:val="26"/>
        </w:rPr>
        <w:t xml:space="preserve"> </w:t>
      </w:r>
      <w:r w:rsidRPr="00B33663">
        <w:rPr>
          <w:sz w:val="26"/>
        </w:rPr>
        <w:t>follows</w:t>
      </w:r>
      <w:r w:rsidRPr="00B33663">
        <w:rPr>
          <w:spacing w:val="-2"/>
          <w:sz w:val="26"/>
        </w:rPr>
        <w:t xml:space="preserve"> </w:t>
      </w:r>
      <w:r w:rsidRPr="00B33663">
        <w:rPr>
          <w:sz w:val="26"/>
        </w:rPr>
        <w:t>these</w:t>
      </w:r>
      <w:r w:rsidRPr="00B33663">
        <w:rPr>
          <w:spacing w:val="1"/>
          <w:sz w:val="26"/>
        </w:rPr>
        <w:t xml:space="preserve"> </w:t>
      </w:r>
      <w:r w:rsidRPr="00B33663">
        <w:rPr>
          <w:sz w:val="26"/>
        </w:rPr>
        <w:t>steps:</w:t>
      </w:r>
    </w:p>
    <w:p w14:paraId="10AB701B" w14:textId="77777777" w:rsidR="00CD7E1A" w:rsidRPr="00B33663" w:rsidRDefault="00A42A03" w:rsidP="00E700C1">
      <w:pPr>
        <w:pStyle w:val="ListParagraph"/>
        <w:numPr>
          <w:ilvl w:val="1"/>
          <w:numId w:val="14"/>
        </w:numPr>
        <w:tabs>
          <w:tab w:val="left" w:pos="1217"/>
          <w:tab w:val="left" w:pos="1218"/>
        </w:tabs>
        <w:spacing w:line="317" w:lineRule="exact"/>
        <w:ind w:left="1217" w:hanging="378"/>
        <w:rPr>
          <w:sz w:val="26"/>
        </w:rPr>
      </w:pPr>
      <w:r w:rsidRPr="00B33663">
        <w:rPr>
          <w:sz w:val="26"/>
        </w:rPr>
        <w:t>With</w:t>
      </w:r>
      <w:r w:rsidRPr="00B33663">
        <w:rPr>
          <w:spacing w:val="-2"/>
          <w:sz w:val="26"/>
        </w:rPr>
        <w:t xml:space="preserve"> </w:t>
      </w:r>
      <w:r w:rsidRPr="00B33663">
        <w:rPr>
          <w:sz w:val="26"/>
        </w:rPr>
        <w:t>probability</w:t>
      </w:r>
      <w:r w:rsidRPr="00B33663">
        <w:rPr>
          <w:spacing w:val="-2"/>
          <w:sz w:val="26"/>
        </w:rPr>
        <w:t xml:space="preserve"> </w:t>
      </w:r>
      <w:r w:rsidRPr="00B33663">
        <w:rPr>
          <w:i/>
          <w:sz w:val="26"/>
        </w:rPr>
        <w:t>p</w:t>
      </w:r>
      <w:r w:rsidRPr="00B33663">
        <w:rPr>
          <w:sz w:val="26"/>
        </w:rPr>
        <w:t>,</w:t>
      </w:r>
      <w:r w:rsidRPr="00B33663">
        <w:rPr>
          <w:spacing w:val="-1"/>
          <w:sz w:val="26"/>
        </w:rPr>
        <w:t xml:space="preserve"> </w:t>
      </w:r>
      <w:r w:rsidRPr="00B33663">
        <w:rPr>
          <w:sz w:val="26"/>
        </w:rPr>
        <w:t>the</w:t>
      </w:r>
      <w:r w:rsidRPr="00B33663">
        <w:rPr>
          <w:spacing w:val="-2"/>
          <w:sz w:val="26"/>
        </w:rPr>
        <w:t xml:space="preserve"> </w:t>
      </w:r>
      <w:r w:rsidRPr="00B33663">
        <w:rPr>
          <w:sz w:val="26"/>
        </w:rPr>
        <w:t>station</w:t>
      </w:r>
      <w:r w:rsidRPr="00B33663">
        <w:rPr>
          <w:spacing w:val="-1"/>
          <w:sz w:val="26"/>
        </w:rPr>
        <w:t xml:space="preserve"> </w:t>
      </w:r>
      <w:r w:rsidRPr="00B33663">
        <w:rPr>
          <w:sz w:val="26"/>
        </w:rPr>
        <w:t>sends</w:t>
      </w:r>
      <w:r w:rsidRPr="00B33663">
        <w:rPr>
          <w:spacing w:val="-1"/>
          <w:sz w:val="26"/>
        </w:rPr>
        <w:t xml:space="preserve"> </w:t>
      </w:r>
      <w:r w:rsidRPr="00B33663">
        <w:rPr>
          <w:sz w:val="26"/>
        </w:rPr>
        <w:t>its</w:t>
      </w:r>
      <w:r w:rsidRPr="00B33663">
        <w:rPr>
          <w:spacing w:val="-2"/>
          <w:sz w:val="26"/>
        </w:rPr>
        <w:t xml:space="preserve"> </w:t>
      </w:r>
      <w:r w:rsidRPr="00B33663">
        <w:rPr>
          <w:sz w:val="26"/>
        </w:rPr>
        <w:t>frame.</w:t>
      </w:r>
    </w:p>
    <w:p w14:paraId="7C500687" w14:textId="77777777" w:rsidR="00CD7E1A" w:rsidRPr="00B33663" w:rsidRDefault="00A42A03" w:rsidP="00E700C1">
      <w:pPr>
        <w:pStyle w:val="ListParagraph"/>
        <w:numPr>
          <w:ilvl w:val="1"/>
          <w:numId w:val="14"/>
        </w:numPr>
        <w:tabs>
          <w:tab w:val="left" w:pos="1200"/>
          <w:tab w:val="left" w:pos="1201"/>
        </w:tabs>
        <w:ind w:right="639"/>
        <w:rPr>
          <w:sz w:val="26"/>
        </w:rPr>
      </w:pPr>
      <w:r w:rsidRPr="00B33663">
        <w:rPr>
          <w:sz w:val="26"/>
        </w:rPr>
        <w:t>With</w:t>
      </w:r>
      <w:r w:rsidRPr="00B33663">
        <w:rPr>
          <w:spacing w:val="22"/>
          <w:sz w:val="26"/>
        </w:rPr>
        <w:t xml:space="preserve"> </w:t>
      </w:r>
      <w:r w:rsidRPr="00B33663">
        <w:rPr>
          <w:sz w:val="26"/>
        </w:rPr>
        <w:t>probability</w:t>
      </w:r>
      <w:r w:rsidRPr="00B33663">
        <w:rPr>
          <w:spacing w:val="20"/>
          <w:sz w:val="26"/>
        </w:rPr>
        <w:t xml:space="preserve"> </w:t>
      </w:r>
      <w:r w:rsidRPr="00B33663">
        <w:rPr>
          <w:i/>
          <w:sz w:val="26"/>
        </w:rPr>
        <w:t>q</w:t>
      </w:r>
      <w:r w:rsidRPr="00B33663">
        <w:rPr>
          <w:i/>
          <w:spacing w:val="25"/>
          <w:sz w:val="26"/>
        </w:rPr>
        <w:t xml:space="preserve"> </w:t>
      </w:r>
      <w:r w:rsidRPr="00B33663">
        <w:rPr>
          <w:sz w:val="26"/>
        </w:rPr>
        <w:t>=</w:t>
      </w:r>
      <w:r w:rsidRPr="00B33663">
        <w:rPr>
          <w:spacing w:val="23"/>
          <w:sz w:val="26"/>
        </w:rPr>
        <w:t xml:space="preserve"> </w:t>
      </w:r>
      <w:r w:rsidRPr="00B33663">
        <w:rPr>
          <w:sz w:val="26"/>
        </w:rPr>
        <w:t>1</w:t>
      </w:r>
      <w:r w:rsidRPr="00B33663">
        <w:rPr>
          <w:spacing w:val="25"/>
          <w:sz w:val="26"/>
        </w:rPr>
        <w:t xml:space="preserve"> </w:t>
      </w:r>
      <w:r w:rsidRPr="00B33663">
        <w:rPr>
          <w:sz w:val="26"/>
        </w:rPr>
        <w:t>−</w:t>
      </w:r>
      <w:r w:rsidRPr="00B33663">
        <w:rPr>
          <w:spacing w:val="24"/>
          <w:sz w:val="26"/>
        </w:rPr>
        <w:t xml:space="preserve"> </w:t>
      </w:r>
      <w:r w:rsidRPr="00B33663">
        <w:rPr>
          <w:i/>
          <w:sz w:val="26"/>
        </w:rPr>
        <w:t>p</w:t>
      </w:r>
      <w:r w:rsidRPr="00B33663">
        <w:rPr>
          <w:sz w:val="26"/>
        </w:rPr>
        <w:t>,</w:t>
      </w:r>
      <w:r w:rsidRPr="00B33663">
        <w:rPr>
          <w:spacing w:val="22"/>
          <w:sz w:val="26"/>
        </w:rPr>
        <w:t xml:space="preserve"> </w:t>
      </w:r>
      <w:r w:rsidRPr="00B33663">
        <w:rPr>
          <w:sz w:val="26"/>
        </w:rPr>
        <w:t>the</w:t>
      </w:r>
      <w:r w:rsidRPr="00B33663">
        <w:rPr>
          <w:spacing w:val="23"/>
          <w:sz w:val="26"/>
        </w:rPr>
        <w:t xml:space="preserve"> </w:t>
      </w:r>
      <w:r w:rsidRPr="00B33663">
        <w:rPr>
          <w:sz w:val="26"/>
        </w:rPr>
        <w:t>station</w:t>
      </w:r>
      <w:r w:rsidRPr="00B33663">
        <w:rPr>
          <w:spacing w:val="22"/>
          <w:sz w:val="26"/>
        </w:rPr>
        <w:t xml:space="preserve"> </w:t>
      </w:r>
      <w:r w:rsidRPr="00B33663">
        <w:rPr>
          <w:sz w:val="26"/>
        </w:rPr>
        <w:t>waits</w:t>
      </w:r>
      <w:r w:rsidRPr="00B33663">
        <w:rPr>
          <w:spacing w:val="25"/>
          <w:sz w:val="26"/>
        </w:rPr>
        <w:t xml:space="preserve"> </w:t>
      </w:r>
      <w:r w:rsidRPr="00B33663">
        <w:rPr>
          <w:sz w:val="26"/>
        </w:rPr>
        <w:t>for</w:t>
      </w:r>
      <w:r w:rsidRPr="00B33663">
        <w:rPr>
          <w:spacing w:val="22"/>
          <w:sz w:val="26"/>
        </w:rPr>
        <w:t xml:space="preserve"> </w:t>
      </w:r>
      <w:r w:rsidRPr="00B33663">
        <w:rPr>
          <w:sz w:val="26"/>
        </w:rPr>
        <w:t>the</w:t>
      </w:r>
      <w:r w:rsidRPr="00B33663">
        <w:rPr>
          <w:spacing w:val="23"/>
          <w:sz w:val="26"/>
        </w:rPr>
        <w:t xml:space="preserve"> </w:t>
      </w:r>
      <w:r w:rsidRPr="00B33663">
        <w:rPr>
          <w:sz w:val="26"/>
        </w:rPr>
        <w:t>beginning</w:t>
      </w:r>
      <w:r w:rsidRPr="00B33663">
        <w:rPr>
          <w:spacing w:val="22"/>
          <w:sz w:val="26"/>
        </w:rPr>
        <w:t xml:space="preserve"> </w:t>
      </w:r>
      <w:r w:rsidRPr="00B33663">
        <w:rPr>
          <w:sz w:val="26"/>
        </w:rPr>
        <w:t>of</w:t>
      </w:r>
      <w:r w:rsidRPr="00B33663">
        <w:rPr>
          <w:spacing w:val="25"/>
          <w:sz w:val="26"/>
        </w:rPr>
        <w:t xml:space="preserve"> </w:t>
      </w:r>
      <w:r w:rsidRPr="00B33663">
        <w:rPr>
          <w:sz w:val="26"/>
        </w:rPr>
        <w:t>the</w:t>
      </w:r>
      <w:r w:rsidRPr="00B33663">
        <w:rPr>
          <w:spacing w:val="22"/>
          <w:sz w:val="26"/>
        </w:rPr>
        <w:t xml:space="preserve"> </w:t>
      </w:r>
      <w:r w:rsidRPr="00B33663">
        <w:rPr>
          <w:sz w:val="26"/>
        </w:rPr>
        <w:t>next</w:t>
      </w:r>
      <w:r w:rsidRPr="00B33663">
        <w:rPr>
          <w:spacing w:val="-62"/>
          <w:sz w:val="26"/>
        </w:rPr>
        <w:t xml:space="preserve"> </w:t>
      </w:r>
      <w:r w:rsidRPr="00B33663">
        <w:rPr>
          <w:sz w:val="26"/>
        </w:rPr>
        <w:t>time</w:t>
      </w:r>
      <w:r w:rsidRPr="00B33663">
        <w:rPr>
          <w:spacing w:val="-2"/>
          <w:sz w:val="26"/>
        </w:rPr>
        <w:t xml:space="preserve"> </w:t>
      </w:r>
      <w:r w:rsidRPr="00B33663">
        <w:rPr>
          <w:sz w:val="26"/>
        </w:rPr>
        <w:t>slot</w:t>
      </w:r>
      <w:r w:rsidRPr="00B33663">
        <w:rPr>
          <w:spacing w:val="-1"/>
          <w:sz w:val="26"/>
        </w:rPr>
        <w:t xml:space="preserve"> </w:t>
      </w:r>
      <w:r w:rsidRPr="00B33663">
        <w:rPr>
          <w:sz w:val="26"/>
        </w:rPr>
        <w:t>and</w:t>
      </w:r>
      <w:r w:rsidRPr="00B33663">
        <w:rPr>
          <w:spacing w:val="-1"/>
          <w:sz w:val="26"/>
        </w:rPr>
        <w:t xml:space="preserve"> </w:t>
      </w:r>
      <w:r w:rsidRPr="00B33663">
        <w:rPr>
          <w:sz w:val="26"/>
        </w:rPr>
        <w:t>checks</w:t>
      </w:r>
      <w:r w:rsidRPr="00B33663">
        <w:rPr>
          <w:spacing w:val="-2"/>
          <w:sz w:val="26"/>
        </w:rPr>
        <w:t xml:space="preserve"> </w:t>
      </w:r>
      <w:r w:rsidRPr="00B33663">
        <w:rPr>
          <w:sz w:val="26"/>
        </w:rPr>
        <w:t>the</w:t>
      </w:r>
      <w:r w:rsidRPr="00B33663">
        <w:rPr>
          <w:spacing w:val="-1"/>
          <w:sz w:val="26"/>
        </w:rPr>
        <w:t xml:space="preserve"> </w:t>
      </w:r>
      <w:r w:rsidRPr="00B33663">
        <w:rPr>
          <w:sz w:val="26"/>
        </w:rPr>
        <w:t>line</w:t>
      </w:r>
      <w:r w:rsidRPr="00B33663">
        <w:rPr>
          <w:spacing w:val="-1"/>
          <w:sz w:val="26"/>
        </w:rPr>
        <w:t xml:space="preserve"> </w:t>
      </w:r>
      <w:r w:rsidRPr="00B33663">
        <w:rPr>
          <w:sz w:val="26"/>
        </w:rPr>
        <w:t>again.</w:t>
      </w:r>
    </w:p>
    <w:p w14:paraId="1ADC0CAB" w14:textId="77777777" w:rsidR="00CD7E1A" w:rsidRPr="00B33663" w:rsidRDefault="00A42A03">
      <w:pPr>
        <w:pStyle w:val="BodyText"/>
        <w:spacing w:before="10"/>
        <w:ind w:left="0"/>
        <w:rPr>
          <w:sz w:val="28"/>
        </w:rPr>
      </w:pPr>
      <w:r w:rsidRPr="00B33663">
        <w:rPr>
          <w:noProof/>
          <w:lang w:val="en-IN" w:eastAsia="en-IN"/>
        </w:rPr>
        <w:drawing>
          <wp:anchor distT="0" distB="0" distL="0" distR="0" simplePos="0" relativeHeight="251682304" behindDoc="0" locked="0" layoutInCell="1" allowOverlap="1" wp14:anchorId="0C98F2CF" wp14:editId="07777777">
            <wp:simplePos x="0" y="0"/>
            <wp:positionH relativeFrom="page">
              <wp:posOffset>1811450</wp:posOffset>
            </wp:positionH>
            <wp:positionV relativeFrom="paragraph">
              <wp:posOffset>235948</wp:posOffset>
            </wp:positionV>
            <wp:extent cx="4131515" cy="2204275"/>
            <wp:effectExtent l="0" t="0" r="0" b="0"/>
            <wp:wrapTopAndBottom/>
            <wp:docPr id="97"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50.png"/>
                    <pic:cNvPicPr/>
                  </pic:nvPicPr>
                  <pic:blipFill>
                    <a:blip r:embed="rId57" cstate="print"/>
                    <a:stretch>
                      <a:fillRect/>
                    </a:stretch>
                  </pic:blipFill>
                  <pic:spPr>
                    <a:xfrm>
                      <a:off x="0" y="0"/>
                      <a:ext cx="4131515" cy="2204275"/>
                    </a:xfrm>
                    <a:prstGeom prst="rect">
                      <a:avLst/>
                    </a:prstGeom>
                  </pic:spPr>
                </pic:pic>
              </a:graphicData>
            </a:graphic>
          </wp:anchor>
        </w:drawing>
      </w:r>
    </w:p>
    <w:p w14:paraId="7818863E" w14:textId="77777777" w:rsidR="00CD7E1A" w:rsidRPr="00B33663" w:rsidRDefault="00CD7E1A">
      <w:pPr>
        <w:pStyle w:val="BodyText"/>
        <w:spacing w:before="5"/>
        <w:ind w:left="0"/>
        <w:rPr>
          <w:sz w:val="24"/>
        </w:rPr>
      </w:pPr>
    </w:p>
    <w:p w14:paraId="3C6BBA49" w14:textId="77777777" w:rsidR="00CD7E1A" w:rsidRPr="00B33663" w:rsidRDefault="00A42A03" w:rsidP="00E700C1">
      <w:pPr>
        <w:pStyle w:val="ListParagraph"/>
        <w:numPr>
          <w:ilvl w:val="1"/>
          <w:numId w:val="14"/>
        </w:numPr>
        <w:tabs>
          <w:tab w:val="left" w:pos="1200"/>
          <w:tab w:val="left" w:pos="1201"/>
        </w:tabs>
        <w:spacing w:line="237" w:lineRule="auto"/>
        <w:ind w:right="641"/>
        <w:rPr>
          <w:sz w:val="26"/>
        </w:rPr>
      </w:pPr>
      <w:r w:rsidRPr="00B33663">
        <w:rPr>
          <w:sz w:val="26"/>
        </w:rPr>
        <w:t>The</w:t>
      </w:r>
      <w:r w:rsidRPr="00B33663">
        <w:rPr>
          <w:spacing w:val="39"/>
          <w:sz w:val="26"/>
        </w:rPr>
        <w:t xml:space="preserve"> </w:t>
      </w:r>
      <w:r w:rsidRPr="00B33663">
        <w:rPr>
          <w:sz w:val="26"/>
        </w:rPr>
        <w:t>p-persistent</w:t>
      </w:r>
      <w:r w:rsidRPr="00B33663">
        <w:rPr>
          <w:spacing w:val="41"/>
          <w:sz w:val="26"/>
        </w:rPr>
        <w:t xml:space="preserve"> </w:t>
      </w:r>
      <w:r w:rsidRPr="00B33663">
        <w:rPr>
          <w:sz w:val="26"/>
        </w:rPr>
        <w:t>method</w:t>
      </w:r>
      <w:r w:rsidRPr="00B33663">
        <w:rPr>
          <w:spacing w:val="40"/>
          <w:sz w:val="26"/>
        </w:rPr>
        <w:t xml:space="preserve"> </w:t>
      </w:r>
      <w:r w:rsidRPr="00B33663">
        <w:rPr>
          <w:sz w:val="26"/>
        </w:rPr>
        <w:t>is</w:t>
      </w:r>
      <w:r w:rsidRPr="00B33663">
        <w:rPr>
          <w:spacing w:val="39"/>
          <w:sz w:val="26"/>
        </w:rPr>
        <w:t xml:space="preserve"> </w:t>
      </w:r>
      <w:r w:rsidRPr="00B33663">
        <w:rPr>
          <w:sz w:val="26"/>
        </w:rPr>
        <w:t>used</w:t>
      </w:r>
      <w:r w:rsidRPr="00B33663">
        <w:rPr>
          <w:spacing w:val="41"/>
          <w:sz w:val="26"/>
        </w:rPr>
        <w:t xml:space="preserve"> </w:t>
      </w:r>
      <w:r w:rsidRPr="00B33663">
        <w:rPr>
          <w:sz w:val="26"/>
        </w:rPr>
        <w:t>if</w:t>
      </w:r>
      <w:r w:rsidRPr="00B33663">
        <w:rPr>
          <w:spacing w:val="41"/>
          <w:sz w:val="26"/>
        </w:rPr>
        <w:t xml:space="preserve"> </w:t>
      </w:r>
      <w:r w:rsidRPr="00B33663">
        <w:rPr>
          <w:sz w:val="26"/>
        </w:rPr>
        <w:t>the</w:t>
      </w:r>
      <w:r w:rsidRPr="00B33663">
        <w:rPr>
          <w:spacing w:val="39"/>
          <w:sz w:val="26"/>
        </w:rPr>
        <w:t xml:space="preserve"> </w:t>
      </w:r>
      <w:r w:rsidRPr="00B33663">
        <w:rPr>
          <w:sz w:val="26"/>
        </w:rPr>
        <w:t>channel</w:t>
      </w:r>
      <w:r w:rsidRPr="00B33663">
        <w:rPr>
          <w:spacing w:val="39"/>
          <w:sz w:val="26"/>
        </w:rPr>
        <w:t xml:space="preserve"> </w:t>
      </w:r>
      <w:r w:rsidRPr="00B33663">
        <w:rPr>
          <w:sz w:val="26"/>
        </w:rPr>
        <w:t>has</w:t>
      </w:r>
      <w:r w:rsidRPr="00B33663">
        <w:rPr>
          <w:spacing w:val="40"/>
          <w:sz w:val="26"/>
        </w:rPr>
        <w:t xml:space="preserve"> </w:t>
      </w:r>
      <w:r w:rsidRPr="00B33663">
        <w:rPr>
          <w:sz w:val="26"/>
        </w:rPr>
        <w:t>time</w:t>
      </w:r>
      <w:r w:rsidRPr="00B33663">
        <w:rPr>
          <w:spacing w:val="39"/>
          <w:sz w:val="26"/>
        </w:rPr>
        <w:t xml:space="preserve"> </w:t>
      </w:r>
      <w:r w:rsidRPr="00B33663">
        <w:rPr>
          <w:sz w:val="26"/>
        </w:rPr>
        <w:t>slots</w:t>
      </w:r>
      <w:r w:rsidRPr="00B33663">
        <w:rPr>
          <w:spacing w:val="41"/>
          <w:sz w:val="26"/>
        </w:rPr>
        <w:t xml:space="preserve"> </w:t>
      </w:r>
      <w:r w:rsidRPr="00B33663">
        <w:rPr>
          <w:sz w:val="26"/>
        </w:rPr>
        <w:t>with</w:t>
      </w:r>
      <w:r w:rsidRPr="00B33663">
        <w:rPr>
          <w:spacing w:val="39"/>
          <w:sz w:val="26"/>
        </w:rPr>
        <w:t xml:space="preserve"> </w:t>
      </w:r>
      <w:r w:rsidRPr="00B33663">
        <w:rPr>
          <w:sz w:val="26"/>
        </w:rPr>
        <w:t>a</w:t>
      </w:r>
      <w:r w:rsidRPr="00B33663">
        <w:rPr>
          <w:spacing w:val="39"/>
          <w:sz w:val="26"/>
        </w:rPr>
        <w:t xml:space="preserve"> </w:t>
      </w:r>
      <w:r w:rsidRPr="00B33663">
        <w:rPr>
          <w:sz w:val="26"/>
        </w:rPr>
        <w:t>slot</w:t>
      </w:r>
      <w:r w:rsidRPr="00B33663">
        <w:rPr>
          <w:spacing w:val="-62"/>
          <w:sz w:val="26"/>
        </w:rPr>
        <w:t xml:space="preserve"> </w:t>
      </w:r>
      <w:r w:rsidRPr="00B33663">
        <w:rPr>
          <w:sz w:val="26"/>
        </w:rPr>
        <w:t>duration</w:t>
      </w:r>
      <w:r w:rsidRPr="00B33663">
        <w:rPr>
          <w:spacing w:val="-2"/>
          <w:sz w:val="26"/>
        </w:rPr>
        <w:t xml:space="preserve"> </w:t>
      </w:r>
      <w:r w:rsidRPr="00B33663">
        <w:rPr>
          <w:sz w:val="26"/>
        </w:rPr>
        <w:t>equal</w:t>
      </w:r>
      <w:r w:rsidRPr="00B33663">
        <w:rPr>
          <w:spacing w:val="-1"/>
          <w:sz w:val="26"/>
        </w:rPr>
        <w:t xml:space="preserve"> </w:t>
      </w:r>
      <w:r w:rsidRPr="00B33663">
        <w:rPr>
          <w:sz w:val="26"/>
        </w:rPr>
        <w:t>to</w:t>
      </w:r>
      <w:r w:rsidRPr="00B33663">
        <w:rPr>
          <w:spacing w:val="-2"/>
          <w:sz w:val="26"/>
        </w:rPr>
        <w:t xml:space="preserve"> </w:t>
      </w:r>
      <w:r w:rsidRPr="00B33663">
        <w:rPr>
          <w:sz w:val="26"/>
        </w:rPr>
        <w:t>or</w:t>
      </w:r>
      <w:r w:rsidRPr="00B33663">
        <w:rPr>
          <w:spacing w:val="2"/>
          <w:sz w:val="26"/>
        </w:rPr>
        <w:t xml:space="preserve"> </w:t>
      </w:r>
      <w:r w:rsidRPr="00B33663">
        <w:rPr>
          <w:sz w:val="26"/>
        </w:rPr>
        <w:t>greater</w:t>
      </w:r>
      <w:r w:rsidRPr="00B33663">
        <w:rPr>
          <w:spacing w:val="-1"/>
          <w:sz w:val="26"/>
        </w:rPr>
        <w:t xml:space="preserve"> </w:t>
      </w:r>
      <w:r w:rsidRPr="00B33663">
        <w:rPr>
          <w:sz w:val="26"/>
        </w:rPr>
        <w:t>than</w:t>
      </w:r>
      <w:r w:rsidRPr="00B33663">
        <w:rPr>
          <w:spacing w:val="-2"/>
          <w:sz w:val="26"/>
        </w:rPr>
        <w:t xml:space="preserve"> </w:t>
      </w:r>
      <w:r w:rsidRPr="00B33663">
        <w:rPr>
          <w:sz w:val="26"/>
        </w:rPr>
        <w:t>the</w:t>
      </w:r>
      <w:r w:rsidRPr="00B33663">
        <w:rPr>
          <w:spacing w:val="2"/>
          <w:sz w:val="26"/>
        </w:rPr>
        <w:t xml:space="preserve"> </w:t>
      </w:r>
      <w:r w:rsidRPr="00B33663">
        <w:rPr>
          <w:sz w:val="26"/>
        </w:rPr>
        <w:t>maximum</w:t>
      </w:r>
      <w:r w:rsidRPr="00B33663">
        <w:rPr>
          <w:spacing w:val="-1"/>
          <w:sz w:val="26"/>
        </w:rPr>
        <w:t xml:space="preserve"> </w:t>
      </w:r>
      <w:r w:rsidRPr="00B33663">
        <w:rPr>
          <w:sz w:val="26"/>
        </w:rPr>
        <w:t>propagation</w:t>
      </w:r>
      <w:r w:rsidRPr="00B33663">
        <w:rPr>
          <w:spacing w:val="-2"/>
          <w:sz w:val="26"/>
        </w:rPr>
        <w:t xml:space="preserve"> </w:t>
      </w:r>
      <w:r w:rsidRPr="00B33663">
        <w:rPr>
          <w:sz w:val="26"/>
        </w:rPr>
        <w:t>time.</w:t>
      </w:r>
    </w:p>
    <w:p w14:paraId="7ACF3EC1" w14:textId="77777777" w:rsidR="00CD7E1A" w:rsidRPr="00B33663" w:rsidRDefault="00A42A03" w:rsidP="00E700C1">
      <w:pPr>
        <w:pStyle w:val="ListParagraph"/>
        <w:numPr>
          <w:ilvl w:val="1"/>
          <w:numId w:val="14"/>
        </w:numPr>
        <w:tabs>
          <w:tab w:val="left" w:pos="1200"/>
          <w:tab w:val="left" w:pos="1201"/>
        </w:tabs>
        <w:spacing w:before="6" w:line="237" w:lineRule="auto"/>
        <w:ind w:right="637"/>
        <w:rPr>
          <w:sz w:val="26"/>
        </w:rPr>
      </w:pPr>
      <w:r w:rsidRPr="00B33663">
        <w:rPr>
          <w:sz w:val="26"/>
        </w:rPr>
        <w:t>The</w:t>
      </w:r>
      <w:r w:rsidRPr="00B33663">
        <w:rPr>
          <w:spacing w:val="30"/>
          <w:sz w:val="26"/>
        </w:rPr>
        <w:t xml:space="preserve"> </w:t>
      </w:r>
      <w:r w:rsidRPr="00B33663">
        <w:rPr>
          <w:sz w:val="26"/>
        </w:rPr>
        <w:t>p-persistent</w:t>
      </w:r>
      <w:r w:rsidRPr="00B33663">
        <w:rPr>
          <w:spacing w:val="30"/>
          <w:sz w:val="26"/>
        </w:rPr>
        <w:t xml:space="preserve"> </w:t>
      </w:r>
      <w:r w:rsidRPr="00B33663">
        <w:rPr>
          <w:sz w:val="26"/>
        </w:rPr>
        <w:t>approach</w:t>
      </w:r>
      <w:r w:rsidRPr="00B33663">
        <w:rPr>
          <w:spacing w:val="30"/>
          <w:sz w:val="26"/>
        </w:rPr>
        <w:t xml:space="preserve"> </w:t>
      </w:r>
      <w:r w:rsidRPr="00B33663">
        <w:rPr>
          <w:sz w:val="26"/>
        </w:rPr>
        <w:t>combines</w:t>
      </w:r>
      <w:r w:rsidRPr="00B33663">
        <w:rPr>
          <w:spacing w:val="30"/>
          <w:sz w:val="26"/>
        </w:rPr>
        <w:t xml:space="preserve"> </w:t>
      </w:r>
      <w:r w:rsidRPr="00B33663">
        <w:rPr>
          <w:sz w:val="26"/>
        </w:rPr>
        <w:t>the</w:t>
      </w:r>
      <w:r w:rsidRPr="00B33663">
        <w:rPr>
          <w:spacing w:val="33"/>
          <w:sz w:val="26"/>
        </w:rPr>
        <w:t xml:space="preserve"> </w:t>
      </w:r>
      <w:r w:rsidRPr="00B33663">
        <w:rPr>
          <w:sz w:val="26"/>
        </w:rPr>
        <w:t>advantages</w:t>
      </w:r>
      <w:r w:rsidRPr="00B33663">
        <w:rPr>
          <w:spacing w:val="30"/>
          <w:sz w:val="26"/>
        </w:rPr>
        <w:t xml:space="preserve"> </w:t>
      </w:r>
      <w:r w:rsidRPr="00B33663">
        <w:rPr>
          <w:sz w:val="26"/>
        </w:rPr>
        <w:t>of</w:t>
      </w:r>
      <w:r w:rsidRPr="00B33663">
        <w:rPr>
          <w:spacing w:val="32"/>
          <w:sz w:val="26"/>
        </w:rPr>
        <w:t xml:space="preserve"> </w:t>
      </w:r>
      <w:r w:rsidRPr="00B33663">
        <w:rPr>
          <w:sz w:val="26"/>
        </w:rPr>
        <w:t>the</w:t>
      </w:r>
      <w:r w:rsidRPr="00B33663">
        <w:rPr>
          <w:spacing w:val="30"/>
          <w:sz w:val="26"/>
        </w:rPr>
        <w:t xml:space="preserve"> </w:t>
      </w:r>
      <w:r w:rsidRPr="00B33663">
        <w:rPr>
          <w:sz w:val="26"/>
        </w:rPr>
        <w:t>other</w:t>
      </w:r>
      <w:r w:rsidRPr="00B33663">
        <w:rPr>
          <w:spacing w:val="30"/>
          <w:sz w:val="26"/>
        </w:rPr>
        <w:t xml:space="preserve"> </w:t>
      </w:r>
      <w:r w:rsidRPr="00B33663">
        <w:rPr>
          <w:sz w:val="26"/>
        </w:rPr>
        <w:t>two</w:t>
      </w:r>
      <w:r w:rsidRPr="00B33663">
        <w:rPr>
          <w:spacing w:val="-62"/>
          <w:sz w:val="26"/>
        </w:rPr>
        <w:t xml:space="preserve"> </w:t>
      </w:r>
      <w:r w:rsidRPr="00B33663">
        <w:rPr>
          <w:sz w:val="26"/>
        </w:rPr>
        <w:t>strategies.</w:t>
      </w:r>
      <w:r w:rsidRPr="00B33663">
        <w:rPr>
          <w:spacing w:val="-3"/>
          <w:sz w:val="26"/>
        </w:rPr>
        <w:t xml:space="preserve"> </w:t>
      </w:r>
      <w:r w:rsidRPr="00B33663">
        <w:rPr>
          <w:sz w:val="26"/>
        </w:rPr>
        <w:t>It reduces the</w:t>
      </w:r>
      <w:r w:rsidRPr="00B33663">
        <w:rPr>
          <w:spacing w:val="-3"/>
          <w:sz w:val="26"/>
        </w:rPr>
        <w:t xml:space="preserve"> </w:t>
      </w:r>
      <w:r w:rsidRPr="00B33663">
        <w:rPr>
          <w:sz w:val="26"/>
        </w:rPr>
        <w:t>chance</w:t>
      </w:r>
      <w:r w:rsidRPr="00B33663">
        <w:rPr>
          <w:spacing w:val="-2"/>
          <w:sz w:val="26"/>
        </w:rPr>
        <w:t xml:space="preserve"> </w:t>
      </w:r>
      <w:r w:rsidRPr="00B33663">
        <w:rPr>
          <w:sz w:val="26"/>
        </w:rPr>
        <w:t>of collision and</w:t>
      </w:r>
      <w:r w:rsidRPr="00B33663">
        <w:rPr>
          <w:spacing w:val="-2"/>
          <w:sz w:val="26"/>
        </w:rPr>
        <w:t xml:space="preserve"> </w:t>
      </w:r>
      <w:r w:rsidRPr="00B33663">
        <w:rPr>
          <w:sz w:val="26"/>
        </w:rPr>
        <w:t>improves efficiency.</w:t>
      </w:r>
    </w:p>
    <w:p w14:paraId="02614873" w14:textId="77777777" w:rsidR="00CD7E1A" w:rsidRPr="00B33663" w:rsidRDefault="00A42A03">
      <w:pPr>
        <w:pStyle w:val="BodyText"/>
        <w:spacing w:before="2"/>
        <w:ind w:left="1560"/>
      </w:pPr>
      <w:r w:rsidRPr="00B33663">
        <w:rPr>
          <w:w w:val="99"/>
        </w:rPr>
        <w:t>.</w:t>
      </w:r>
    </w:p>
    <w:p w14:paraId="51AF80AA" w14:textId="77777777" w:rsidR="00CD7E1A" w:rsidRPr="00B33663" w:rsidRDefault="00A42A03">
      <w:pPr>
        <w:pStyle w:val="Heading4"/>
        <w:spacing w:before="7" w:line="296" w:lineRule="exact"/>
      </w:pPr>
      <w:r w:rsidRPr="00B33663">
        <w:t>EXPONENTIAL</w:t>
      </w:r>
      <w:r w:rsidRPr="00B33663">
        <w:rPr>
          <w:spacing w:val="-5"/>
        </w:rPr>
        <w:t xml:space="preserve"> </w:t>
      </w:r>
      <w:r w:rsidRPr="00B33663">
        <w:t>BACK-OFF</w:t>
      </w:r>
    </w:p>
    <w:p w14:paraId="4679383C" w14:textId="77777777" w:rsidR="00CD7E1A" w:rsidRPr="00B33663" w:rsidRDefault="00A42A03" w:rsidP="00E700C1">
      <w:pPr>
        <w:pStyle w:val="ListParagraph"/>
        <w:numPr>
          <w:ilvl w:val="1"/>
          <w:numId w:val="14"/>
        </w:numPr>
        <w:tabs>
          <w:tab w:val="left" w:pos="1021"/>
        </w:tabs>
        <w:spacing w:line="237" w:lineRule="auto"/>
        <w:ind w:left="1020" w:right="643" w:hanging="180"/>
        <w:rPr>
          <w:sz w:val="26"/>
        </w:rPr>
      </w:pPr>
      <w:r w:rsidRPr="00B33663">
        <w:rPr>
          <w:sz w:val="26"/>
        </w:rPr>
        <w:t>Once</w:t>
      </w:r>
      <w:r w:rsidRPr="00B33663">
        <w:rPr>
          <w:spacing w:val="2"/>
          <w:sz w:val="26"/>
        </w:rPr>
        <w:t xml:space="preserve"> </w:t>
      </w:r>
      <w:r w:rsidRPr="00B33663">
        <w:rPr>
          <w:sz w:val="26"/>
        </w:rPr>
        <w:t>an</w:t>
      </w:r>
      <w:r w:rsidRPr="00B33663">
        <w:rPr>
          <w:spacing w:val="3"/>
          <w:sz w:val="26"/>
        </w:rPr>
        <w:t xml:space="preserve"> </w:t>
      </w:r>
      <w:r w:rsidRPr="00B33663">
        <w:rPr>
          <w:sz w:val="26"/>
        </w:rPr>
        <w:t>adaptor</w:t>
      </w:r>
      <w:r w:rsidRPr="00B33663">
        <w:rPr>
          <w:spacing w:val="2"/>
          <w:sz w:val="26"/>
        </w:rPr>
        <w:t xml:space="preserve"> </w:t>
      </w:r>
      <w:r w:rsidRPr="00B33663">
        <w:rPr>
          <w:sz w:val="26"/>
        </w:rPr>
        <w:t>has</w:t>
      </w:r>
      <w:r w:rsidRPr="00B33663">
        <w:rPr>
          <w:spacing w:val="3"/>
          <w:sz w:val="26"/>
        </w:rPr>
        <w:t xml:space="preserve"> </w:t>
      </w:r>
      <w:r w:rsidRPr="00B33663">
        <w:rPr>
          <w:sz w:val="26"/>
        </w:rPr>
        <w:t>detected</w:t>
      </w:r>
      <w:r w:rsidRPr="00B33663">
        <w:rPr>
          <w:spacing w:val="3"/>
          <w:sz w:val="26"/>
        </w:rPr>
        <w:t xml:space="preserve"> </w:t>
      </w:r>
      <w:r w:rsidRPr="00B33663">
        <w:rPr>
          <w:sz w:val="26"/>
        </w:rPr>
        <w:t>a</w:t>
      </w:r>
      <w:r w:rsidRPr="00B33663">
        <w:rPr>
          <w:spacing w:val="2"/>
          <w:sz w:val="26"/>
        </w:rPr>
        <w:t xml:space="preserve"> </w:t>
      </w:r>
      <w:r w:rsidRPr="00B33663">
        <w:rPr>
          <w:sz w:val="26"/>
        </w:rPr>
        <w:t>collision</w:t>
      </w:r>
      <w:r w:rsidRPr="00B33663">
        <w:rPr>
          <w:spacing w:val="3"/>
          <w:sz w:val="26"/>
        </w:rPr>
        <w:t xml:space="preserve"> </w:t>
      </w:r>
      <w:r w:rsidRPr="00B33663">
        <w:rPr>
          <w:sz w:val="26"/>
        </w:rPr>
        <w:t>and</w:t>
      </w:r>
      <w:r w:rsidRPr="00B33663">
        <w:rPr>
          <w:spacing w:val="2"/>
          <w:sz w:val="26"/>
        </w:rPr>
        <w:t xml:space="preserve"> </w:t>
      </w:r>
      <w:r w:rsidRPr="00B33663">
        <w:rPr>
          <w:sz w:val="26"/>
        </w:rPr>
        <w:t>stopped</w:t>
      </w:r>
      <w:r w:rsidRPr="00B33663">
        <w:rPr>
          <w:spacing w:val="3"/>
          <w:sz w:val="26"/>
        </w:rPr>
        <w:t xml:space="preserve"> </w:t>
      </w:r>
      <w:r w:rsidRPr="00B33663">
        <w:rPr>
          <w:sz w:val="26"/>
        </w:rPr>
        <w:t>its</w:t>
      </w:r>
      <w:r w:rsidRPr="00B33663">
        <w:rPr>
          <w:spacing w:val="3"/>
          <w:sz w:val="26"/>
        </w:rPr>
        <w:t xml:space="preserve"> </w:t>
      </w:r>
      <w:r w:rsidRPr="00B33663">
        <w:rPr>
          <w:sz w:val="26"/>
        </w:rPr>
        <w:t>transmission,</w:t>
      </w:r>
      <w:r w:rsidRPr="00B33663">
        <w:rPr>
          <w:spacing w:val="4"/>
          <w:sz w:val="26"/>
        </w:rPr>
        <w:t xml:space="preserve"> </w:t>
      </w:r>
      <w:r w:rsidRPr="00B33663">
        <w:rPr>
          <w:sz w:val="26"/>
        </w:rPr>
        <w:t>it</w:t>
      </w:r>
      <w:r w:rsidRPr="00B33663">
        <w:rPr>
          <w:spacing w:val="3"/>
          <w:sz w:val="26"/>
        </w:rPr>
        <w:t xml:space="preserve"> </w:t>
      </w:r>
      <w:r w:rsidRPr="00B33663">
        <w:rPr>
          <w:sz w:val="26"/>
        </w:rPr>
        <w:t>waits</w:t>
      </w:r>
      <w:r w:rsidRPr="00B33663">
        <w:rPr>
          <w:spacing w:val="-62"/>
          <w:sz w:val="26"/>
        </w:rPr>
        <w:t xml:space="preserve"> </w:t>
      </w:r>
      <w:r w:rsidRPr="00B33663">
        <w:rPr>
          <w:sz w:val="26"/>
        </w:rPr>
        <w:t>a</w:t>
      </w:r>
      <w:r w:rsidRPr="00B33663">
        <w:rPr>
          <w:spacing w:val="63"/>
          <w:sz w:val="26"/>
        </w:rPr>
        <w:t xml:space="preserve"> </w:t>
      </w:r>
      <w:r w:rsidRPr="00B33663">
        <w:rPr>
          <w:sz w:val="26"/>
        </w:rPr>
        <w:t>certain</w:t>
      </w:r>
      <w:r w:rsidRPr="00B33663">
        <w:rPr>
          <w:spacing w:val="-1"/>
          <w:sz w:val="26"/>
        </w:rPr>
        <w:t xml:space="preserve"> </w:t>
      </w:r>
      <w:r w:rsidRPr="00B33663">
        <w:rPr>
          <w:sz w:val="26"/>
        </w:rPr>
        <w:t>amount</w:t>
      </w:r>
      <w:r w:rsidRPr="00B33663">
        <w:rPr>
          <w:spacing w:val="-1"/>
          <w:sz w:val="26"/>
        </w:rPr>
        <w:t xml:space="preserve"> </w:t>
      </w:r>
      <w:r w:rsidRPr="00B33663">
        <w:rPr>
          <w:sz w:val="26"/>
        </w:rPr>
        <w:t>of</w:t>
      </w:r>
      <w:r w:rsidRPr="00B33663">
        <w:rPr>
          <w:spacing w:val="2"/>
          <w:sz w:val="26"/>
        </w:rPr>
        <w:t xml:space="preserve"> </w:t>
      </w:r>
      <w:r w:rsidRPr="00B33663">
        <w:rPr>
          <w:sz w:val="26"/>
        </w:rPr>
        <w:t>time</w:t>
      </w:r>
      <w:r w:rsidRPr="00B33663">
        <w:rPr>
          <w:spacing w:val="1"/>
          <w:sz w:val="26"/>
        </w:rPr>
        <w:t xml:space="preserve"> </w:t>
      </w:r>
      <w:r w:rsidRPr="00B33663">
        <w:rPr>
          <w:sz w:val="26"/>
        </w:rPr>
        <w:t>and tries</w:t>
      </w:r>
      <w:r w:rsidRPr="00B33663">
        <w:rPr>
          <w:spacing w:val="3"/>
          <w:sz w:val="26"/>
        </w:rPr>
        <w:t xml:space="preserve"> </w:t>
      </w:r>
      <w:r w:rsidRPr="00B33663">
        <w:rPr>
          <w:sz w:val="26"/>
        </w:rPr>
        <w:t>again.</w:t>
      </w:r>
    </w:p>
    <w:p w14:paraId="366D0CE2" w14:textId="77777777" w:rsidR="00CD7E1A" w:rsidRPr="00B33663" w:rsidRDefault="00A42A03" w:rsidP="00E700C1">
      <w:pPr>
        <w:pStyle w:val="ListParagraph"/>
        <w:numPr>
          <w:ilvl w:val="1"/>
          <w:numId w:val="14"/>
        </w:numPr>
        <w:tabs>
          <w:tab w:val="left" w:pos="1021"/>
        </w:tabs>
        <w:spacing w:before="5" w:line="237" w:lineRule="auto"/>
        <w:ind w:left="1020" w:right="645" w:hanging="180"/>
        <w:rPr>
          <w:sz w:val="26"/>
        </w:rPr>
      </w:pPr>
      <w:r w:rsidRPr="00B33663">
        <w:rPr>
          <w:sz w:val="26"/>
        </w:rPr>
        <w:t>Each</w:t>
      </w:r>
      <w:r w:rsidRPr="00B33663">
        <w:rPr>
          <w:spacing w:val="2"/>
          <w:sz w:val="26"/>
        </w:rPr>
        <w:t xml:space="preserve"> </w:t>
      </w:r>
      <w:r w:rsidRPr="00B33663">
        <w:rPr>
          <w:sz w:val="26"/>
        </w:rPr>
        <w:t>time</w:t>
      </w:r>
      <w:r w:rsidRPr="00B33663">
        <w:rPr>
          <w:spacing w:val="3"/>
          <w:sz w:val="26"/>
        </w:rPr>
        <w:t xml:space="preserve"> </w:t>
      </w:r>
      <w:r w:rsidRPr="00B33663">
        <w:rPr>
          <w:sz w:val="26"/>
        </w:rPr>
        <w:t>it</w:t>
      </w:r>
      <w:r w:rsidRPr="00B33663">
        <w:rPr>
          <w:spacing w:val="3"/>
          <w:sz w:val="26"/>
        </w:rPr>
        <w:t xml:space="preserve"> </w:t>
      </w:r>
      <w:r w:rsidRPr="00B33663">
        <w:rPr>
          <w:sz w:val="26"/>
        </w:rPr>
        <w:t>tries</w:t>
      </w:r>
      <w:r w:rsidRPr="00B33663">
        <w:rPr>
          <w:spacing w:val="3"/>
          <w:sz w:val="26"/>
        </w:rPr>
        <w:t xml:space="preserve"> </w:t>
      </w:r>
      <w:r w:rsidRPr="00B33663">
        <w:rPr>
          <w:sz w:val="26"/>
        </w:rPr>
        <w:t>to</w:t>
      </w:r>
      <w:r w:rsidRPr="00B33663">
        <w:rPr>
          <w:spacing w:val="3"/>
          <w:sz w:val="26"/>
        </w:rPr>
        <w:t xml:space="preserve"> </w:t>
      </w:r>
      <w:r w:rsidRPr="00B33663">
        <w:rPr>
          <w:sz w:val="26"/>
        </w:rPr>
        <w:t>transmit</w:t>
      </w:r>
      <w:r w:rsidRPr="00B33663">
        <w:rPr>
          <w:spacing w:val="3"/>
          <w:sz w:val="26"/>
        </w:rPr>
        <w:t xml:space="preserve"> </w:t>
      </w:r>
      <w:r w:rsidRPr="00B33663">
        <w:rPr>
          <w:sz w:val="26"/>
        </w:rPr>
        <w:t>but</w:t>
      </w:r>
      <w:r w:rsidRPr="00B33663">
        <w:rPr>
          <w:spacing w:val="3"/>
          <w:sz w:val="26"/>
        </w:rPr>
        <w:t xml:space="preserve"> </w:t>
      </w:r>
      <w:r w:rsidRPr="00B33663">
        <w:rPr>
          <w:sz w:val="26"/>
        </w:rPr>
        <w:t>fails,</w:t>
      </w:r>
      <w:r w:rsidRPr="00B33663">
        <w:rPr>
          <w:spacing w:val="2"/>
          <w:sz w:val="26"/>
        </w:rPr>
        <w:t xml:space="preserve"> </w:t>
      </w:r>
      <w:r w:rsidRPr="00B33663">
        <w:rPr>
          <w:sz w:val="26"/>
        </w:rPr>
        <w:t>the</w:t>
      </w:r>
      <w:r w:rsidRPr="00B33663">
        <w:rPr>
          <w:spacing w:val="3"/>
          <w:sz w:val="26"/>
        </w:rPr>
        <w:t xml:space="preserve"> </w:t>
      </w:r>
      <w:r w:rsidRPr="00B33663">
        <w:rPr>
          <w:sz w:val="26"/>
        </w:rPr>
        <w:t>adaptor</w:t>
      </w:r>
      <w:r w:rsidRPr="00B33663">
        <w:rPr>
          <w:spacing w:val="3"/>
          <w:sz w:val="26"/>
        </w:rPr>
        <w:t xml:space="preserve"> </w:t>
      </w:r>
      <w:r w:rsidRPr="00B33663">
        <w:rPr>
          <w:sz w:val="26"/>
        </w:rPr>
        <w:t>doubles</w:t>
      </w:r>
      <w:r w:rsidRPr="00B33663">
        <w:rPr>
          <w:spacing w:val="3"/>
          <w:sz w:val="26"/>
        </w:rPr>
        <w:t xml:space="preserve"> </w:t>
      </w:r>
      <w:r w:rsidRPr="00B33663">
        <w:rPr>
          <w:sz w:val="26"/>
        </w:rPr>
        <w:t>the</w:t>
      </w:r>
      <w:r w:rsidRPr="00B33663">
        <w:rPr>
          <w:spacing w:val="3"/>
          <w:sz w:val="26"/>
        </w:rPr>
        <w:t xml:space="preserve"> </w:t>
      </w:r>
      <w:r w:rsidRPr="00B33663">
        <w:rPr>
          <w:sz w:val="26"/>
        </w:rPr>
        <w:t>amount</w:t>
      </w:r>
      <w:r w:rsidRPr="00B33663">
        <w:rPr>
          <w:spacing w:val="3"/>
          <w:sz w:val="26"/>
        </w:rPr>
        <w:t xml:space="preserve"> </w:t>
      </w:r>
      <w:r w:rsidRPr="00B33663">
        <w:rPr>
          <w:sz w:val="26"/>
        </w:rPr>
        <w:t>of</w:t>
      </w:r>
      <w:r w:rsidRPr="00B33663">
        <w:rPr>
          <w:spacing w:val="5"/>
          <w:sz w:val="26"/>
        </w:rPr>
        <w:t xml:space="preserve"> </w:t>
      </w:r>
      <w:r w:rsidRPr="00B33663">
        <w:rPr>
          <w:sz w:val="26"/>
        </w:rPr>
        <w:t>time</w:t>
      </w:r>
      <w:r w:rsidRPr="00B33663">
        <w:rPr>
          <w:spacing w:val="-62"/>
          <w:sz w:val="26"/>
        </w:rPr>
        <w:t xml:space="preserve"> </w:t>
      </w:r>
      <w:r w:rsidRPr="00B33663">
        <w:rPr>
          <w:sz w:val="26"/>
        </w:rPr>
        <w:t>it</w:t>
      </w:r>
      <w:r w:rsidRPr="00B33663">
        <w:rPr>
          <w:spacing w:val="-2"/>
          <w:sz w:val="26"/>
        </w:rPr>
        <w:t xml:space="preserve"> </w:t>
      </w:r>
      <w:r w:rsidRPr="00B33663">
        <w:rPr>
          <w:sz w:val="26"/>
        </w:rPr>
        <w:t>waits</w:t>
      </w:r>
      <w:r w:rsidRPr="00B33663">
        <w:rPr>
          <w:spacing w:val="-1"/>
          <w:sz w:val="26"/>
        </w:rPr>
        <w:t xml:space="preserve"> </w:t>
      </w:r>
      <w:r w:rsidRPr="00B33663">
        <w:rPr>
          <w:sz w:val="26"/>
        </w:rPr>
        <w:t>before</w:t>
      </w:r>
      <w:r w:rsidRPr="00B33663">
        <w:rPr>
          <w:spacing w:val="-1"/>
          <w:sz w:val="26"/>
        </w:rPr>
        <w:t xml:space="preserve"> </w:t>
      </w:r>
      <w:r w:rsidRPr="00B33663">
        <w:rPr>
          <w:sz w:val="26"/>
        </w:rPr>
        <w:t>trying</w:t>
      </w:r>
      <w:r w:rsidRPr="00B33663">
        <w:rPr>
          <w:spacing w:val="-1"/>
          <w:sz w:val="26"/>
        </w:rPr>
        <w:t xml:space="preserve"> </w:t>
      </w:r>
      <w:r w:rsidRPr="00B33663">
        <w:rPr>
          <w:sz w:val="26"/>
        </w:rPr>
        <w:t>again.</w:t>
      </w:r>
    </w:p>
    <w:p w14:paraId="64FED2DF" w14:textId="77777777" w:rsidR="00CD7E1A" w:rsidRPr="00B33663" w:rsidRDefault="00A42A03" w:rsidP="00E700C1">
      <w:pPr>
        <w:pStyle w:val="ListParagraph"/>
        <w:numPr>
          <w:ilvl w:val="1"/>
          <w:numId w:val="14"/>
        </w:numPr>
        <w:tabs>
          <w:tab w:val="left" w:pos="1021"/>
        </w:tabs>
        <w:spacing w:before="5" w:line="237" w:lineRule="auto"/>
        <w:ind w:left="1020" w:right="644" w:hanging="180"/>
        <w:rPr>
          <w:b/>
          <w:sz w:val="26"/>
        </w:rPr>
      </w:pPr>
      <w:r w:rsidRPr="00B33663">
        <w:rPr>
          <w:noProof/>
          <w:lang w:val="en-IN" w:eastAsia="en-IN"/>
        </w:rPr>
        <w:drawing>
          <wp:anchor distT="0" distB="0" distL="0" distR="0" simplePos="0" relativeHeight="251685376" behindDoc="0" locked="0" layoutInCell="1" allowOverlap="1" wp14:anchorId="027CFC70" wp14:editId="07777777">
            <wp:simplePos x="0" y="0"/>
            <wp:positionH relativeFrom="page">
              <wp:posOffset>1993140</wp:posOffset>
            </wp:positionH>
            <wp:positionV relativeFrom="paragraph">
              <wp:posOffset>420722</wp:posOffset>
            </wp:positionV>
            <wp:extent cx="3961537" cy="2653665"/>
            <wp:effectExtent l="0" t="0" r="0" b="0"/>
            <wp:wrapTopAndBottom/>
            <wp:docPr id="99" name="image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51.png"/>
                    <pic:cNvPicPr/>
                  </pic:nvPicPr>
                  <pic:blipFill>
                    <a:blip r:embed="rId58" cstate="print"/>
                    <a:stretch>
                      <a:fillRect/>
                    </a:stretch>
                  </pic:blipFill>
                  <pic:spPr>
                    <a:xfrm>
                      <a:off x="0" y="0"/>
                      <a:ext cx="3961537" cy="2653665"/>
                    </a:xfrm>
                    <a:prstGeom prst="rect">
                      <a:avLst/>
                    </a:prstGeom>
                  </pic:spPr>
                </pic:pic>
              </a:graphicData>
            </a:graphic>
          </wp:anchor>
        </w:drawing>
      </w:r>
      <w:r w:rsidRPr="00B33663">
        <w:rPr>
          <w:sz w:val="26"/>
        </w:rPr>
        <w:t>This</w:t>
      </w:r>
      <w:r w:rsidRPr="00B33663">
        <w:rPr>
          <w:spacing w:val="63"/>
          <w:sz w:val="26"/>
        </w:rPr>
        <w:t xml:space="preserve"> </w:t>
      </w:r>
      <w:r w:rsidRPr="00B33663">
        <w:rPr>
          <w:sz w:val="26"/>
        </w:rPr>
        <w:t>strategy</w:t>
      </w:r>
      <w:r w:rsidRPr="00B33663">
        <w:rPr>
          <w:spacing w:val="60"/>
          <w:sz w:val="26"/>
        </w:rPr>
        <w:t xml:space="preserve"> </w:t>
      </w:r>
      <w:r w:rsidRPr="00B33663">
        <w:rPr>
          <w:sz w:val="26"/>
        </w:rPr>
        <w:t>of</w:t>
      </w:r>
      <w:r w:rsidRPr="00B33663">
        <w:rPr>
          <w:spacing w:val="1"/>
          <w:sz w:val="26"/>
        </w:rPr>
        <w:t xml:space="preserve"> </w:t>
      </w:r>
      <w:r w:rsidRPr="00B33663">
        <w:rPr>
          <w:sz w:val="26"/>
        </w:rPr>
        <w:t>doubling</w:t>
      </w:r>
      <w:r w:rsidRPr="00B33663">
        <w:rPr>
          <w:spacing w:val="64"/>
          <w:sz w:val="26"/>
        </w:rPr>
        <w:t xml:space="preserve"> </w:t>
      </w:r>
      <w:r w:rsidRPr="00B33663">
        <w:rPr>
          <w:sz w:val="26"/>
        </w:rPr>
        <w:t>the</w:t>
      </w:r>
      <w:r w:rsidRPr="00B33663">
        <w:rPr>
          <w:spacing w:val="63"/>
          <w:sz w:val="26"/>
        </w:rPr>
        <w:t xml:space="preserve"> </w:t>
      </w:r>
      <w:r w:rsidRPr="00B33663">
        <w:rPr>
          <w:sz w:val="26"/>
        </w:rPr>
        <w:t>delay</w:t>
      </w:r>
      <w:r w:rsidRPr="00B33663">
        <w:rPr>
          <w:spacing w:val="60"/>
          <w:sz w:val="26"/>
        </w:rPr>
        <w:t xml:space="preserve"> </w:t>
      </w:r>
      <w:r w:rsidRPr="00B33663">
        <w:rPr>
          <w:sz w:val="26"/>
        </w:rPr>
        <w:t>interval</w:t>
      </w:r>
      <w:r w:rsidRPr="00B33663">
        <w:rPr>
          <w:spacing w:val="64"/>
          <w:sz w:val="26"/>
        </w:rPr>
        <w:t xml:space="preserve"> </w:t>
      </w:r>
      <w:r w:rsidRPr="00B33663">
        <w:rPr>
          <w:sz w:val="26"/>
        </w:rPr>
        <w:t>between</w:t>
      </w:r>
      <w:r w:rsidRPr="00B33663">
        <w:rPr>
          <w:spacing w:val="63"/>
          <w:sz w:val="26"/>
        </w:rPr>
        <w:t xml:space="preserve"> </w:t>
      </w:r>
      <w:r w:rsidRPr="00B33663">
        <w:rPr>
          <w:sz w:val="26"/>
        </w:rPr>
        <w:t>each</w:t>
      </w:r>
      <w:r w:rsidRPr="00B33663">
        <w:rPr>
          <w:spacing w:val="64"/>
          <w:sz w:val="26"/>
        </w:rPr>
        <w:t xml:space="preserve"> </w:t>
      </w:r>
      <w:r w:rsidRPr="00B33663">
        <w:rPr>
          <w:sz w:val="26"/>
        </w:rPr>
        <w:t>retransmission</w:t>
      </w:r>
      <w:r w:rsidRPr="00B33663">
        <w:rPr>
          <w:spacing w:val="-62"/>
          <w:sz w:val="26"/>
        </w:rPr>
        <w:t xml:space="preserve"> </w:t>
      </w:r>
      <w:r w:rsidRPr="00B33663">
        <w:rPr>
          <w:sz w:val="26"/>
        </w:rPr>
        <w:t>attempt</w:t>
      </w:r>
      <w:r w:rsidRPr="00B33663">
        <w:rPr>
          <w:spacing w:val="-2"/>
          <w:sz w:val="26"/>
        </w:rPr>
        <w:t xml:space="preserve"> </w:t>
      </w:r>
      <w:r w:rsidRPr="00B33663">
        <w:rPr>
          <w:sz w:val="26"/>
        </w:rPr>
        <w:t>is</w:t>
      </w:r>
      <w:r w:rsidRPr="00B33663">
        <w:rPr>
          <w:spacing w:val="-1"/>
          <w:sz w:val="26"/>
        </w:rPr>
        <w:t xml:space="preserve"> </w:t>
      </w:r>
      <w:r w:rsidRPr="00B33663">
        <w:rPr>
          <w:sz w:val="26"/>
        </w:rPr>
        <w:t>a</w:t>
      </w:r>
      <w:r w:rsidRPr="00B33663">
        <w:rPr>
          <w:spacing w:val="1"/>
          <w:sz w:val="26"/>
        </w:rPr>
        <w:t xml:space="preserve"> </w:t>
      </w:r>
      <w:r w:rsidRPr="00B33663">
        <w:rPr>
          <w:sz w:val="26"/>
        </w:rPr>
        <w:t>general</w:t>
      </w:r>
      <w:r w:rsidRPr="00B33663">
        <w:rPr>
          <w:spacing w:val="-1"/>
          <w:sz w:val="26"/>
        </w:rPr>
        <w:t xml:space="preserve"> </w:t>
      </w:r>
      <w:r w:rsidRPr="00B33663">
        <w:rPr>
          <w:sz w:val="26"/>
        </w:rPr>
        <w:t>technique</w:t>
      </w:r>
      <w:r w:rsidRPr="00B33663">
        <w:rPr>
          <w:spacing w:val="-2"/>
          <w:sz w:val="26"/>
        </w:rPr>
        <w:t xml:space="preserve"> </w:t>
      </w:r>
      <w:r w:rsidRPr="00B33663">
        <w:rPr>
          <w:sz w:val="26"/>
        </w:rPr>
        <w:t>known</w:t>
      </w:r>
      <w:r w:rsidRPr="00B33663">
        <w:rPr>
          <w:spacing w:val="-1"/>
          <w:sz w:val="26"/>
        </w:rPr>
        <w:t xml:space="preserve"> </w:t>
      </w:r>
      <w:r w:rsidRPr="00B33663">
        <w:rPr>
          <w:sz w:val="26"/>
        </w:rPr>
        <w:t>as</w:t>
      </w:r>
      <w:r w:rsidRPr="00B33663">
        <w:rPr>
          <w:spacing w:val="2"/>
          <w:sz w:val="26"/>
        </w:rPr>
        <w:t xml:space="preserve"> </w:t>
      </w:r>
      <w:r w:rsidRPr="00B33663">
        <w:rPr>
          <w:b/>
          <w:sz w:val="26"/>
        </w:rPr>
        <w:t>exponential</w:t>
      </w:r>
      <w:r w:rsidRPr="00B33663">
        <w:rPr>
          <w:b/>
          <w:spacing w:val="-1"/>
          <w:sz w:val="26"/>
        </w:rPr>
        <w:t xml:space="preserve"> </w:t>
      </w:r>
      <w:r w:rsidRPr="00B33663">
        <w:rPr>
          <w:b/>
          <w:sz w:val="26"/>
        </w:rPr>
        <w:t>back-off.</w:t>
      </w:r>
    </w:p>
    <w:p w14:paraId="44F69B9A" w14:textId="77777777" w:rsidR="00CD7E1A" w:rsidRPr="00B33663" w:rsidRDefault="00CD7E1A">
      <w:pPr>
        <w:spacing w:line="237" w:lineRule="auto"/>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F07D11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04E806E5">
          <v:group id="_x0000_s1083" style="width:436.3pt;height:4.45pt;mso-position-horizontal-relative:char;mso-position-vertical-relative:line" coordsize="8726,89">
            <v:shape id="_x0000_s1084" style="position:absolute;width:8726;height:89" coordsize="8726,89" o:spt="100" adj="0,,0" path="m8726,29l,29,,89r8726,l8726,29xm8726,l,,,14r8726,l8726,xe" fillcolor="#612322" stroked="f">
              <v:stroke joinstyle="round"/>
              <v:formulas/>
              <v:path arrowok="t" o:connecttype="segments"/>
            </v:shape>
            <w10:anchorlock/>
          </v:group>
        </w:pict>
      </w:r>
    </w:p>
    <w:p w14:paraId="41508A3C" w14:textId="77777777" w:rsidR="00CD7E1A" w:rsidRPr="00B33663" w:rsidRDefault="00CD7E1A">
      <w:pPr>
        <w:pStyle w:val="BodyText"/>
        <w:spacing w:before="2"/>
        <w:ind w:left="0"/>
        <w:rPr>
          <w:b/>
          <w:sz w:val="17"/>
        </w:rPr>
      </w:pPr>
    </w:p>
    <w:p w14:paraId="2750DC2D" w14:textId="77777777" w:rsidR="00CD7E1A" w:rsidRPr="00B33663" w:rsidRDefault="00A42A03">
      <w:pPr>
        <w:pStyle w:val="Heading4"/>
        <w:spacing w:before="89"/>
        <w:ind w:left="4119" w:right="975" w:hanging="3299"/>
      </w:pPr>
      <w:r w:rsidRPr="00B33663">
        <w:t>CARRIER</w:t>
      </w:r>
      <w:r w:rsidRPr="00B33663">
        <w:rPr>
          <w:spacing w:val="-3"/>
        </w:rPr>
        <w:t xml:space="preserve"> </w:t>
      </w:r>
      <w:r w:rsidRPr="00B33663">
        <w:t>SENSE</w:t>
      </w:r>
      <w:r w:rsidRPr="00B33663">
        <w:rPr>
          <w:spacing w:val="-3"/>
        </w:rPr>
        <w:t xml:space="preserve"> </w:t>
      </w:r>
      <w:r w:rsidRPr="00B33663">
        <w:t>MULTIPLE</w:t>
      </w:r>
      <w:r w:rsidRPr="00B33663">
        <w:rPr>
          <w:spacing w:val="-3"/>
        </w:rPr>
        <w:t xml:space="preserve"> </w:t>
      </w:r>
      <w:r w:rsidRPr="00B33663">
        <w:t>ACCESS</w:t>
      </w:r>
      <w:r w:rsidRPr="00B33663">
        <w:rPr>
          <w:spacing w:val="-2"/>
        </w:rPr>
        <w:t xml:space="preserve"> </w:t>
      </w:r>
      <w:r w:rsidRPr="00B33663">
        <w:t>/</w:t>
      </w:r>
      <w:r w:rsidRPr="00B33663">
        <w:rPr>
          <w:spacing w:val="-1"/>
        </w:rPr>
        <w:t xml:space="preserve"> </w:t>
      </w:r>
      <w:r w:rsidRPr="00B33663">
        <w:t>COLLISION</w:t>
      </w:r>
      <w:r w:rsidRPr="00B33663">
        <w:rPr>
          <w:spacing w:val="-3"/>
        </w:rPr>
        <w:t xml:space="preserve"> </w:t>
      </w:r>
      <w:r w:rsidRPr="00B33663">
        <w:t>AVOIDANCE</w:t>
      </w:r>
      <w:r w:rsidRPr="00B33663">
        <w:rPr>
          <w:spacing w:val="-62"/>
        </w:rPr>
        <w:t xml:space="preserve"> </w:t>
      </w:r>
      <w:r w:rsidRPr="00B33663">
        <w:t>(CSMA/CA)</w:t>
      </w:r>
    </w:p>
    <w:p w14:paraId="28E7D309" w14:textId="77777777" w:rsidR="00CD7E1A" w:rsidRPr="00B33663" w:rsidRDefault="00A42A03" w:rsidP="00E700C1">
      <w:pPr>
        <w:pStyle w:val="ListParagraph"/>
        <w:numPr>
          <w:ilvl w:val="1"/>
          <w:numId w:val="14"/>
        </w:numPr>
        <w:tabs>
          <w:tab w:val="left" w:pos="1201"/>
        </w:tabs>
        <w:ind w:right="638"/>
        <w:jc w:val="both"/>
        <w:rPr>
          <w:sz w:val="26"/>
        </w:rPr>
      </w:pPr>
      <w:r w:rsidRPr="00B33663">
        <w:rPr>
          <w:sz w:val="26"/>
        </w:rPr>
        <w:t>Carrier sense multiple access with collision avoidance (CSMA/CA) was</w:t>
      </w:r>
      <w:r w:rsidRPr="00B33663">
        <w:rPr>
          <w:spacing w:val="1"/>
          <w:sz w:val="26"/>
        </w:rPr>
        <w:t xml:space="preserve"> </w:t>
      </w:r>
      <w:r w:rsidRPr="00B33663">
        <w:rPr>
          <w:sz w:val="26"/>
        </w:rPr>
        <w:t>invented</w:t>
      </w:r>
      <w:r w:rsidRPr="00B33663">
        <w:rPr>
          <w:spacing w:val="-2"/>
          <w:sz w:val="26"/>
        </w:rPr>
        <w:t xml:space="preserve"> </w:t>
      </w:r>
      <w:r w:rsidRPr="00B33663">
        <w:rPr>
          <w:sz w:val="26"/>
        </w:rPr>
        <w:t>for</w:t>
      </w:r>
      <w:r w:rsidRPr="00B33663">
        <w:rPr>
          <w:spacing w:val="-1"/>
          <w:sz w:val="26"/>
        </w:rPr>
        <w:t xml:space="preserve"> </w:t>
      </w:r>
      <w:r w:rsidRPr="00B33663">
        <w:rPr>
          <w:sz w:val="26"/>
        </w:rPr>
        <w:t>wireless</w:t>
      </w:r>
      <w:r w:rsidRPr="00B33663">
        <w:rPr>
          <w:spacing w:val="-1"/>
          <w:sz w:val="26"/>
        </w:rPr>
        <w:t xml:space="preserve"> </w:t>
      </w:r>
      <w:r w:rsidRPr="00B33663">
        <w:rPr>
          <w:sz w:val="26"/>
        </w:rPr>
        <w:t>networks.</w:t>
      </w:r>
    </w:p>
    <w:p w14:paraId="64204888" w14:textId="77777777" w:rsidR="00CD7E1A" w:rsidRPr="00B33663" w:rsidRDefault="00A42A03" w:rsidP="00E700C1">
      <w:pPr>
        <w:pStyle w:val="ListParagraph"/>
        <w:numPr>
          <w:ilvl w:val="1"/>
          <w:numId w:val="14"/>
        </w:numPr>
        <w:tabs>
          <w:tab w:val="left" w:pos="1201"/>
        </w:tabs>
        <w:ind w:right="639"/>
        <w:jc w:val="both"/>
        <w:rPr>
          <w:sz w:val="26"/>
        </w:rPr>
      </w:pPr>
      <w:r w:rsidRPr="00B33663">
        <w:rPr>
          <w:sz w:val="26"/>
        </w:rPr>
        <w:t>Wireless</w:t>
      </w:r>
      <w:r w:rsidRPr="00B33663">
        <w:rPr>
          <w:spacing w:val="1"/>
          <w:sz w:val="26"/>
        </w:rPr>
        <w:t xml:space="preserve"> </w:t>
      </w:r>
      <w:r w:rsidRPr="00B33663">
        <w:rPr>
          <w:sz w:val="26"/>
        </w:rPr>
        <w:t>protocol</w:t>
      </w:r>
      <w:r w:rsidRPr="00B33663">
        <w:rPr>
          <w:spacing w:val="1"/>
          <w:sz w:val="26"/>
        </w:rPr>
        <w:t xml:space="preserve"> </w:t>
      </w:r>
      <w:r w:rsidRPr="00B33663">
        <w:rPr>
          <w:sz w:val="26"/>
        </w:rPr>
        <w:t>would</w:t>
      </w:r>
      <w:r w:rsidRPr="00B33663">
        <w:rPr>
          <w:spacing w:val="1"/>
          <w:sz w:val="26"/>
        </w:rPr>
        <w:t xml:space="preserve"> </w:t>
      </w:r>
      <w:r w:rsidRPr="00B33663">
        <w:rPr>
          <w:sz w:val="26"/>
        </w:rPr>
        <w:t>follow</w:t>
      </w:r>
      <w:r w:rsidRPr="00B33663">
        <w:rPr>
          <w:spacing w:val="1"/>
          <w:sz w:val="26"/>
        </w:rPr>
        <w:t xml:space="preserve"> </w:t>
      </w:r>
      <w:r w:rsidRPr="00B33663">
        <w:rPr>
          <w:sz w:val="26"/>
        </w:rPr>
        <w:t>exactly</w:t>
      </w:r>
      <w:r w:rsidRPr="00B33663">
        <w:rPr>
          <w:spacing w:val="1"/>
          <w:sz w:val="26"/>
        </w:rPr>
        <w:t xml:space="preserve"> </w:t>
      </w:r>
      <w:r w:rsidRPr="00B33663">
        <w:rPr>
          <w:sz w:val="26"/>
        </w:rPr>
        <w:t>the</w:t>
      </w:r>
      <w:r w:rsidRPr="00B33663">
        <w:rPr>
          <w:spacing w:val="1"/>
          <w:sz w:val="26"/>
        </w:rPr>
        <w:t xml:space="preserve"> </w:t>
      </w:r>
      <w:r w:rsidRPr="00B33663">
        <w:rPr>
          <w:sz w:val="26"/>
        </w:rPr>
        <w:t>same</w:t>
      </w:r>
      <w:r w:rsidRPr="00B33663">
        <w:rPr>
          <w:spacing w:val="1"/>
          <w:sz w:val="26"/>
        </w:rPr>
        <w:t xml:space="preserve"> </w:t>
      </w:r>
      <w:r w:rsidRPr="00B33663">
        <w:rPr>
          <w:sz w:val="26"/>
        </w:rPr>
        <w:t>algorithm</w:t>
      </w:r>
      <w:r w:rsidRPr="00B33663">
        <w:rPr>
          <w:spacing w:val="1"/>
          <w:sz w:val="26"/>
        </w:rPr>
        <w:t xml:space="preserve"> </w:t>
      </w:r>
      <w:r w:rsidRPr="00B33663">
        <w:rPr>
          <w:sz w:val="26"/>
        </w:rPr>
        <w:t>as</w:t>
      </w:r>
      <w:r w:rsidRPr="00B33663">
        <w:rPr>
          <w:spacing w:val="1"/>
          <w:sz w:val="26"/>
        </w:rPr>
        <w:t xml:space="preserve"> </w:t>
      </w:r>
      <w:r w:rsidRPr="00B33663">
        <w:rPr>
          <w:sz w:val="26"/>
        </w:rPr>
        <w:t>the</w:t>
      </w:r>
      <w:r w:rsidRPr="00B33663">
        <w:rPr>
          <w:spacing w:val="1"/>
          <w:sz w:val="26"/>
        </w:rPr>
        <w:t xml:space="preserve"> </w:t>
      </w:r>
      <w:r w:rsidRPr="00B33663">
        <w:rPr>
          <w:sz w:val="26"/>
        </w:rPr>
        <w:t>Ethernet—Wait until the link becomes idle before transmitting and back off</w:t>
      </w:r>
      <w:r w:rsidRPr="00B33663">
        <w:rPr>
          <w:spacing w:val="1"/>
          <w:sz w:val="26"/>
        </w:rPr>
        <w:t xml:space="preserve"> </w:t>
      </w:r>
      <w:r w:rsidRPr="00B33663">
        <w:rPr>
          <w:sz w:val="26"/>
        </w:rPr>
        <w:t>should</w:t>
      </w:r>
      <w:r w:rsidRPr="00B33663">
        <w:rPr>
          <w:spacing w:val="-2"/>
          <w:sz w:val="26"/>
        </w:rPr>
        <w:t xml:space="preserve"> </w:t>
      </w:r>
      <w:r w:rsidRPr="00B33663">
        <w:rPr>
          <w:sz w:val="26"/>
        </w:rPr>
        <w:t>a</w:t>
      </w:r>
      <w:r w:rsidRPr="00B33663">
        <w:rPr>
          <w:spacing w:val="-1"/>
          <w:sz w:val="26"/>
        </w:rPr>
        <w:t xml:space="preserve"> </w:t>
      </w:r>
      <w:r w:rsidRPr="00B33663">
        <w:rPr>
          <w:sz w:val="26"/>
        </w:rPr>
        <w:t>collision</w:t>
      </w:r>
      <w:r w:rsidRPr="00B33663">
        <w:rPr>
          <w:spacing w:val="1"/>
          <w:sz w:val="26"/>
        </w:rPr>
        <w:t xml:space="preserve"> </w:t>
      </w:r>
      <w:r w:rsidRPr="00B33663">
        <w:rPr>
          <w:sz w:val="26"/>
        </w:rPr>
        <w:t>occur.</w:t>
      </w:r>
    </w:p>
    <w:p w14:paraId="7A903958" w14:textId="77777777" w:rsidR="00CD7E1A" w:rsidRPr="00B33663" w:rsidRDefault="00A42A03" w:rsidP="00E700C1">
      <w:pPr>
        <w:pStyle w:val="ListParagraph"/>
        <w:numPr>
          <w:ilvl w:val="1"/>
          <w:numId w:val="14"/>
        </w:numPr>
        <w:tabs>
          <w:tab w:val="left" w:pos="1201"/>
        </w:tabs>
        <w:spacing w:line="237" w:lineRule="auto"/>
        <w:ind w:right="644"/>
        <w:jc w:val="both"/>
        <w:rPr>
          <w:sz w:val="26"/>
        </w:rPr>
      </w:pPr>
      <w:r w:rsidRPr="00B33663">
        <w:rPr>
          <w:sz w:val="26"/>
        </w:rPr>
        <w:t>Collisions are avoided through the use of CSMA/CA’s three strategies: the</w:t>
      </w:r>
      <w:r w:rsidRPr="00B33663">
        <w:rPr>
          <w:spacing w:val="1"/>
          <w:sz w:val="26"/>
        </w:rPr>
        <w:t xml:space="preserve"> </w:t>
      </w:r>
      <w:r w:rsidRPr="00B33663">
        <w:rPr>
          <w:sz w:val="26"/>
        </w:rPr>
        <w:t>interframe</w:t>
      </w:r>
      <w:r w:rsidRPr="00B33663">
        <w:rPr>
          <w:spacing w:val="-2"/>
          <w:sz w:val="26"/>
        </w:rPr>
        <w:t xml:space="preserve"> </w:t>
      </w:r>
      <w:r w:rsidRPr="00B33663">
        <w:rPr>
          <w:sz w:val="26"/>
        </w:rPr>
        <w:t>space,</w:t>
      </w:r>
      <w:r w:rsidRPr="00B33663">
        <w:rPr>
          <w:spacing w:val="-1"/>
          <w:sz w:val="26"/>
        </w:rPr>
        <w:t xml:space="preserve"> </w:t>
      </w:r>
      <w:r w:rsidRPr="00B33663">
        <w:rPr>
          <w:sz w:val="26"/>
        </w:rPr>
        <w:t>the</w:t>
      </w:r>
      <w:r w:rsidRPr="00B33663">
        <w:rPr>
          <w:spacing w:val="1"/>
          <w:sz w:val="26"/>
        </w:rPr>
        <w:t xml:space="preserve"> </w:t>
      </w:r>
      <w:r w:rsidRPr="00B33663">
        <w:rPr>
          <w:sz w:val="26"/>
        </w:rPr>
        <w:t>contention</w:t>
      </w:r>
      <w:r w:rsidRPr="00B33663">
        <w:rPr>
          <w:spacing w:val="1"/>
          <w:sz w:val="26"/>
        </w:rPr>
        <w:t xml:space="preserve"> </w:t>
      </w:r>
      <w:r w:rsidRPr="00B33663">
        <w:rPr>
          <w:sz w:val="26"/>
        </w:rPr>
        <w:t>window,</w:t>
      </w:r>
      <w:r w:rsidRPr="00B33663">
        <w:rPr>
          <w:spacing w:val="-2"/>
          <w:sz w:val="26"/>
        </w:rPr>
        <w:t xml:space="preserve"> </w:t>
      </w:r>
      <w:r w:rsidRPr="00B33663">
        <w:rPr>
          <w:sz w:val="26"/>
        </w:rPr>
        <w:t>and</w:t>
      </w:r>
      <w:r w:rsidRPr="00B33663">
        <w:rPr>
          <w:spacing w:val="2"/>
          <w:sz w:val="26"/>
        </w:rPr>
        <w:t xml:space="preserve"> </w:t>
      </w:r>
      <w:r w:rsidRPr="00B33663">
        <w:rPr>
          <w:sz w:val="26"/>
        </w:rPr>
        <w:t>acknowledgments</w:t>
      </w:r>
    </w:p>
    <w:p w14:paraId="43D6B1D6" w14:textId="77777777" w:rsidR="00CD7E1A" w:rsidRPr="00B33663" w:rsidRDefault="00CD7E1A">
      <w:pPr>
        <w:pStyle w:val="BodyText"/>
        <w:spacing w:before="8"/>
        <w:ind w:left="0"/>
        <w:rPr>
          <w:sz w:val="25"/>
        </w:rPr>
      </w:pPr>
    </w:p>
    <w:p w14:paraId="3B392543" w14:textId="77777777" w:rsidR="00CD7E1A" w:rsidRPr="00B33663" w:rsidRDefault="00A42A03">
      <w:pPr>
        <w:pStyle w:val="BodyText"/>
        <w:spacing w:line="242" w:lineRule="auto"/>
        <w:ind w:left="480" w:right="635"/>
        <w:jc w:val="both"/>
        <w:rPr>
          <w:b/>
        </w:rPr>
      </w:pPr>
      <w:r w:rsidRPr="00B33663">
        <w:rPr>
          <w:b/>
          <w:i/>
        </w:rPr>
        <w:t>Interframe Space (IFS) -</w:t>
      </w:r>
      <w:r w:rsidRPr="00B33663">
        <w:rPr>
          <w:b/>
          <w:i/>
          <w:spacing w:val="1"/>
        </w:rPr>
        <w:t xml:space="preserve"> </w:t>
      </w:r>
      <w:r w:rsidRPr="00B33663">
        <w:t>First, collisions are avoided by deferring transmission</w:t>
      </w:r>
      <w:r w:rsidRPr="00B33663">
        <w:rPr>
          <w:spacing w:val="1"/>
        </w:rPr>
        <w:t xml:space="preserve"> </w:t>
      </w:r>
      <w:r w:rsidRPr="00B33663">
        <w:t>even if the channel is found idle. When an idle channel is found, the station does</w:t>
      </w:r>
      <w:r w:rsidRPr="00B33663">
        <w:rPr>
          <w:spacing w:val="1"/>
        </w:rPr>
        <w:t xml:space="preserve"> </w:t>
      </w:r>
      <w:r w:rsidRPr="00B33663">
        <w:t xml:space="preserve">not send immediately. It waits for a period of time called the </w:t>
      </w:r>
      <w:r w:rsidRPr="00B33663">
        <w:rPr>
          <w:b/>
          <w:i/>
        </w:rPr>
        <w:t xml:space="preserve">interframe space </w:t>
      </w:r>
      <w:r w:rsidRPr="00B33663">
        <w:t>or</w:t>
      </w:r>
      <w:r w:rsidRPr="00B33663">
        <w:rPr>
          <w:spacing w:val="1"/>
        </w:rPr>
        <w:t xml:space="preserve"> </w:t>
      </w:r>
      <w:r w:rsidRPr="00B33663">
        <w:rPr>
          <w:b/>
          <w:i/>
        </w:rPr>
        <w:t>IFS</w:t>
      </w:r>
      <w:r w:rsidRPr="00B33663">
        <w:rPr>
          <w:b/>
        </w:rPr>
        <w:t>.</w:t>
      </w:r>
    </w:p>
    <w:p w14:paraId="17DBC151" w14:textId="77777777" w:rsidR="00CD7E1A" w:rsidRPr="00B33663" w:rsidRDefault="00CD7E1A">
      <w:pPr>
        <w:pStyle w:val="BodyText"/>
        <w:ind w:left="0"/>
        <w:rPr>
          <w:b/>
          <w:sz w:val="25"/>
        </w:rPr>
      </w:pPr>
    </w:p>
    <w:p w14:paraId="23BE24BE" w14:textId="77777777" w:rsidR="00CD7E1A" w:rsidRPr="00B33663" w:rsidRDefault="00A42A03">
      <w:pPr>
        <w:pStyle w:val="BodyText"/>
        <w:ind w:left="480" w:right="637"/>
        <w:jc w:val="both"/>
      </w:pPr>
      <w:r w:rsidRPr="00B33663">
        <w:rPr>
          <w:b/>
          <w:i/>
        </w:rPr>
        <w:t>Contention Window</w:t>
      </w:r>
      <w:r w:rsidRPr="00B33663">
        <w:rPr>
          <w:b/>
          <w:i/>
          <w:spacing w:val="1"/>
        </w:rPr>
        <w:t xml:space="preserve"> </w:t>
      </w:r>
      <w:r w:rsidRPr="00B33663">
        <w:rPr>
          <w:b/>
          <w:i/>
        </w:rPr>
        <w:t>-</w:t>
      </w:r>
      <w:r w:rsidRPr="00B33663">
        <w:rPr>
          <w:b/>
          <w:i/>
          <w:spacing w:val="1"/>
        </w:rPr>
        <w:t xml:space="preserve"> </w:t>
      </w:r>
      <w:r w:rsidRPr="00B33663">
        <w:t xml:space="preserve">The </w:t>
      </w:r>
      <w:r w:rsidRPr="00B33663">
        <w:rPr>
          <w:b/>
        </w:rPr>
        <w:t xml:space="preserve">contention window </w:t>
      </w:r>
      <w:r w:rsidRPr="00B33663">
        <w:t>is an amount of time divided into</w:t>
      </w:r>
      <w:r w:rsidRPr="00B33663">
        <w:rPr>
          <w:spacing w:val="1"/>
        </w:rPr>
        <w:t xml:space="preserve"> </w:t>
      </w:r>
      <w:r w:rsidRPr="00B33663">
        <w:t>slots. A station that is ready to send chooses a random number of slots as its wait</w:t>
      </w:r>
      <w:r w:rsidRPr="00B33663">
        <w:rPr>
          <w:spacing w:val="1"/>
        </w:rPr>
        <w:t xml:space="preserve"> </w:t>
      </w:r>
      <w:r w:rsidRPr="00B33663">
        <w:t>time.</w:t>
      </w:r>
      <w:r w:rsidRPr="00B33663">
        <w:rPr>
          <w:spacing w:val="1"/>
        </w:rPr>
        <w:t xml:space="preserve"> </w:t>
      </w:r>
      <w:r w:rsidRPr="00B33663">
        <w:t>The</w:t>
      </w:r>
      <w:r w:rsidRPr="00B33663">
        <w:rPr>
          <w:spacing w:val="1"/>
        </w:rPr>
        <w:t xml:space="preserve"> </w:t>
      </w:r>
      <w:r w:rsidRPr="00B33663">
        <w:t>number</w:t>
      </w:r>
      <w:r w:rsidRPr="00B33663">
        <w:rPr>
          <w:spacing w:val="1"/>
        </w:rPr>
        <w:t xml:space="preserve"> </w:t>
      </w:r>
      <w:r w:rsidRPr="00B33663">
        <w:t>of</w:t>
      </w:r>
      <w:r w:rsidRPr="00B33663">
        <w:rPr>
          <w:spacing w:val="1"/>
        </w:rPr>
        <w:t xml:space="preserve"> </w:t>
      </w:r>
      <w:r w:rsidRPr="00B33663">
        <w:t>slots</w:t>
      </w:r>
      <w:r w:rsidRPr="00B33663">
        <w:rPr>
          <w:spacing w:val="1"/>
        </w:rPr>
        <w:t xml:space="preserve"> </w:t>
      </w:r>
      <w:r w:rsidRPr="00B33663">
        <w:t>in</w:t>
      </w:r>
      <w:r w:rsidRPr="00B33663">
        <w:rPr>
          <w:spacing w:val="1"/>
        </w:rPr>
        <w:t xml:space="preserve"> </w:t>
      </w:r>
      <w:r w:rsidRPr="00B33663">
        <w:t>the</w:t>
      </w:r>
      <w:r w:rsidRPr="00B33663">
        <w:rPr>
          <w:spacing w:val="1"/>
        </w:rPr>
        <w:t xml:space="preserve"> </w:t>
      </w:r>
      <w:r w:rsidRPr="00B33663">
        <w:t>window</w:t>
      </w:r>
      <w:r w:rsidRPr="00B33663">
        <w:rPr>
          <w:spacing w:val="1"/>
        </w:rPr>
        <w:t xml:space="preserve"> </w:t>
      </w:r>
      <w:r w:rsidRPr="00B33663">
        <w:t>changes</w:t>
      </w:r>
      <w:r w:rsidRPr="00B33663">
        <w:rPr>
          <w:spacing w:val="1"/>
        </w:rPr>
        <w:t xml:space="preserve"> </w:t>
      </w:r>
      <w:r w:rsidRPr="00B33663">
        <w:t>according</w:t>
      </w:r>
      <w:r w:rsidRPr="00B33663">
        <w:rPr>
          <w:spacing w:val="1"/>
        </w:rPr>
        <w:t xml:space="preserve"> </w:t>
      </w:r>
      <w:r w:rsidRPr="00B33663">
        <w:t>to</w:t>
      </w:r>
      <w:r w:rsidRPr="00B33663">
        <w:rPr>
          <w:spacing w:val="1"/>
        </w:rPr>
        <w:t xml:space="preserve"> </w:t>
      </w:r>
      <w:r w:rsidRPr="00B33663">
        <w:t>the</w:t>
      </w:r>
      <w:r w:rsidRPr="00B33663">
        <w:rPr>
          <w:spacing w:val="1"/>
        </w:rPr>
        <w:t xml:space="preserve"> </w:t>
      </w:r>
      <w:r w:rsidRPr="00B33663">
        <w:t>binary</w:t>
      </w:r>
      <w:r w:rsidRPr="00B33663">
        <w:rPr>
          <w:spacing w:val="1"/>
        </w:rPr>
        <w:t xml:space="preserve"> </w:t>
      </w:r>
      <w:r w:rsidRPr="00B33663">
        <w:t>exponential backoff strategy. This means that it is set to one slot the first time and</w:t>
      </w:r>
      <w:r w:rsidRPr="00B33663">
        <w:rPr>
          <w:spacing w:val="1"/>
        </w:rPr>
        <w:t xml:space="preserve"> </w:t>
      </w:r>
      <w:r w:rsidRPr="00B33663">
        <w:t>then</w:t>
      </w:r>
      <w:r w:rsidRPr="00B33663">
        <w:rPr>
          <w:spacing w:val="-5"/>
        </w:rPr>
        <w:t xml:space="preserve"> </w:t>
      </w:r>
      <w:r w:rsidRPr="00B33663">
        <w:t>doubles</w:t>
      </w:r>
      <w:r w:rsidRPr="00B33663">
        <w:rPr>
          <w:spacing w:val="-4"/>
        </w:rPr>
        <w:t xml:space="preserve"> </w:t>
      </w:r>
      <w:r w:rsidRPr="00B33663">
        <w:t>each</w:t>
      </w:r>
      <w:r w:rsidRPr="00B33663">
        <w:rPr>
          <w:spacing w:val="-4"/>
        </w:rPr>
        <w:t xml:space="preserve"> </w:t>
      </w:r>
      <w:r w:rsidRPr="00B33663">
        <w:t>time</w:t>
      </w:r>
      <w:r w:rsidRPr="00B33663">
        <w:rPr>
          <w:spacing w:val="-2"/>
        </w:rPr>
        <w:t xml:space="preserve"> </w:t>
      </w:r>
      <w:r w:rsidRPr="00B33663">
        <w:t>the</w:t>
      </w:r>
      <w:r w:rsidRPr="00B33663">
        <w:rPr>
          <w:spacing w:val="-4"/>
        </w:rPr>
        <w:t xml:space="preserve"> </w:t>
      </w:r>
      <w:r w:rsidRPr="00B33663">
        <w:t>station</w:t>
      </w:r>
      <w:r w:rsidRPr="00B33663">
        <w:rPr>
          <w:spacing w:val="-1"/>
        </w:rPr>
        <w:t xml:space="preserve"> </w:t>
      </w:r>
      <w:r w:rsidRPr="00B33663">
        <w:t>cannot</w:t>
      </w:r>
      <w:r w:rsidRPr="00B33663">
        <w:rPr>
          <w:spacing w:val="-5"/>
        </w:rPr>
        <w:t xml:space="preserve"> </w:t>
      </w:r>
      <w:r w:rsidRPr="00B33663">
        <w:t>detect</w:t>
      </w:r>
      <w:r w:rsidRPr="00B33663">
        <w:rPr>
          <w:spacing w:val="-4"/>
        </w:rPr>
        <w:t xml:space="preserve"> </w:t>
      </w:r>
      <w:r w:rsidRPr="00B33663">
        <w:t>an</w:t>
      </w:r>
      <w:r w:rsidRPr="00B33663">
        <w:rPr>
          <w:spacing w:val="-4"/>
        </w:rPr>
        <w:t xml:space="preserve"> </w:t>
      </w:r>
      <w:r w:rsidRPr="00B33663">
        <w:t>idle</w:t>
      </w:r>
      <w:r w:rsidRPr="00B33663">
        <w:rPr>
          <w:spacing w:val="-5"/>
        </w:rPr>
        <w:t xml:space="preserve"> </w:t>
      </w:r>
      <w:r w:rsidRPr="00B33663">
        <w:t>channel</w:t>
      </w:r>
      <w:r w:rsidRPr="00B33663">
        <w:rPr>
          <w:spacing w:val="-4"/>
        </w:rPr>
        <w:t xml:space="preserve"> </w:t>
      </w:r>
      <w:r w:rsidRPr="00B33663">
        <w:t>after</w:t>
      </w:r>
      <w:r w:rsidRPr="00B33663">
        <w:rPr>
          <w:spacing w:val="-4"/>
        </w:rPr>
        <w:t xml:space="preserve"> </w:t>
      </w:r>
      <w:r w:rsidRPr="00B33663">
        <w:t>the</w:t>
      </w:r>
      <w:r w:rsidRPr="00B33663">
        <w:rPr>
          <w:spacing w:val="-4"/>
        </w:rPr>
        <w:t xml:space="preserve"> </w:t>
      </w:r>
      <w:r w:rsidRPr="00B33663">
        <w:t>IFS</w:t>
      </w:r>
      <w:r w:rsidRPr="00B33663">
        <w:rPr>
          <w:spacing w:val="-5"/>
        </w:rPr>
        <w:t xml:space="preserve"> </w:t>
      </w:r>
      <w:r w:rsidRPr="00B33663">
        <w:t>time.</w:t>
      </w:r>
    </w:p>
    <w:p w14:paraId="6F8BD81B" w14:textId="77777777" w:rsidR="00CD7E1A" w:rsidRPr="00B33663" w:rsidRDefault="00CD7E1A">
      <w:pPr>
        <w:pStyle w:val="BodyText"/>
        <w:spacing w:before="10"/>
        <w:ind w:left="0"/>
        <w:rPr>
          <w:sz w:val="25"/>
        </w:rPr>
      </w:pPr>
    </w:p>
    <w:p w14:paraId="768062A4" w14:textId="77777777" w:rsidR="00CD7E1A" w:rsidRPr="00B33663" w:rsidRDefault="00A42A03">
      <w:pPr>
        <w:pStyle w:val="BodyText"/>
        <w:spacing w:before="1"/>
        <w:ind w:left="480" w:right="640"/>
        <w:jc w:val="both"/>
      </w:pPr>
      <w:r w:rsidRPr="00B33663">
        <w:rPr>
          <w:b/>
          <w:i/>
        </w:rPr>
        <w:t>Acknowledgment</w:t>
      </w:r>
      <w:r w:rsidRPr="00B33663">
        <w:rPr>
          <w:b/>
          <w:i/>
          <w:spacing w:val="1"/>
        </w:rPr>
        <w:t xml:space="preserve"> </w:t>
      </w:r>
      <w:r w:rsidRPr="00B33663">
        <w:rPr>
          <w:b/>
          <w:i/>
        </w:rPr>
        <w:t>-</w:t>
      </w:r>
      <w:r w:rsidRPr="00B33663">
        <w:rPr>
          <w:b/>
          <w:i/>
          <w:spacing w:val="1"/>
        </w:rPr>
        <w:t xml:space="preserve"> </w:t>
      </w:r>
      <w:r w:rsidRPr="00B33663">
        <w:t>In</w:t>
      </w:r>
      <w:r w:rsidRPr="00B33663">
        <w:rPr>
          <w:spacing w:val="1"/>
        </w:rPr>
        <w:t xml:space="preserve"> </w:t>
      </w:r>
      <w:r w:rsidRPr="00B33663">
        <w:t>addition,</w:t>
      </w:r>
      <w:r w:rsidRPr="00B33663">
        <w:rPr>
          <w:spacing w:val="1"/>
        </w:rPr>
        <w:t xml:space="preserve"> </w:t>
      </w:r>
      <w:r w:rsidRPr="00B33663">
        <w:t>the</w:t>
      </w:r>
      <w:r w:rsidRPr="00B33663">
        <w:rPr>
          <w:spacing w:val="1"/>
        </w:rPr>
        <w:t xml:space="preserve"> </w:t>
      </w:r>
      <w:r w:rsidRPr="00B33663">
        <w:t>data</w:t>
      </w:r>
      <w:r w:rsidRPr="00B33663">
        <w:rPr>
          <w:spacing w:val="1"/>
        </w:rPr>
        <w:t xml:space="preserve"> </w:t>
      </w:r>
      <w:r w:rsidRPr="00B33663">
        <w:t>may</w:t>
      </w:r>
      <w:r w:rsidRPr="00B33663">
        <w:rPr>
          <w:spacing w:val="1"/>
        </w:rPr>
        <w:t xml:space="preserve"> </w:t>
      </w:r>
      <w:r w:rsidRPr="00B33663">
        <w:t>be</w:t>
      </w:r>
      <w:r w:rsidRPr="00B33663">
        <w:rPr>
          <w:spacing w:val="1"/>
        </w:rPr>
        <w:t xml:space="preserve"> </w:t>
      </w:r>
      <w:r w:rsidRPr="00B33663">
        <w:t>corrupted</w:t>
      </w:r>
      <w:r w:rsidRPr="00B33663">
        <w:rPr>
          <w:spacing w:val="1"/>
        </w:rPr>
        <w:t xml:space="preserve"> </w:t>
      </w:r>
      <w:r w:rsidRPr="00B33663">
        <w:t>during</w:t>
      </w:r>
      <w:r w:rsidRPr="00B33663">
        <w:rPr>
          <w:spacing w:val="1"/>
        </w:rPr>
        <w:t xml:space="preserve"> </w:t>
      </w:r>
      <w:r w:rsidRPr="00B33663">
        <w:t>the</w:t>
      </w:r>
      <w:r w:rsidRPr="00B33663">
        <w:rPr>
          <w:spacing w:val="1"/>
        </w:rPr>
        <w:t xml:space="preserve"> </w:t>
      </w:r>
      <w:r w:rsidRPr="00B33663">
        <w:t>transmission.The</w:t>
      </w:r>
      <w:r w:rsidRPr="00B33663">
        <w:rPr>
          <w:spacing w:val="1"/>
        </w:rPr>
        <w:t xml:space="preserve"> </w:t>
      </w:r>
      <w:r w:rsidRPr="00B33663">
        <w:t>positive</w:t>
      </w:r>
      <w:r w:rsidRPr="00B33663">
        <w:rPr>
          <w:spacing w:val="1"/>
        </w:rPr>
        <w:t xml:space="preserve"> </w:t>
      </w:r>
      <w:r w:rsidRPr="00B33663">
        <w:t>acknowledgment</w:t>
      </w:r>
      <w:r w:rsidRPr="00B33663">
        <w:rPr>
          <w:spacing w:val="1"/>
        </w:rPr>
        <w:t xml:space="preserve"> </w:t>
      </w:r>
      <w:r w:rsidRPr="00B33663">
        <w:t>and</w:t>
      </w:r>
      <w:r w:rsidRPr="00B33663">
        <w:rPr>
          <w:spacing w:val="1"/>
        </w:rPr>
        <w:t xml:space="preserve"> </w:t>
      </w:r>
      <w:r w:rsidRPr="00B33663">
        <w:t>the</w:t>
      </w:r>
      <w:r w:rsidRPr="00B33663">
        <w:rPr>
          <w:spacing w:val="1"/>
        </w:rPr>
        <w:t xml:space="preserve"> </w:t>
      </w:r>
      <w:r w:rsidRPr="00B33663">
        <w:t>time-out</w:t>
      </w:r>
      <w:r w:rsidRPr="00B33663">
        <w:rPr>
          <w:spacing w:val="1"/>
        </w:rPr>
        <w:t xml:space="preserve"> </w:t>
      </w:r>
      <w:r w:rsidRPr="00B33663">
        <w:t>timer</w:t>
      </w:r>
      <w:r w:rsidRPr="00B33663">
        <w:rPr>
          <w:spacing w:val="1"/>
        </w:rPr>
        <w:t xml:space="preserve"> </w:t>
      </w:r>
      <w:r w:rsidRPr="00B33663">
        <w:t>can</w:t>
      </w:r>
      <w:r w:rsidRPr="00B33663">
        <w:rPr>
          <w:spacing w:val="1"/>
        </w:rPr>
        <w:t xml:space="preserve"> </w:t>
      </w:r>
      <w:r w:rsidRPr="00B33663">
        <w:t>help</w:t>
      </w:r>
      <w:r w:rsidRPr="00B33663">
        <w:rPr>
          <w:spacing w:val="1"/>
        </w:rPr>
        <w:t xml:space="preserve"> </w:t>
      </w:r>
      <w:r w:rsidRPr="00B33663">
        <w:t>guarantee</w:t>
      </w:r>
      <w:r w:rsidRPr="00B33663">
        <w:rPr>
          <w:spacing w:val="-1"/>
        </w:rPr>
        <w:t xml:space="preserve"> </w:t>
      </w:r>
      <w:r w:rsidRPr="00B33663">
        <w:t>that</w:t>
      </w:r>
      <w:r w:rsidRPr="00B33663">
        <w:rPr>
          <w:spacing w:val="-1"/>
        </w:rPr>
        <w:t xml:space="preserve"> </w:t>
      </w:r>
      <w:r w:rsidRPr="00B33663">
        <w:t>the</w:t>
      </w:r>
      <w:r w:rsidRPr="00B33663">
        <w:rPr>
          <w:spacing w:val="-1"/>
        </w:rPr>
        <w:t xml:space="preserve"> </w:t>
      </w:r>
      <w:r w:rsidRPr="00B33663">
        <w:t>receiver</w:t>
      </w:r>
      <w:r w:rsidRPr="00B33663">
        <w:rPr>
          <w:spacing w:val="-1"/>
        </w:rPr>
        <w:t xml:space="preserve"> </w:t>
      </w:r>
      <w:r w:rsidRPr="00B33663">
        <w:t>has</w:t>
      </w:r>
      <w:r w:rsidRPr="00B33663">
        <w:rPr>
          <w:spacing w:val="-1"/>
        </w:rPr>
        <w:t xml:space="preserve"> </w:t>
      </w:r>
      <w:r w:rsidRPr="00B33663">
        <w:t>received</w:t>
      </w:r>
      <w:r w:rsidRPr="00B33663">
        <w:rPr>
          <w:spacing w:val="-1"/>
        </w:rPr>
        <w:t xml:space="preserve"> </w:t>
      </w:r>
      <w:r w:rsidRPr="00B33663">
        <w:t>the</w:t>
      </w:r>
      <w:r w:rsidRPr="00B33663">
        <w:rPr>
          <w:spacing w:val="-1"/>
        </w:rPr>
        <w:t xml:space="preserve"> </w:t>
      </w:r>
      <w:r w:rsidRPr="00B33663">
        <w:t>frame.</w:t>
      </w:r>
    </w:p>
    <w:p w14:paraId="2613E9C1" w14:textId="77777777" w:rsidR="00CD7E1A" w:rsidRPr="00B33663" w:rsidRDefault="00CD7E1A">
      <w:pPr>
        <w:pStyle w:val="BodyText"/>
        <w:spacing w:before="3"/>
        <w:ind w:left="0"/>
        <w:rPr>
          <w:sz w:val="25"/>
        </w:rPr>
      </w:pPr>
    </w:p>
    <w:p w14:paraId="1037B8A3" w14:textId="77777777" w:rsidR="00CD7E1A" w:rsidRPr="00B33663" w:rsidRDefault="00CD7E1A">
      <w:pPr>
        <w:pStyle w:val="BodyText"/>
        <w:spacing w:before="3"/>
        <w:ind w:left="0"/>
        <w:rPr>
          <w:sz w:val="21"/>
        </w:rPr>
      </w:pPr>
    </w:p>
    <w:p w14:paraId="384F7270" w14:textId="77777777" w:rsidR="00E04B8C" w:rsidRDefault="00E04B8C" w:rsidP="00E04B8C">
      <w:pPr>
        <w:widowControl/>
        <w:shd w:val="clear" w:color="auto" w:fill="FFFFFF"/>
        <w:autoSpaceDE/>
        <w:autoSpaceDN/>
        <w:ind w:left="426" w:right="576"/>
        <w:jc w:val="both"/>
        <w:textAlignment w:val="baseline"/>
        <w:rPr>
          <w:b/>
          <w:bCs/>
          <w:color w:val="273239"/>
          <w:spacing w:val="2"/>
          <w:sz w:val="26"/>
          <w:szCs w:val="26"/>
          <w:bdr w:val="none" w:sz="0" w:space="0" w:color="auto" w:frame="1"/>
          <w:lang w:val="en-IN" w:eastAsia="en-IN"/>
        </w:rPr>
      </w:pPr>
      <w:r>
        <w:rPr>
          <w:b/>
          <w:bCs/>
          <w:color w:val="273239"/>
          <w:spacing w:val="2"/>
          <w:sz w:val="26"/>
          <w:szCs w:val="26"/>
          <w:bdr w:val="none" w:sz="0" w:space="0" w:color="auto" w:frame="1"/>
          <w:lang w:val="en-IN" w:eastAsia="en-IN"/>
        </w:rPr>
        <w:t xml:space="preserve">Performance of </w:t>
      </w:r>
      <w:r w:rsidRPr="00E04B8C">
        <w:rPr>
          <w:b/>
          <w:bCs/>
          <w:color w:val="273239"/>
          <w:spacing w:val="2"/>
          <w:sz w:val="26"/>
          <w:szCs w:val="26"/>
          <w:bdr w:val="none" w:sz="0" w:space="0" w:color="auto" w:frame="1"/>
          <w:lang w:val="en-IN" w:eastAsia="en-IN"/>
        </w:rPr>
        <w:t>Carrier sense multiple access with</w:t>
      </w:r>
      <w:r>
        <w:rPr>
          <w:b/>
          <w:bCs/>
          <w:color w:val="273239"/>
          <w:spacing w:val="2"/>
          <w:sz w:val="26"/>
          <w:szCs w:val="26"/>
          <w:bdr w:val="none" w:sz="0" w:space="0" w:color="auto" w:frame="1"/>
          <w:lang w:val="en-IN" w:eastAsia="en-IN"/>
        </w:rPr>
        <w:t xml:space="preserve"> collision detection (CSMA/CD):</w:t>
      </w:r>
    </w:p>
    <w:p w14:paraId="6A93EF0E" w14:textId="03DFB5D6" w:rsidR="00E04B8C" w:rsidRPr="00E04B8C" w:rsidRDefault="00E04B8C" w:rsidP="00E04B8C">
      <w:pPr>
        <w:widowControl/>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The CSMA method does not tell us what to do in case there is a collision. Carrier sense multiple access with collision detection (CSMA/CD) adds to the CSMA algorithm to deal with the collision. In CSMA/CD, the size of a frame must be large enough so that collision can be detected by the sender while sending the frame. So, the frame transmission delay must be at least </w:t>
      </w:r>
      <w:r w:rsidRPr="00E04B8C">
        <w:rPr>
          <w:i/>
          <w:iCs/>
          <w:color w:val="273239"/>
          <w:spacing w:val="2"/>
          <w:sz w:val="26"/>
          <w:szCs w:val="26"/>
          <w:bdr w:val="none" w:sz="0" w:space="0" w:color="auto" w:frame="1"/>
          <w:lang w:val="en-IN" w:eastAsia="en-IN"/>
        </w:rPr>
        <w:t>two times</w:t>
      </w:r>
      <w:r w:rsidRPr="00E04B8C">
        <w:rPr>
          <w:color w:val="273239"/>
          <w:spacing w:val="2"/>
          <w:sz w:val="26"/>
          <w:szCs w:val="26"/>
          <w:lang w:val="en-IN" w:eastAsia="en-IN"/>
        </w:rPr>
        <w:t> the maximum propagation delay. Assume some station transmitted data packet and successfully get to the destination but it is just the </w:t>
      </w:r>
      <w:r w:rsidRPr="00E04B8C">
        <w:rPr>
          <w:i/>
          <w:iCs/>
          <w:color w:val="273239"/>
          <w:spacing w:val="2"/>
          <w:sz w:val="26"/>
          <w:szCs w:val="26"/>
          <w:bdr w:val="none" w:sz="0" w:space="0" w:color="auto" w:frame="1"/>
          <w:lang w:val="en-IN" w:eastAsia="en-IN"/>
        </w:rPr>
        <w:t>Best Case</w:t>
      </w:r>
      <w:r w:rsidRPr="00E04B8C">
        <w:rPr>
          <w:color w:val="273239"/>
          <w:spacing w:val="2"/>
          <w:sz w:val="26"/>
          <w:szCs w:val="26"/>
          <w:lang w:val="en-IN" w:eastAsia="en-IN"/>
        </w:rPr>
        <w:t>, so we have to take the </w:t>
      </w:r>
      <w:r w:rsidRPr="00E04B8C">
        <w:rPr>
          <w:i/>
          <w:iCs/>
          <w:color w:val="273239"/>
          <w:spacing w:val="2"/>
          <w:sz w:val="26"/>
          <w:szCs w:val="26"/>
          <w:bdr w:val="none" w:sz="0" w:space="0" w:color="auto" w:frame="1"/>
          <w:lang w:val="en-IN" w:eastAsia="en-IN"/>
        </w:rPr>
        <w:t>Worst Case</w:t>
      </w:r>
      <w:r w:rsidRPr="00E04B8C">
        <w:rPr>
          <w:color w:val="273239"/>
          <w:spacing w:val="2"/>
          <w:sz w:val="26"/>
          <w:szCs w:val="26"/>
          <w:lang w:val="en-IN" w:eastAsia="en-IN"/>
        </w:rPr>
        <w:t> scenario in which there will be contention slots. Contention slots are those slots that are not able to transmit their journey due to the collision. Suppose station A transmitted data but collide and the worst-case time wasted is </w:t>
      </w:r>
      <w:r w:rsidRPr="00E04B8C">
        <w:rPr>
          <w:b/>
          <w:bCs/>
          <w:color w:val="273239"/>
          <w:spacing w:val="2"/>
          <w:sz w:val="26"/>
          <w:szCs w:val="26"/>
          <w:bdr w:val="none" w:sz="0" w:space="0" w:color="auto" w:frame="1"/>
          <w:lang w:val="en-IN" w:eastAsia="en-IN"/>
        </w:rPr>
        <w:t>2Tp</w:t>
      </w:r>
      <w:r w:rsidRPr="00E04B8C">
        <w:rPr>
          <w:color w:val="273239"/>
          <w:spacing w:val="2"/>
          <w:sz w:val="26"/>
          <w:szCs w:val="26"/>
          <w:lang w:val="en-IN" w:eastAsia="en-IN"/>
        </w:rPr>
        <w:t> and then some station B found out a way to transmit the data so it took (As shown in Figure)</w:t>
      </w:r>
    </w:p>
    <w:p w14:paraId="4846EBC3"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Tp ( propagation delay) + Tt(transmission time)</w:t>
      </w:r>
    </w:p>
    <w:p w14:paraId="63CF8575" w14:textId="77777777" w:rsidR="00E04B8C" w:rsidRPr="00E04B8C" w:rsidRDefault="00E04B8C" w:rsidP="00E04B8C">
      <w:pPr>
        <w:widowControl/>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Now we don’t know how many contention slots, so we consider the worst-case to be of </w:t>
      </w:r>
      <w:r w:rsidRPr="00E04B8C">
        <w:rPr>
          <w:b/>
          <w:bCs/>
          <w:color w:val="273239"/>
          <w:spacing w:val="2"/>
          <w:sz w:val="26"/>
          <w:szCs w:val="26"/>
          <w:bdr w:val="none" w:sz="0" w:space="0" w:color="auto" w:frame="1"/>
          <w:lang w:val="en-IN" w:eastAsia="en-IN"/>
        </w:rPr>
        <w:t>n</w:t>
      </w:r>
      <w:r w:rsidRPr="00E04B8C">
        <w:rPr>
          <w:color w:val="273239"/>
          <w:spacing w:val="2"/>
          <w:sz w:val="26"/>
          <w:szCs w:val="26"/>
          <w:lang w:val="en-IN" w:eastAsia="en-IN"/>
        </w:rPr>
        <w:t> contention slots.</w:t>
      </w:r>
    </w:p>
    <w:p w14:paraId="2B3FCFBE"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Efficiency = Tt / ( C*2*Tp + Tt + Tp)  </w:t>
      </w:r>
    </w:p>
    <w:p w14:paraId="4A1177A0"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Tt - transmission time</w:t>
      </w:r>
    </w:p>
    <w:p w14:paraId="1B271988"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Tp - propagation time</w:t>
      </w:r>
    </w:p>
    <w:p w14:paraId="460B392B"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lastRenderedPageBreak/>
        <w:t>C  - number of collision</w:t>
      </w:r>
    </w:p>
    <w:p w14:paraId="379CFA64" w14:textId="01E1ECE6"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noProof/>
          <w:color w:val="273239"/>
          <w:spacing w:val="2"/>
          <w:sz w:val="26"/>
          <w:szCs w:val="26"/>
          <w:lang w:val="en-IN" w:eastAsia="en-IN"/>
        </w:rPr>
        <w:drawing>
          <wp:inline distT="0" distB="0" distL="0" distR="0" wp14:anchorId="0A86A5D1" wp14:editId="13F38FD7">
            <wp:extent cx="4800600" cy="1581150"/>
            <wp:effectExtent l="0" t="0" r="0" b="0"/>
            <wp:docPr id="15" name="Picture 15" descr="https://media.geeksforgeeks.org/wp-content/uploads/CSMA_CD-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media.geeksforgeeks.org/wp-content/uploads/CSMA_CD-Diagram.pn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00600" cy="1581150"/>
                    </a:xfrm>
                    <a:prstGeom prst="rect">
                      <a:avLst/>
                    </a:prstGeom>
                    <a:noFill/>
                    <a:ln>
                      <a:noFill/>
                    </a:ln>
                  </pic:spPr>
                </pic:pic>
              </a:graphicData>
            </a:graphic>
          </wp:inline>
        </w:drawing>
      </w:r>
      <w:r w:rsidRPr="00E04B8C">
        <w:rPr>
          <w:color w:val="273239"/>
          <w:spacing w:val="2"/>
          <w:sz w:val="26"/>
          <w:szCs w:val="26"/>
          <w:lang w:val="en-IN" w:eastAsia="en-IN"/>
        </w:rPr>
        <w:t> </w:t>
      </w:r>
    </w:p>
    <w:p w14:paraId="1C3EAB04" w14:textId="77777777"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In CSMA/CD, for success, only 1 station should transmit while others shouldn’t. Let p be the probability to transmit data successfully.</w:t>
      </w:r>
    </w:p>
    <w:p w14:paraId="2B338661"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426" w:right="576"/>
        <w:jc w:val="both"/>
        <w:textAlignment w:val="baseline"/>
        <w:rPr>
          <w:spacing w:val="2"/>
          <w:sz w:val="26"/>
          <w:szCs w:val="26"/>
          <w:lang w:val="en-IN" w:eastAsia="en-IN"/>
        </w:rPr>
      </w:pPr>
      <w:r w:rsidRPr="00E04B8C">
        <w:rPr>
          <w:spacing w:val="2"/>
          <w:sz w:val="26"/>
          <w:szCs w:val="26"/>
          <w:lang w:val="en-IN" w:eastAsia="en-IN"/>
        </w:rPr>
        <w:t>P(success) = nC1 * p * (1-p)</w:t>
      </w:r>
      <w:r w:rsidRPr="00E04B8C">
        <w:rPr>
          <w:spacing w:val="2"/>
          <w:sz w:val="26"/>
          <w:szCs w:val="26"/>
          <w:bdr w:val="none" w:sz="0" w:space="0" w:color="auto" w:frame="1"/>
          <w:vertAlign w:val="superscript"/>
          <w:lang w:val="en-IN" w:eastAsia="en-IN"/>
        </w:rPr>
        <w:t>n-1</w:t>
      </w:r>
      <w:r w:rsidRPr="00E04B8C">
        <w:rPr>
          <w:spacing w:val="2"/>
          <w:sz w:val="26"/>
          <w:szCs w:val="26"/>
          <w:lang w:val="en-IN" w:eastAsia="en-IN"/>
        </w:rPr>
        <w:t xml:space="preserve"> (by using Binomial distribution)</w:t>
      </w:r>
    </w:p>
    <w:p w14:paraId="72B70D7A" w14:textId="77777777"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For max P(success), differentiate with respect to p and equate to zero (to get maxima and minima).</w:t>
      </w:r>
    </w:p>
    <w:p w14:paraId="738D0424"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We get P(max) = 1/e </w:t>
      </w:r>
    </w:p>
    <w:p w14:paraId="03E4DEFB" w14:textId="77777777"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Number of times we need to try before getting 1st success</w:t>
      </w:r>
    </w:p>
    <w:p w14:paraId="7E4AE712"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1/P(MAX) = 1/(1/e) = e</w:t>
      </w:r>
    </w:p>
    <w:p w14:paraId="1A8F9DF8" w14:textId="77777777"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Here number of times we need to try (C) = e. Put a = Tt/Tp and divide by T in Efficiency = Tt / (C* 2 * Tp + Tt + Tp) We get,</w:t>
      </w:r>
    </w:p>
    <w:p w14:paraId="12ABF376"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Efficiency = 1/(e*2a + 1 + a)</w:t>
      </w:r>
    </w:p>
    <w:p w14:paraId="69A7AA77"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a = Tp/Tt</w:t>
      </w:r>
    </w:p>
    <w:p w14:paraId="604384B3"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e = 2.72</w:t>
      </w:r>
    </w:p>
    <w:p w14:paraId="1946AF55"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p>
    <w:p w14:paraId="47C0FD5C"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Now </w:t>
      </w:r>
    </w:p>
    <w:p w14:paraId="51C49613"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426" w:right="576"/>
        <w:jc w:val="both"/>
        <w:textAlignment w:val="baseline"/>
        <w:rPr>
          <w:spacing w:val="2"/>
          <w:sz w:val="26"/>
          <w:szCs w:val="26"/>
          <w:lang w:val="en-IN" w:eastAsia="en-IN"/>
        </w:rPr>
      </w:pPr>
      <w:r w:rsidRPr="00E04B8C">
        <w:rPr>
          <w:b/>
          <w:bCs/>
          <w:spacing w:val="2"/>
          <w:sz w:val="26"/>
          <w:szCs w:val="26"/>
          <w:bdr w:val="none" w:sz="0" w:space="0" w:color="auto" w:frame="1"/>
          <w:lang w:val="en-IN" w:eastAsia="en-IN"/>
        </w:rPr>
        <w:t>Efficiency</w:t>
      </w:r>
      <w:r w:rsidRPr="00E04B8C">
        <w:rPr>
          <w:spacing w:val="2"/>
          <w:sz w:val="26"/>
          <w:szCs w:val="26"/>
          <w:lang w:val="en-IN" w:eastAsia="en-IN"/>
        </w:rPr>
        <w:t xml:space="preserve"> = 1/( 1 + 6.44a)</w:t>
      </w:r>
    </w:p>
    <w:p w14:paraId="7DBE4711" w14:textId="77777777" w:rsidR="00E04B8C" w:rsidRPr="00E04B8C" w:rsidRDefault="00E04B8C" w:rsidP="00E04B8C">
      <w:pPr>
        <w:widowControl/>
        <w:shd w:val="clear" w:color="auto" w:fill="FFFFFF"/>
        <w:autoSpaceDE/>
        <w:autoSpaceDN/>
        <w:ind w:left="426" w:right="576"/>
        <w:jc w:val="both"/>
        <w:textAlignment w:val="baseline"/>
        <w:rPr>
          <w:color w:val="273239"/>
          <w:spacing w:val="2"/>
          <w:sz w:val="26"/>
          <w:szCs w:val="26"/>
          <w:lang w:val="en-IN" w:eastAsia="en-IN"/>
        </w:rPr>
      </w:pPr>
      <w:r w:rsidRPr="00E04B8C">
        <w:rPr>
          <w:b/>
          <w:bCs/>
          <w:color w:val="273239"/>
          <w:spacing w:val="2"/>
          <w:sz w:val="26"/>
          <w:szCs w:val="26"/>
          <w:bdr w:val="none" w:sz="0" w:space="0" w:color="auto" w:frame="1"/>
          <w:lang w:val="en-IN" w:eastAsia="en-IN"/>
        </w:rPr>
        <w:t>Further Analysis of Efficiency : </w:t>
      </w:r>
    </w:p>
    <w:p w14:paraId="07B95429"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Efficiency = 1/ (1 + 6.44a)</w:t>
      </w:r>
    </w:p>
    <w:p w14:paraId="6BDE5B78"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p>
    <w:p w14:paraId="4C67FBBC"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           = 1/ {1 + 6.44(Tp/Tt)}</w:t>
      </w:r>
    </w:p>
    <w:p w14:paraId="4C313FED"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p>
    <w:p w14:paraId="186E3EC4"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           = 1/ {1 + 6.44((distance/speed)/(packet length/Bandwidth))}</w:t>
      </w:r>
    </w:p>
    <w:p w14:paraId="586AAC9C"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           </w:t>
      </w:r>
    </w:p>
    <w:p w14:paraId="0F6CBA7C" w14:textId="77777777" w:rsidR="00E04B8C" w:rsidRPr="00E04B8C" w:rsidRDefault="00E04B8C" w:rsidP="00E04B8C">
      <w:pPr>
        <w:widowControl/>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150"/>
        <w:ind w:left="426" w:right="576"/>
        <w:jc w:val="both"/>
        <w:textAlignment w:val="baseline"/>
        <w:rPr>
          <w:spacing w:val="2"/>
          <w:sz w:val="26"/>
          <w:szCs w:val="26"/>
          <w:lang w:val="en-IN" w:eastAsia="en-IN"/>
        </w:rPr>
      </w:pPr>
      <w:r w:rsidRPr="00E04B8C">
        <w:rPr>
          <w:spacing w:val="2"/>
          <w:sz w:val="26"/>
          <w:szCs w:val="26"/>
          <w:lang w:val="en-IN" w:eastAsia="en-IN"/>
        </w:rPr>
        <w:t xml:space="preserve">           = 1/ {1+ 6.44 ((distance * bandwidth)/ (speed*packet length))}</w:t>
      </w:r>
    </w:p>
    <w:p w14:paraId="593AEA68" w14:textId="77777777" w:rsidR="00E04B8C" w:rsidRPr="00E04B8C" w:rsidRDefault="00E04B8C" w:rsidP="00E04B8C">
      <w:pPr>
        <w:widowControl/>
        <w:shd w:val="clear" w:color="auto" w:fill="FFFFFF"/>
        <w:autoSpaceDE/>
        <w:autoSpaceDN/>
        <w:spacing w:after="150"/>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From this derivation, we can conclude many relations :</w:t>
      </w:r>
    </w:p>
    <w:p w14:paraId="443F7CEF" w14:textId="77777777" w:rsidR="00E04B8C" w:rsidRPr="00E04B8C" w:rsidRDefault="00E04B8C" w:rsidP="00E04B8C">
      <w:pPr>
        <w:widowControl/>
        <w:numPr>
          <w:ilvl w:val="0"/>
          <w:numId w:val="55"/>
        </w:numPr>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If distance increases, the efficiency of CSMA decreases.</w:t>
      </w:r>
    </w:p>
    <w:p w14:paraId="52A8BEE8" w14:textId="77777777" w:rsidR="00E04B8C" w:rsidRPr="00E04B8C" w:rsidRDefault="00E04B8C" w:rsidP="00E04B8C">
      <w:pPr>
        <w:widowControl/>
        <w:numPr>
          <w:ilvl w:val="0"/>
          <w:numId w:val="55"/>
        </w:numPr>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CSMA is not suitable for long-distance networks like WAN but works optimally for LAN.</w:t>
      </w:r>
    </w:p>
    <w:p w14:paraId="2EB09B35" w14:textId="77777777" w:rsidR="00E04B8C" w:rsidRPr="00E04B8C" w:rsidRDefault="00E04B8C" w:rsidP="00E04B8C">
      <w:pPr>
        <w:widowControl/>
        <w:numPr>
          <w:ilvl w:val="0"/>
          <w:numId w:val="55"/>
        </w:numPr>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lastRenderedPageBreak/>
        <w:t>If the length of the packet is bigger, the efficiency of CSMA also increases; but the maximum limit for length is 1500 Bytes.</w:t>
      </w:r>
    </w:p>
    <w:p w14:paraId="483EFA53" w14:textId="77777777" w:rsidR="00E04B8C" w:rsidRPr="00E04B8C" w:rsidRDefault="00E04B8C" w:rsidP="00E04B8C">
      <w:pPr>
        <w:widowControl/>
        <w:numPr>
          <w:ilvl w:val="0"/>
          <w:numId w:val="55"/>
        </w:numPr>
        <w:shd w:val="clear" w:color="auto" w:fill="FFFFFF"/>
        <w:autoSpaceDE/>
        <w:autoSpaceDN/>
        <w:ind w:left="426" w:right="576"/>
        <w:jc w:val="both"/>
        <w:textAlignment w:val="baseline"/>
        <w:rPr>
          <w:color w:val="273239"/>
          <w:spacing w:val="2"/>
          <w:sz w:val="26"/>
          <w:szCs w:val="26"/>
          <w:lang w:val="en-IN" w:eastAsia="en-IN"/>
        </w:rPr>
      </w:pPr>
      <w:r w:rsidRPr="00E04B8C">
        <w:rPr>
          <w:color w:val="273239"/>
          <w:spacing w:val="2"/>
          <w:sz w:val="26"/>
          <w:szCs w:val="26"/>
          <w:lang w:val="en-IN" w:eastAsia="en-IN"/>
        </w:rPr>
        <w:t>Transmission Time &gt;= 2*Propagation Time</w:t>
      </w:r>
    </w:p>
    <w:p w14:paraId="6CB889E4" w14:textId="77777777" w:rsidR="00CD7E1A" w:rsidRPr="00B33663" w:rsidRDefault="00EB3154">
      <w:pPr>
        <w:pStyle w:val="BodyText"/>
        <w:spacing w:before="9"/>
        <w:ind w:left="0"/>
        <w:rPr>
          <w:sz w:val="10"/>
        </w:rPr>
      </w:pPr>
      <w:r w:rsidRPr="00B33663">
        <w:pict w14:anchorId="69648DC6">
          <v:shape id="_x0000_s1071" type="#_x0000_t202" style="position:absolute;margin-left:88.6pt;margin-top:19.55pt;width:436.3pt;height:17.3pt;z-index:-15673856;mso-wrap-distance-left:0;mso-wrap-distance-right:0;mso-position-horizontal-relative:page" fillcolor="#d9d9d9" stroked="f">
            <v:textbox inset="0,0,0,0">
              <w:txbxContent>
                <w:p w14:paraId="03051E70" w14:textId="77777777" w:rsidR="00EB3154" w:rsidRDefault="00EB3154">
                  <w:pPr>
                    <w:tabs>
                      <w:tab w:val="left" w:pos="2537"/>
                    </w:tabs>
                    <w:spacing w:line="343" w:lineRule="exact"/>
                    <w:ind w:left="1939"/>
                    <w:rPr>
                      <w:b/>
                      <w:sz w:val="30"/>
                    </w:rPr>
                  </w:pPr>
                  <w:r>
                    <w:rPr>
                      <w:b/>
                      <w:sz w:val="30"/>
                    </w:rPr>
                    <w:t>9.</w:t>
                  </w:r>
                  <w:r>
                    <w:rPr>
                      <w:b/>
                      <w:sz w:val="30"/>
                    </w:rPr>
                    <w:tab/>
                  </w:r>
                  <w:r>
                    <w:rPr>
                      <w:b/>
                      <w:sz w:val="30"/>
                      <w:u w:val="thick"/>
                    </w:rPr>
                    <w:t>WIRELESS</w:t>
                  </w:r>
                  <w:r>
                    <w:rPr>
                      <w:b/>
                      <w:spacing w:val="-1"/>
                      <w:sz w:val="30"/>
                      <w:u w:val="thick"/>
                    </w:rPr>
                    <w:t xml:space="preserve"> </w:t>
                  </w:r>
                  <w:r>
                    <w:rPr>
                      <w:b/>
                      <w:sz w:val="30"/>
                      <w:u w:val="thick"/>
                    </w:rPr>
                    <w:t>LAN</w:t>
                  </w:r>
                  <w:r>
                    <w:rPr>
                      <w:b/>
                      <w:spacing w:val="-1"/>
                      <w:sz w:val="30"/>
                      <w:u w:val="thick"/>
                    </w:rPr>
                    <w:t xml:space="preserve"> </w:t>
                  </w:r>
                  <w:r>
                    <w:rPr>
                      <w:b/>
                      <w:sz w:val="30"/>
                      <w:u w:val="thick"/>
                    </w:rPr>
                    <w:t>( IEEE 802.11)</w:t>
                  </w:r>
                </w:p>
              </w:txbxContent>
            </v:textbox>
            <w10:wrap type="topAndBottom" anchorx="page"/>
          </v:shape>
        </w:pict>
      </w:r>
    </w:p>
    <w:p w14:paraId="687C6DE0" w14:textId="77777777" w:rsidR="00CD7E1A" w:rsidRPr="00B33663" w:rsidRDefault="00CD7E1A">
      <w:pPr>
        <w:pStyle w:val="BodyText"/>
        <w:spacing w:before="8"/>
        <w:ind w:left="0"/>
        <w:rPr>
          <w:sz w:val="12"/>
        </w:rPr>
      </w:pPr>
    </w:p>
    <w:p w14:paraId="55D5428C" w14:textId="77777777" w:rsidR="00CD7E1A" w:rsidRPr="00B33663" w:rsidRDefault="00A42A03">
      <w:pPr>
        <w:pStyle w:val="ListParagraph"/>
        <w:numPr>
          <w:ilvl w:val="0"/>
          <w:numId w:val="1"/>
        </w:numPr>
        <w:tabs>
          <w:tab w:val="left" w:pos="1200"/>
          <w:tab w:val="left" w:pos="1201"/>
        </w:tabs>
        <w:spacing w:before="81" w:line="318" w:lineRule="exact"/>
        <w:ind w:hanging="361"/>
        <w:rPr>
          <w:rFonts w:ascii="Symbol" w:hAnsi="Symbol"/>
          <w:sz w:val="26"/>
        </w:rPr>
      </w:pPr>
      <w:r w:rsidRPr="00B33663">
        <w:rPr>
          <w:sz w:val="26"/>
        </w:rPr>
        <w:t>Wireless</w:t>
      </w:r>
      <w:r w:rsidRPr="00B33663">
        <w:rPr>
          <w:spacing w:val="-2"/>
          <w:sz w:val="26"/>
        </w:rPr>
        <w:t xml:space="preserve"> </w:t>
      </w:r>
      <w:r w:rsidRPr="00B33663">
        <w:rPr>
          <w:sz w:val="26"/>
        </w:rPr>
        <w:t>communication</w:t>
      </w:r>
      <w:r w:rsidRPr="00B33663">
        <w:rPr>
          <w:spacing w:val="-2"/>
          <w:sz w:val="26"/>
        </w:rPr>
        <w:t xml:space="preserve"> </w:t>
      </w:r>
      <w:r w:rsidRPr="00B33663">
        <w:rPr>
          <w:sz w:val="26"/>
        </w:rPr>
        <w:t>is</w:t>
      </w:r>
      <w:r w:rsidRPr="00B33663">
        <w:rPr>
          <w:spacing w:val="-2"/>
          <w:sz w:val="26"/>
        </w:rPr>
        <w:t xml:space="preserve"> </w:t>
      </w:r>
      <w:r w:rsidRPr="00B33663">
        <w:rPr>
          <w:sz w:val="26"/>
        </w:rPr>
        <w:t>one</w:t>
      </w:r>
      <w:r w:rsidRPr="00B33663">
        <w:rPr>
          <w:spacing w:val="-2"/>
          <w:sz w:val="26"/>
        </w:rPr>
        <w:t xml:space="preserve"> </w:t>
      </w:r>
      <w:r w:rsidRPr="00B33663">
        <w:rPr>
          <w:sz w:val="26"/>
        </w:rPr>
        <w:t>of</w:t>
      </w:r>
      <w:r w:rsidRPr="00B33663">
        <w:rPr>
          <w:spacing w:val="3"/>
          <w:sz w:val="26"/>
        </w:rPr>
        <w:t xml:space="preserve"> </w:t>
      </w:r>
      <w:r w:rsidRPr="00B33663">
        <w:rPr>
          <w:sz w:val="26"/>
        </w:rPr>
        <w:t>the</w:t>
      </w:r>
      <w:r w:rsidRPr="00B33663">
        <w:rPr>
          <w:spacing w:val="-2"/>
          <w:sz w:val="26"/>
        </w:rPr>
        <w:t xml:space="preserve"> </w:t>
      </w:r>
      <w:r w:rsidRPr="00B33663">
        <w:rPr>
          <w:sz w:val="26"/>
        </w:rPr>
        <w:t>fastest-growing</w:t>
      </w:r>
      <w:r w:rsidRPr="00B33663">
        <w:rPr>
          <w:spacing w:val="-2"/>
          <w:sz w:val="26"/>
        </w:rPr>
        <w:t xml:space="preserve"> </w:t>
      </w:r>
      <w:r w:rsidRPr="00B33663">
        <w:rPr>
          <w:sz w:val="26"/>
        </w:rPr>
        <w:t>technologies.</w:t>
      </w:r>
    </w:p>
    <w:p w14:paraId="686D6D13" w14:textId="77777777" w:rsidR="00CD7E1A" w:rsidRPr="00B33663" w:rsidRDefault="00A42A03">
      <w:pPr>
        <w:pStyle w:val="ListParagraph"/>
        <w:numPr>
          <w:ilvl w:val="0"/>
          <w:numId w:val="1"/>
        </w:numPr>
        <w:tabs>
          <w:tab w:val="left" w:pos="1200"/>
          <w:tab w:val="left" w:pos="1201"/>
        </w:tabs>
        <w:ind w:right="645"/>
        <w:rPr>
          <w:rFonts w:ascii="Symbol" w:hAnsi="Symbol"/>
          <w:sz w:val="26"/>
        </w:rPr>
      </w:pPr>
      <w:r w:rsidRPr="00B33663">
        <w:rPr>
          <w:sz w:val="26"/>
        </w:rPr>
        <w:t>The</w:t>
      </w:r>
      <w:r w:rsidRPr="00B33663">
        <w:rPr>
          <w:spacing w:val="18"/>
          <w:sz w:val="26"/>
        </w:rPr>
        <w:t xml:space="preserve"> </w:t>
      </w:r>
      <w:r w:rsidRPr="00B33663">
        <w:rPr>
          <w:sz w:val="26"/>
        </w:rPr>
        <w:t>demand</w:t>
      </w:r>
      <w:r w:rsidRPr="00B33663">
        <w:rPr>
          <w:spacing w:val="17"/>
          <w:sz w:val="26"/>
        </w:rPr>
        <w:t xml:space="preserve"> </w:t>
      </w:r>
      <w:r w:rsidRPr="00B33663">
        <w:rPr>
          <w:sz w:val="26"/>
        </w:rPr>
        <w:t>for</w:t>
      </w:r>
      <w:r w:rsidRPr="00B33663">
        <w:rPr>
          <w:spacing w:val="17"/>
          <w:sz w:val="26"/>
        </w:rPr>
        <w:t xml:space="preserve"> </w:t>
      </w:r>
      <w:r w:rsidRPr="00B33663">
        <w:rPr>
          <w:sz w:val="26"/>
        </w:rPr>
        <w:t>connecting</w:t>
      </w:r>
      <w:r w:rsidRPr="00B33663">
        <w:rPr>
          <w:spacing w:val="17"/>
          <w:sz w:val="26"/>
        </w:rPr>
        <w:t xml:space="preserve"> </w:t>
      </w:r>
      <w:r w:rsidRPr="00B33663">
        <w:rPr>
          <w:sz w:val="26"/>
        </w:rPr>
        <w:t>devices</w:t>
      </w:r>
      <w:r w:rsidRPr="00B33663">
        <w:rPr>
          <w:spacing w:val="18"/>
          <w:sz w:val="26"/>
        </w:rPr>
        <w:t xml:space="preserve"> </w:t>
      </w:r>
      <w:r w:rsidRPr="00B33663">
        <w:rPr>
          <w:sz w:val="26"/>
        </w:rPr>
        <w:t>without</w:t>
      </w:r>
      <w:r w:rsidRPr="00B33663">
        <w:rPr>
          <w:spacing w:val="17"/>
          <w:sz w:val="26"/>
        </w:rPr>
        <w:t xml:space="preserve"> </w:t>
      </w:r>
      <w:r w:rsidRPr="00B33663">
        <w:rPr>
          <w:sz w:val="26"/>
        </w:rPr>
        <w:t>the</w:t>
      </w:r>
      <w:r w:rsidRPr="00B33663">
        <w:rPr>
          <w:spacing w:val="17"/>
          <w:sz w:val="26"/>
        </w:rPr>
        <w:t xml:space="preserve"> </w:t>
      </w:r>
      <w:r w:rsidRPr="00B33663">
        <w:rPr>
          <w:sz w:val="26"/>
        </w:rPr>
        <w:t>use</w:t>
      </w:r>
      <w:r w:rsidRPr="00B33663">
        <w:rPr>
          <w:spacing w:val="17"/>
          <w:sz w:val="26"/>
        </w:rPr>
        <w:t xml:space="preserve"> </w:t>
      </w:r>
      <w:r w:rsidRPr="00B33663">
        <w:rPr>
          <w:sz w:val="26"/>
        </w:rPr>
        <w:t>of</w:t>
      </w:r>
      <w:r w:rsidRPr="00B33663">
        <w:rPr>
          <w:spacing w:val="20"/>
          <w:sz w:val="26"/>
        </w:rPr>
        <w:t xml:space="preserve"> </w:t>
      </w:r>
      <w:r w:rsidRPr="00B33663">
        <w:rPr>
          <w:sz w:val="26"/>
        </w:rPr>
        <w:t>cables</w:t>
      </w:r>
      <w:r w:rsidRPr="00B33663">
        <w:rPr>
          <w:spacing w:val="21"/>
          <w:sz w:val="26"/>
        </w:rPr>
        <w:t xml:space="preserve"> </w:t>
      </w:r>
      <w:r w:rsidRPr="00B33663">
        <w:rPr>
          <w:sz w:val="26"/>
        </w:rPr>
        <w:t>is</w:t>
      </w:r>
      <w:r w:rsidRPr="00B33663">
        <w:rPr>
          <w:spacing w:val="17"/>
          <w:sz w:val="26"/>
        </w:rPr>
        <w:t xml:space="preserve"> </w:t>
      </w:r>
      <w:r w:rsidRPr="00B33663">
        <w:rPr>
          <w:sz w:val="26"/>
        </w:rPr>
        <w:t>increasing</w:t>
      </w:r>
      <w:r w:rsidRPr="00B33663">
        <w:rPr>
          <w:spacing w:val="-62"/>
          <w:sz w:val="26"/>
        </w:rPr>
        <w:t xml:space="preserve"> </w:t>
      </w:r>
      <w:r w:rsidRPr="00B33663">
        <w:rPr>
          <w:sz w:val="26"/>
        </w:rPr>
        <w:t>everywhere.</w:t>
      </w:r>
    </w:p>
    <w:p w14:paraId="1E4DB108" w14:textId="77777777" w:rsidR="00CD7E1A" w:rsidRPr="00B33663" w:rsidRDefault="00A42A03">
      <w:pPr>
        <w:pStyle w:val="ListParagraph"/>
        <w:numPr>
          <w:ilvl w:val="0"/>
          <w:numId w:val="1"/>
        </w:numPr>
        <w:tabs>
          <w:tab w:val="left" w:pos="1200"/>
          <w:tab w:val="left" w:pos="1201"/>
        </w:tabs>
        <w:ind w:right="645"/>
        <w:rPr>
          <w:rFonts w:ascii="Symbol" w:hAnsi="Symbol"/>
          <w:sz w:val="26"/>
        </w:rPr>
      </w:pPr>
      <w:r w:rsidRPr="00B33663">
        <w:rPr>
          <w:sz w:val="26"/>
        </w:rPr>
        <w:t>Wireless</w:t>
      </w:r>
      <w:r w:rsidRPr="00B33663">
        <w:rPr>
          <w:spacing w:val="14"/>
          <w:sz w:val="26"/>
        </w:rPr>
        <w:t xml:space="preserve"> </w:t>
      </w:r>
      <w:r w:rsidRPr="00B33663">
        <w:rPr>
          <w:sz w:val="26"/>
        </w:rPr>
        <w:t>LANs</w:t>
      </w:r>
      <w:r w:rsidRPr="00B33663">
        <w:rPr>
          <w:spacing w:val="14"/>
          <w:sz w:val="26"/>
        </w:rPr>
        <w:t xml:space="preserve"> </w:t>
      </w:r>
      <w:r w:rsidRPr="00B33663">
        <w:rPr>
          <w:sz w:val="26"/>
        </w:rPr>
        <w:t>can</w:t>
      </w:r>
      <w:r w:rsidRPr="00B33663">
        <w:rPr>
          <w:spacing w:val="15"/>
          <w:sz w:val="26"/>
        </w:rPr>
        <w:t xml:space="preserve"> </w:t>
      </w:r>
      <w:r w:rsidRPr="00B33663">
        <w:rPr>
          <w:sz w:val="26"/>
        </w:rPr>
        <w:t>be</w:t>
      </w:r>
      <w:r w:rsidRPr="00B33663">
        <w:rPr>
          <w:spacing w:val="14"/>
          <w:sz w:val="26"/>
        </w:rPr>
        <w:t xml:space="preserve"> </w:t>
      </w:r>
      <w:r w:rsidRPr="00B33663">
        <w:rPr>
          <w:sz w:val="26"/>
        </w:rPr>
        <w:t>found</w:t>
      </w:r>
      <w:r w:rsidRPr="00B33663">
        <w:rPr>
          <w:spacing w:val="13"/>
          <w:sz w:val="26"/>
        </w:rPr>
        <w:t xml:space="preserve"> </w:t>
      </w:r>
      <w:r w:rsidRPr="00B33663">
        <w:rPr>
          <w:sz w:val="26"/>
        </w:rPr>
        <w:t>on</w:t>
      </w:r>
      <w:r w:rsidRPr="00B33663">
        <w:rPr>
          <w:spacing w:val="14"/>
          <w:sz w:val="26"/>
        </w:rPr>
        <w:t xml:space="preserve"> </w:t>
      </w:r>
      <w:r w:rsidRPr="00B33663">
        <w:rPr>
          <w:sz w:val="26"/>
        </w:rPr>
        <w:t>college</w:t>
      </w:r>
      <w:r w:rsidRPr="00B33663">
        <w:rPr>
          <w:spacing w:val="12"/>
          <w:sz w:val="26"/>
        </w:rPr>
        <w:t xml:space="preserve"> </w:t>
      </w:r>
      <w:r w:rsidRPr="00B33663">
        <w:rPr>
          <w:sz w:val="26"/>
        </w:rPr>
        <w:t>campuses,</w:t>
      </w:r>
      <w:r w:rsidRPr="00B33663">
        <w:rPr>
          <w:spacing w:val="13"/>
          <w:sz w:val="26"/>
        </w:rPr>
        <w:t xml:space="preserve"> </w:t>
      </w:r>
      <w:r w:rsidRPr="00B33663">
        <w:rPr>
          <w:sz w:val="26"/>
        </w:rPr>
        <w:t>in</w:t>
      </w:r>
      <w:r w:rsidRPr="00B33663">
        <w:rPr>
          <w:spacing w:val="12"/>
          <w:sz w:val="26"/>
        </w:rPr>
        <w:t xml:space="preserve"> </w:t>
      </w:r>
      <w:r w:rsidRPr="00B33663">
        <w:rPr>
          <w:sz w:val="26"/>
        </w:rPr>
        <w:t>office</w:t>
      </w:r>
      <w:r w:rsidRPr="00B33663">
        <w:rPr>
          <w:spacing w:val="13"/>
          <w:sz w:val="26"/>
        </w:rPr>
        <w:t xml:space="preserve"> </w:t>
      </w:r>
      <w:r w:rsidRPr="00B33663">
        <w:rPr>
          <w:sz w:val="26"/>
        </w:rPr>
        <w:t>buildings,</w:t>
      </w:r>
      <w:r w:rsidRPr="00B33663">
        <w:rPr>
          <w:spacing w:val="11"/>
          <w:sz w:val="26"/>
        </w:rPr>
        <w:t xml:space="preserve"> </w:t>
      </w:r>
      <w:r w:rsidRPr="00B33663">
        <w:rPr>
          <w:sz w:val="26"/>
        </w:rPr>
        <w:t>and</w:t>
      </w:r>
      <w:r w:rsidRPr="00B33663">
        <w:rPr>
          <w:spacing w:val="-62"/>
          <w:sz w:val="26"/>
        </w:rPr>
        <w:t xml:space="preserve"> </w:t>
      </w:r>
      <w:r w:rsidRPr="00B33663">
        <w:rPr>
          <w:sz w:val="26"/>
        </w:rPr>
        <w:t>in many</w:t>
      </w:r>
      <w:r w:rsidRPr="00B33663">
        <w:rPr>
          <w:spacing w:val="-6"/>
          <w:sz w:val="26"/>
        </w:rPr>
        <w:t xml:space="preserve"> </w:t>
      </w:r>
      <w:r w:rsidRPr="00B33663">
        <w:rPr>
          <w:sz w:val="26"/>
        </w:rPr>
        <w:t>public</w:t>
      </w:r>
      <w:r w:rsidRPr="00B33663">
        <w:rPr>
          <w:spacing w:val="-1"/>
          <w:sz w:val="26"/>
        </w:rPr>
        <w:t xml:space="preserve"> </w:t>
      </w:r>
      <w:r w:rsidRPr="00B33663">
        <w:rPr>
          <w:sz w:val="26"/>
        </w:rPr>
        <w:t>areas.</w:t>
      </w:r>
    </w:p>
    <w:p w14:paraId="5B2F9378" w14:textId="77777777" w:rsidR="00CD7E1A" w:rsidRPr="00B33663" w:rsidRDefault="00CD7E1A">
      <w:pPr>
        <w:pStyle w:val="BodyText"/>
        <w:spacing w:before="6"/>
        <w:ind w:left="0"/>
        <w:rPr>
          <w:sz w:val="36"/>
        </w:rPr>
      </w:pPr>
    </w:p>
    <w:p w14:paraId="6E708E8C" w14:textId="77777777" w:rsidR="00CD7E1A" w:rsidRPr="00B33663" w:rsidRDefault="00A42A03">
      <w:pPr>
        <w:ind w:left="480"/>
        <w:rPr>
          <w:b/>
          <w:sz w:val="26"/>
        </w:rPr>
      </w:pPr>
      <w:r w:rsidRPr="00B33663">
        <w:rPr>
          <w:b/>
          <w:sz w:val="24"/>
        </w:rPr>
        <w:t>ADVANTAGES</w:t>
      </w:r>
      <w:r w:rsidRPr="00B33663">
        <w:rPr>
          <w:b/>
          <w:spacing w:val="-1"/>
          <w:sz w:val="24"/>
        </w:rPr>
        <w:t xml:space="preserve"> </w:t>
      </w:r>
      <w:r w:rsidRPr="00B33663">
        <w:rPr>
          <w:b/>
          <w:sz w:val="24"/>
        </w:rPr>
        <w:t>OF</w:t>
      </w:r>
      <w:r w:rsidRPr="00B33663">
        <w:rPr>
          <w:b/>
          <w:spacing w:val="-2"/>
          <w:sz w:val="24"/>
        </w:rPr>
        <w:t xml:space="preserve"> </w:t>
      </w:r>
      <w:r w:rsidRPr="00B33663">
        <w:rPr>
          <w:b/>
          <w:sz w:val="26"/>
        </w:rPr>
        <w:t>WLAN</w:t>
      </w:r>
      <w:r w:rsidRPr="00B33663">
        <w:rPr>
          <w:b/>
          <w:spacing w:val="-2"/>
          <w:sz w:val="26"/>
        </w:rPr>
        <w:t xml:space="preserve"> </w:t>
      </w:r>
      <w:r w:rsidRPr="00B33663">
        <w:rPr>
          <w:b/>
          <w:sz w:val="26"/>
        </w:rPr>
        <w:t>/</w:t>
      </w:r>
      <w:r w:rsidRPr="00B33663">
        <w:rPr>
          <w:b/>
          <w:spacing w:val="63"/>
          <w:sz w:val="26"/>
        </w:rPr>
        <w:t xml:space="preserve"> </w:t>
      </w:r>
      <w:r w:rsidRPr="00B33663">
        <w:rPr>
          <w:b/>
          <w:sz w:val="26"/>
        </w:rPr>
        <w:t>802.11</w:t>
      </w:r>
    </w:p>
    <w:p w14:paraId="4990298B" w14:textId="77777777" w:rsidR="00CD7E1A" w:rsidRPr="00B33663" w:rsidRDefault="00A42A03" w:rsidP="00E700C1">
      <w:pPr>
        <w:pStyle w:val="ListParagraph"/>
        <w:numPr>
          <w:ilvl w:val="0"/>
          <w:numId w:val="12"/>
        </w:numPr>
        <w:tabs>
          <w:tab w:val="left" w:pos="1201"/>
        </w:tabs>
        <w:spacing w:before="183"/>
        <w:ind w:right="641"/>
        <w:rPr>
          <w:sz w:val="26"/>
        </w:rPr>
      </w:pPr>
      <w:r w:rsidRPr="00B33663">
        <w:rPr>
          <w:b/>
          <w:sz w:val="26"/>
        </w:rPr>
        <w:t>Flexibility:</w:t>
      </w:r>
      <w:r w:rsidRPr="00B33663">
        <w:rPr>
          <w:b/>
          <w:spacing w:val="41"/>
          <w:sz w:val="26"/>
        </w:rPr>
        <w:t xml:space="preserve"> </w:t>
      </w:r>
      <w:r w:rsidRPr="00B33663">
        <w:rPr>
          <w:sz w:val="26"/>
        </w:rPr>
        <w:t>Within</w:t>
      </w:r>
      <w:r w:rsidRPr="00B33663">
        <w:rPr>
          <w:spacing w:val="41"/>
          <w:sz w:val="26"/>
        </w:rPr>
        <w:t xml:space="preserve"> </w:t>
      </w:r>
      <w:r w:rsidRPr="00B33663">
        <w:rPr>
          <w:sz w:val="26"/>
        </w:rPr>
        <w:t>radio</w:t>
      </w:r>
      <w:r w:rsidRPr="00B33663">
        <w:rPr>
          <w:spacing w:val="41"/>
          <w:sz w:val="26"/>
        </w:rPr>
        <w:t xml:space="preserve"> </w:t>
      </w:r>
      <w:r w:rsidRPr="00B33663">
        <w:rPr>
          <w:sz w:val="26"/>
        </w:rPr>
        <w:t>coverage,</w:t>
      </w:r>
      <w:r w:rsidRPr="00B33663">
        <w:rPr>
          <w:spacing w:val="41"/>
          <w:sz w:val="26"/>
        </w:rPr>
        <w:t xml:space="preserve"> </w:t>
      </w:r>
      <w:r w:rsidRPr="00B33663">
        <w:rPr>
          <w:sz w:val="26"/>
        </w:rPr>
        <w:t>nodes</w:t>
      </w:r>
      <w:r w:rsidRPr="00B33663">
        <w:rPr>
          <w:spacing w:val="44"/>
          <w:sz w:val="26"/>
        </w:rPr>
        <w:t xml:space="preserve"> </w:t>
      </w:r>
      <w:r w:rsidRPr="00B33663">
        <w:rPr>
          <w:sz w:val="26"/>
        </w:rPr>
        <w:t>can</w:t>
      </w:r>
      <w:r w:rsidRPr="00B33663">
        <w:rPr>
          <w:spacing w:val="41"/>
          <w:sz w:val="26"/>
        </w:rPr>
        <w:t xml:space="preserve"> </w:t>
      </w:r>
      <w:r w:rsidRPr="00B33663">
        <w:rPr>
          <w:sz w:val="26"/>
        </w:rPr>
        <w:t>access</w:t>
      </w:r>
      <w:r w:rsidRPr="00B33663">
        <w:rPr>
          <w:spacing w:val="42"/>
          <w:sz w:val="26"/>
        </w:rPr>
        <w:t xml:space="preserve"> </w:t>
      </w:r>
      <w:r w:rsidRPr="00B33663">
        <w:rPr>
          <w:sz w:val="26"/>
        </w:rPr>
        <w:t>each</w:t>
      </w:r>
      <w:r w:rsidRPr="00B33663">
        <w:rPr>
          <w:spacing w:val="41"/>
          <w:sz w:val="26"/>
        </w:rPr>
        <w:t xml:space="preserve"> </w:t>
      </w:r>
      <w:r w:rsidRPr="00B33663">
        <w:rPr>
          <w:sz w:val="26"/>
        </w:rPr>
        <w:t>other</w:t>
      </w:r>
      <w:r w:rsidRPr="00B33663">
        <w:rPr>
          <w:spacing w:val="44"/>
          <w:sz w:val="26"/>
        </w:rPr>
        <w:t xml:space="preserve"> </w:t>
      </w:r>
      <w:r w:rsidRPr="00B33663">
        <w:rPr>
          <w:sz w:val="26"/>
        </w:rPr>
        <w:t>as</w:t>
      </w:r>
      <w:r w:rsidRPr="00B33663">
        <w:rPr>
          <w:spacing w:val="41"/>
          <w:sz w:val="26"/>
        </w:rPr>
        <w:t xml:space="preserve"> </w:t>
      </w:r>
      <w:r w:rsidRPr="00B33663">
        <w:rPr>
          <w:sz w:val="26"/>
        </w:rPr>
        <w:t>radio</w:t>
      </w:r>
      <w:r w:rsidRPr="00B33663">
        <w:rPr>
          <w:spacing w:val="-62"/>
          <w:sz w:val="26"/>
        </w:rPr>
        <w:t xml:space="preserve"> </w:t>
      </w:r>
      <w:r w:rsidRPr="00B33663">
        <w:rPr>
          <w:sz w:val="26"/>
        </w:rPr>
        <w:t>waves</w:t>
      </w:r>
      <w:r w:rsidRPr="00B33663">
        <w:rPr>
          <w:spacing w:val="64"/>
          <w:sz w:val="26"/>
        </w:rPr>
        <w:t xml:space="preserve"> </w:t>
      </w:r>
      <w:r w:rsidRPr="00B33663">
        <w:rPr>
          <w:sz w:val="26"/>
        </w:rPr>
        <w:t>can</w:t>
      </w:r>
      <w:r w:rsidRPr="00B33663">
        <w:rPr>
          <w:spacing w:val="2"/>
          <w:sz w:val="26"/>
        </w:rPr>
        <w:t xml:space="preserve"> </w:t>
      </w:r>
      <w:r w:rsidRPr="00B33663">
        <w:rPr>
          <w:sz w:val="26"/>
        </w:rPr>
        <w:t>penetrate</w:t>
      </w:r>
      <w:r w:rsidRPr="00B33663">
        <w:rPr>
          <w:spacing w:val="-1"/>
          <w:sz w:val="26"/>
        </w:rPr>
        <w:t xml:space="preserve"> </w:t>
      </w:r>
      <w:r w:rsidRPr="00B33663">
        <w:rPr>
          <w:sz w:val="26"/>
        </w:rPr>
        <w:t>even</w:t>
      </w:r>
      <w:r w:rsidRPr="00B33663">
        <w:rPr>
          <w:spacing w:val="64"/>
          <w:sz w:val="26"/>
        </w:rPr>
        <w:t xml:space="preserve"> </w:t>
      </w:r>
      <w:r w:rsidRPr="00B33663">
        <w:rPr>
          <w:sz w:val="26"/>
        </w:rPr>
        <w:t>partition</w:t>
      </w:r>
      <w:r w:rsidRPr="00B33663">
        <w:rPr>
          <w:spacing w:val="-1"/>
          <w:sz w:val="26"/>
        </w:rPr>
        <w:t xml:space="preserve"> </w:t>
      </w:r>
      <w:r w:rsidRPr="00B33663">
        <w:rPr>
          <w:sz w:val="26"/>
        </w:rPr>
        <w:t>walls.</w:t>
      </w:r>
    </w:p>
    <w:p w14:paraId="37B83FB5" w14:textId="77777777" w:rsidR="00CD7E1A" w:rsidRPr="00B33663" w:rsidRDefault="00A42A03" w:rsidP="00E700C1">
      <w:pPr>
        <w:pStyle w:val="ListParagraph"/>
        <w:numPr>
          <w:ilvl w:val="0"/>
          <w:numId w:val="12"/>
        </w:numPr>
        <w:tabs>
          <w:tab w:val="left" w:pos="1201"/>
          <w:tab w:val="left" w:pos="2684"/>
        </w:tabs>
        <w:spacing w:before="38"/>
        <w:ind w:right="640"/>
        <w:rPr>
          <w:sz w:val="26"/>
        </w:rPr>
      </w:pPr>
      <w:r w:rsidRPr="00B33663">
        <w:rPr>
          <w:b/>
          <w:sz w:val="26"/>
        </w:rPr>
        <w:t>Planning</w:t>
      </w:r>
      <w:r w:rsidRPr="00B33663">
        <w:rPr>
          <w:b/>
          <w:spacing w:val="67"/>
          <w:sz w:val="26"/>
        </w:rPr>
        <w:t xml:space="preserve"> </w:t>
      </w:r>
      <w:r w:rsidRPr="00B33663">
        <w:rPr>
          <w:b/>
          <w:sz w:val="26"/>
        </w:rPr>
        <w:t>:</w:t>
      </w:r>
      <w:r w:rsidRPr="00B33663">
        <w:rPr>
          <w:b/>
          <w:sz w:val="26"/>
        </w:rPr>
        <w:tab/>
      </w:r>
      <w:r w:rsidRPr="00B33663">
        <w:rPr>
          <w:sz w:val="26"/>
        </w:rPr>
        <w:t>No</w:t>
      </w:r>
      <w:r w:rsidRPr="00B33663">
        <w:rPr>
          <w:spacing w:val="3"/>
          <w:sz w:val="26"/>
        </w:rPr>
        <w:t xml:space="preserve"> </w:t>
      </w:r>
      <w:r w:rsidRPr="00B33663">
        <w:rPr>
          <w:sz w:val="26"/>
        </w:rPr>
        <w:t>prior</w:t>
      </w:r>
      <w:r w:rsidRPr="00B33663">
        <w:rPr>
          <w:spacing w:val="4"/>
          <w:sz w:val="26"/>
        </w:rPr>
        <w:t xml:space="preserve"> </w:t>
      </w:r>
      <w:r w:rsidRPr="00B33663">
        <w:rPr>
          <w:sz w:val="26"/>
        </w:rPr>
        <w:t>planning</w:t>
      </w:r>
      <w:r w:rsidRPr="00B33663">
        <w:rPr>
          <w:spacing w:val="2"/>
          <w:sz w:val="26"/>
        </w:rPr>
        <w:t xml:space="preserve"> </w:t>
      </w:r>
      <w:r w:rsidRPr="00B33663">
        <w:rPr>
          <w:sz w:val="26"/>
        </w:rPr>
        <w:t>is</w:t>
      </w:r>
      <w:r w:rsidRPr="00B33663">
        <w:rPr>
          <w:spacing w:val="2"/>
          <w:sz w:val="26"/>
        </w:rPr>
        <w:t xml:space="preserve"> </w:t>
      </w:r>
      <w:r w:rsidRPr="00B33663">
        <w:rPr>
          <w:sz w:val="26"/>
        </w:rPr>
        <w:t>required</w:t>
      </w:r>
      <w:r w:rsidRPr="00B33663">
        <w:rPr>
          <w:spacing w:val="4"/>
          <w:sz w:val="26"/>
        </w:rPr>
        <w:t xml:space="preserve"> </w:t>
      </w:r>
      <w:r w:rsidRPr="00B33663">
        <w:rPr>
          <w:sz w:val="26"/>
        </w:rPr>
        <w:t>for</w:t>
      </w:r>
      <w:r w:rsidRPr="00B33663">
        <w:rPr>
          <w:spacing w:val="2"/>
          <w:sz w:val="26"/>
        </w:rPr>
        <w:t xml:space="preserve"> </w:t>
      </w:r>
      <w:r w:rsidRPr="00B33663">
        <w:rPr>
          <w:sz w:val="26"/>
        </w:rPr>
        <w:t>connectivity</w:t>
      </w:r>
      <w:r w:rsidRPr="00B33663">
        <w:rPr>
          <w:spacing w:val="62"/>
          <w:sz w:val="26"/>
        </w:rPr>
        <w:t xml:space="preserve"> </w:t>
      </w:r>
      <w:r w:rsidRPr="00B33663">
        <w:rPr>
          <w:sz w:val="26"/>
        </w:rPr>
        <w:t>as</w:t>
      </w:r>
      <w:r w:rsidRPr="00B33663">
        <w:rPr>
          <w:spacing w:val="2"/>
          <w:sz w:val="26"/>
        </w:rPr>
        <w:t xml:space="preserve"> </w:t>
      </w:r>
      <w:r w:rsidRPr="00B33663">
        <w:rPr>
          <w:sz w:val="26"/>
        </w:rPr>
        <w:t>long</w:t>
      </w:r>
      <w:r w:rsidRPr="00B33663">
        <w:rPr>
          <w:spacing w:val="2"/>
          <w:sz w:val="26"/>
        </w:rPr>
        <w:t xml:space="preserve"> </w:t>
      </w:r>
      <w:r w:rsidRPr="00B33663">
        <w:rPr>
          <w:sz w:val="26"/>
        </w:rPr>
        <w:t>as</w:t>
      </w:r>
      <w:r w:rsidRPr="00B33663">
        <w:rPr>
          <w:spacing w:val="-62"/>
          <w:sz w:val="26"/>
        </w:rPr>
        <w:t xml:space="preserve"> </w:t>
      </w:r>
      <w:r w:rsidRPr="00B33663">
        <w:rPr>
          <w:sz w:val="26"/>
        </w:rPr>
        <w:t>devices</w:t>
      </w:r>
      <w:r w:rsidRPr="00B33663">
        <w:rPr>
          <w:spacing w:val="-2"/>
          <w:sz w:val="26"/>
        </w:rPr>
        <w:t xml:space="preserve"> </w:t>
      </w:r>
      <w:r w:rsidRPr="00B33663">
        <w:rPr>
          <w:sz w:val="26"/>
        </w:rPr>
        <w:t>follow</w:t>
      </w:r>
      <w:r w:rsidRPr="00B33663">
        <w:rPr>
          <w:spacing w:val="-1"/>
          <w:sz w:val="26"/>
        </w:rPr>
        <w:t xml:space="preserve"> </w:t>
      </w:r>
      <w:r w:rsidRPr="00B33663">
        <w:rPr>
          <w:sz w:val="26"/>
        </w:rPr>
        <w:t>standard</w:t>
      </w:r>
      <w:r w:rsidRPr="00B33663">
        <w:rPr>
          <w:spacing w:val="-1"/>
          <w:sz w:val="26"/>
        </w:rPr>
        <w:t xml:space="preserve"> </w:t>
      </w:r>
      <w:r w:rsidRPr="00B33663">
        <w:rPr>
          <w:sz w:val="26"/>
        </w:rPr>
        <w:t>convention</w:t>
      </w:r>
    </w:p>
    <w:p w14:paraId="325A925B" w14:textId="77777777" w:rsidR="00CD7E1A" w:rsidRPr="00B33663" w:rsidRDefault="00A42A03" w:rsidP="00E700C1">
      <w:pPr>
        <w:pStyle w:val="ListParagraph"/>
        <w:numPr>
          <w:ilvl w:val="0"/>
          <w:numId w:val="12"/>
        </w:numPr>
        <w:tabs>
          <w:tab w:val="left" w:pos="1201"/>
        </w:tabs>
        <w:spacing w:before="41"/>
        <w:ind w:hanging="361"/>
        <w:rPr>
          <w:sz w:val="26"/>
        </w:rPr>
      </w:pPr>
      <w:r w:rsidRPr="00B33663">
        <w:rPr>
          <w:b/>
          <w:sz w:val="26"/>
        </w:rPr>
        <w:t>Design</w:t>
      </w:r>
      <w:r w:rsidRPr="00B33663">
        <w:rPr>
          <w:b/>
          <w:spacing w:val="-1"/>
          <w:sz w:val="26"/>
        </w:rPr>
        <w:t xml:space="preserve"> </w:t>
      </w:r>
      <w:r w:rsidRPr="00B33663">
        <w:rPr>
          <w:b/>
          <w:sz w:val="26"/>
        </w:rPr>
        <w:t>:</w:t>
      </w:r>
      <w:r w:rsidRPr="00B33663">
        <w:rPr>
          <w:b/>
          <w:spacing w:val="1"/>
          <w:sz w:val="26"/>
        </w:rPr>
        <w:t xml:space="preserve"> </w:t>
      </w:r>
      <w:r w:rsidRPr="00B33663">
        <w:rPr>
          <w:sz w:val="26"/>
        </w:rPr>
        <w:t>Allows to</w:t>
      </w:r>
      <w:r w:rsidRPr="00B33663">
        <w:rPr>
          <w:spacing w:val="-2"/>
          <w:sz w:val="26"/>
        </w:rPr>
        <w:t xml:space="preserve"> </w:t>
      </w:r>
      <w:r w:rsidRPr="00B33663">
        <w:rPr>
          <w:sz w:val="26"/>
        </w:rPr>
        <w:t>design</w:t>
      </w:r>
      <w:r w:rsidRPr="00B33663">
        <w:rPr>
          <w:spacing w:val="-2"/>
          <w:sz w:val="26"/>
        </w:rPr>
        <w:t xml:space="preserve"> </w:t>
      </w:r>
      <w:r w:rsidRPr="00B33663">
        <w:rPr>
          <w:sz w:val="26"/>
        </w:rPr>
        <w:t>and</w:t>
      </w:r>
      <w:r w:rsidRPr="00B33663">
        <w:rPr>
          <w:spacing w:val="-2"/>
          <w:sz w:val="26"/>
        </w:rPr>
        <w:t xml:space="preserve"> </w:t>
      </w:r>
      <w:r w:rsidRPr="00B33663">
        <w:rPr>
          <w:sz w:val="26"/>
        </w:rPr>
        <w:t>develop mobile</w:t>
      </w:r>
      <w:r w:rsidRPr="00B33663">
        <w:rPr>
          <w:spacing w:val="-2"/>
          <w:sz w:val="26"/>
        </w:rPr>
        <w:t xml:space="preserve"> </w:t>
      </w:r>
      <w:r w:rsidRPr="00B33663">
        <w:rPr>
          <w:sz w:val="26"/>
        </w:rPr>
        <w:t>devices.</w:t>
      </w:r>
    </w:p>
    <w:p w14:paraId="102C3FD7" w14:textId="77777777" w:rsidR="00CD7E1A" w:rsidRPr="00B33663" w:rsidRDefault="00A42A03" w:rsidP="00E700C1">
      <w:pPr>
        <w:pStyle w:val="ListParagraph"/>
        <w:numPr>
          <w:ilvl w:val="0"/>
          <w:numId w:val="12"/>
        </w:numPr>
        <w:tabs>
          <w:tab w:val="left" w:pos="1201"/>
        </w:tabs>
        <w:spacing w:before="42"/>
        <w:ind w:right="639"/>
        <w:rPr>
          <w:sz w:val="26"/>
        </w:rPr>
      </w:pPr>
      <w:r w:rsidRPr="00B33663">
        <w:rPr>
          <w:b/>
          <w:sz w:val="26"/>
        </w:rPr>
        <w:t>Robustness</w:t>
      </w:r>
      <w:r w:rsidRPr="00B33663">
        <w:rPr>
          <w:b/>
          <w:spacing w:val="8"/>
          <w:sz w:val="26"/>
        </w:rPr>
        <w:t xml:space="preserve"> </w:t>
      </w:r>
      <w:r w:rsidRPr="00B33663">
        <w:rPr>
          <w:b/>
          <w:sz w:val="26"/>
        </w:rPr>
        <w:t>:</w:t>
      </w:r>
      <w:r w:rsidRPr="00B33663">
        <w:rPr>
          <w:b/>
          <w:spacing w:val="13"/>
          <w:sz w:val="26"/>
        </w:rPr>
        <w:t xml:space="preserve"> </w:t>
      </w:r>
      <w:r w:rsidRPr="00B33663">
        <w:rPr>
          <w:sz w:val="26"/>
        </w:rPr>
        <w:t>Wireless</w:t>
      </w:r>
      <w:r w:rsidRPr="00B33663">
        <w:rPr>
          <w:spacing w:val="10"/>
          <w:sz w:val="26"/>
        </w:rPr>
        <w:t xml:space="preserve"> </w:t>
      </w:r>
      <w:r w:rsidRPr="00B33663">
        <w:rPr>
          <w:sz w:val="26"/>
        </w:rPr>
        <w:t>network</w:t>
      </w:r>
      <w:r w:rsidRPr="00B33663">
        <w:rPr>
          <w:spacing w:val="7"/>
          <w:sz w:val="26"/>
        </w:rPr>
        <w:t xml:space="preserve"> </w:t>
      </w:r>
      <w:r w:rsidRPr="00B33663">
        <w:rPr>
          <w:sz w:val="26"/>
        </w:rPr>
        <w:t>can</w:t>
      </w:r>
      <w:r w:rsidRPr="00B33663">
        <w:rPr>
          <w:spacing w:val="10"/>
          <w:sz w:val="26"/>
        </w:rPr>
        <w:t xml:space="preserve"> </w:t>
      </w:r>
      <w:r w:rsidRPr="00B33663">
        <w:rPr>
          <w:sz w:val="26"/>
        </w:rPr>
        <w:t>survive</w:t>
      </w:r>
      <w:r w:rsidRPr="00B33663">
        <w:rPr>
          <w:spacing w:val="8"/>
          <w:sz w:val="26"/>
        </w:rPr>
        <w:t xml:space="preserve"> </w:t>
      </w:r>
      <w:r w:rsidRPr="00B33663">
        <w:rPr>
          <w:sz w:val="26"/>
        </w:rPr>
        <w:t>disaster.</w:t>
      </w:r>
      <w:r w:rsidRPr="00B33663">
        <w:rPr>
          <w:spacing w:val="12"/>
          <w:sz w:val="26"/>
        </w:rPr>
        <w:t xml:space="preserve"> </w:t>
      </w:r>
      <w:r w:rsidRPr="00B33663">
        <w:rPr>
          <w:sz w:val="26"/>
        </w:rPr>
        <w:t>If</w:t>
      </w:r>
      <w:r w:rsidRPr="00B33663">
        <w:rPr>
          <w:spacing w:val="9"/>
          <w:sz w:val="26"/>
        </w:rPr>
        <w:t xml:space="preserve"> </w:t>
      </w:r>
      <w:r w:rsidRPr="00B33663">
        <w:rPr>
          <w:sz w:val="26"/>
        </w:rPr>
        <w:t>the</w:t>
      </w:r>
      <w:r w:rsidRPr="00B33663">
        <w:rPr>
          <w:spacing w:val="11"/>
          <w:sz w:val="26"/>
        </w:rPr>
        <w:t xml:space="preserve"> </w:t>
      </w:r>
      <w:r w:rsidRPr="00B33663">
        <w:rPr>
          <w:sz w:val="26"/>
        </w:rPr>
        <w:t>devices</w:t>
      </w:r>
      <w:r w:rsidRPr="00B33663">
        <w:rPr>
          <w:spacing w:val="8"/>
          <w:sz w:val="26"/>
        </w:rPr>
        <w:t xml:space="preserve"> </w:t>
      </w:r>
      <w:r w:rsidRPr="00B33663">
        <w:rPr>
          <w:sz w:val="26"/>
        </w:rPr>
        <w:t>survive,</w:t>
      </w:r>
      <w:r w:rsidRPr="00B33663">
        <w:rPr>
          <w:spacing w:val="-62"/>
          <w:sz w:val="26"/>
        </w:rPr>
        <w:t xml:space="preserve"> </w:t>
      </w:r>
      <w:r w:rsidRPr="00B33663">
        <w:rPr>
          <w:sz w:val="26"/>
        </w:rPr>
        <w:t>communication</w:t>
      </w:r>
      <w:r w:rsidRPr="00B33663">
        <w:rPr>
          <w:spacing w:val="63"/>
          <w:sz w:val="26"/>
        </w:rPr>
        <w:t xml:space="preserve"> </w:t>
      </w:r>
      <w:r w:rsidRPr="00B33663">
        <w:rPr>
          <w:sz w:val="26"/>
        </w:rPr>
        <w:t>can</w:t>
      </w:r>
      <w:r w:rsidRPr="00B33663">
        <w:rPr>
          <w:spacing w:val="2"/>
          <w:sz w:val="26"/>
        </w:rPr>
        <w:t xml:space="preserve"> </w:t>
      </w:r>
      <w:r w:rsidRPr="00B33663">
        <w:rPr>
          <w:sz w:val="26"/>
        </w:rPr>
        <w:t>still</w:t>
      </w:r>
      <w:r w:rsidRPr="00B33663">
        <w:rPr>
          <w:spacing w:val="-1"/>
          <w:sz w:val="26"/>
        </w:rPr>
        <w:t xml:space="preserve"> </w:t>
      </w:r>
      <w:r w:rsidRPr="00B33663">
        <w:rPr>
          <w:sz w:val="26"/>
        </w:rPr>
        <w:t>be</w:t>
      </w:r>
      <w:r w:rsidRPr="00B33663">
        <w:rPr>
          <w:spacing w:val="-1"/>
          <w:sz w:val="26"/>
        </w:rPr>
        <w:t xml:space="preserve"> </w:t>
      </w:r>
      <w:r w:rsidRPr="00B33663">
        <w:rPr>
          <w:sz w:val="26"/>
        </w:rPr>
        <w:t>established.</w:t>
      </w:r>
    </w:p>
    <w:p w14:paraId="58E6DD4E" w14:textId="77777777" w:rsidR="00CD7E1A" w:rsidRPr="00B33663" w:rsidRDefault="00CD7E1A">
      <w:pPr>
        <w:pStyle w:val="BodyText"/>
        <w:ind w:left="0"/>
        <w:rPr>
          <w:sz w:val="28"/>
        </w:rPr>
      </w:pPr>
    </w:p>
    <w:p w14:paraId="626917AF" w14:textId="77777777" w:rsidR="00CD7E1A" w:rsidRPr="00B33663" w:rsidRDefault="00A42A03">
      <w:pPr>
        <w:pStyle w:val="Heading4"/>
        <w:spacing w:before="213"/>
      </w:pPr>
      <w:r w:rsidRPr="00B33663">
        <w:t>DISADVANTAGES OF</w:t>
      </w:r>
      <w:r w:rsidRPr="00B33663">
        <w:rPr>
          <w:spacing w:val="-1"/>
        </w:rPr>
        <w:t xml:space="preserve"> </w:t>
      </w:r>
      <w:r w:rsidRPr="00B33663">
        <w:t>WLAN</w:t>
      </w:r>
      <w:r w:rsidRPr="00B33663">
        <w:rPr>
          <w:spacing w:val="-2"/>
        </w:rPr>
        <w:t xml:space="preserve"> </w:t>
      </w:r>
      <w:r w:rsidRPr="00B33663">
        <w:t>/</w:t>
      </w:r>
      <w:r w:rsidRPr="00B33663">
        <w:rPr>
          <w:spacing w:val="62"/>
        </w:rPr>
        <w:t xml:space="preserve"> </w:t>
      </w:r>
      <w:r w:rsidRPr="00B33663">
        <w:t>802.11</w:t>
      </w:r>
    </w:p>
    <w:p w14:paraId="697AEA3F" w14:textId="77777777" w:rsidR="00CD7E1A" w:rsidRPr="00B33663" w:rsidRDefault="00A42A03" w:rsidP="00E700C1">
      <w:pPr>
        <w:pStyle w:val="ListParagraph"/>
        <w:numPr>
          <w:ilvl w:val="0"/>
          <w:numId w:val="11"/>
        </w:numPr>
        <w:tabs>
          <w:tab w:val="left" w:pos="1201"/>
        </w:tabs>
        <w:spacing w:before="181"/>
        <w:ind w:right="639"/>
        <w:jc w:val="both"/>
        <w:rPr>
          <w:sz w:val="26"/>
        </w:rPr>
      </w:pPr>
      <w:r w:rsidRPr="00B33663">
        <w:rPr>
          <w:b/>
          <w:sz w:val="26"/>
        </w:rPr>
        <w:t xml:space="preserve">Quality of Service : </w:t>
      </w:r>
      <w:r w:rsidRPr="00B33663">
        <w:rPr>
          <w:sz w:val="26"/>
        </w:rPr>
        <w:t>Low bandwidth</w:t>
      </w:r>
      <w:r w:rsidRPr="00B33663">
        <w:rPr>
          <w:spacing w:val="1"/>
          <w:sz w:val="26"/>
        </w:rPr>
        <w:t xml:space="preserve"> </w:t>
      </w:r>
      <w:r w:rsidRPr="00B33663">
        <w:rPr>
          <w:sz w:val="26"/>
        </w:rPr>
        <w:t>(1 – 10 Mbps), higher error rates due</w:t>
      </w:r>
      <w:r w:rsidRPr="00B33663">
        <w:rPr>
          <w:spacing w:val="1"/>
          <w:sz w:val="26"/>
        </w:rPr>
        <w:t xml:space="preserve"> </w:t>
      </w:r>
      <w:r w:rsidRPr="00B33663">
        <w:rPr>
          <w:sz w:val="26"/>
        </w:rPr>
        <w:t>to</w:t>
      </w:r>
      <w:r w:rsidRPr="00B33663">
        <w:rPr>
          <w:spacing w:val="-2"/>
          <w:sz w:val="26"/>
        </w:rPr>
        <w:t xml:space="preserve"> </w:t>
      </w:r>
      <w:r w:rsidRPr="00B33663">
        <w:rPr>
          <w:sz w:val="26"/>
        </w:rPr>
        <w:t>interference,</w:t>
      </w:r>
      <w:r w:rsidRPr="00B33663">
        <w:rPr>
          <w:spacing w:val="-1"/>
          <w:sz w:val="26"/>
        </w:rPr>
        <w:t xml:space="preserve"> </w:t>
      </w:r>
      <w:r w:rsidRPr="00B33663">
        <w:rPr>
          <w:sz w:val="26"/>
        </w:rPr>
        <w:t>delay</w:t>
      </w:r>
      <w:r w:rsidRPr="00B33663">
        <w:rPr>
          <w:spacing w:val="-5"/>
          <w:sz w:val="26"/>
        </w:rPr>
        <w:t xml:space="preserve"> </w:t>
      </w:r>
      <w:r w:rsidRPr="00B33663">
        <w:rPr>
          <w:sz w:val="26"/>
        </w:rPr>
        <w:t>due</w:t>
      </w:r>
      <w:r w:rsidRPr="00B33663">
        <w:rPr>
          <w:spacing w:val="-1"/>
          <w:sz w:val="26"/>
        </w:rPr>
        <w:t xml:space="preserve"> </w:t>
      </w:r>
      <w:r w:rsidRPr="00B33663">
        <w:rPr>
          <w:sz w:val="26"/>
        </w:rPr>
        <w:t>to</w:t>
      </w:r>
      <w:r w:rsidRPr="00B33663">
        <w:rPr>
          <w:spacing w:val="-1"/>
          <w:sz w:val="26"/>
        </w:rPr>
        <w:t xml:space="preserve"> </w:t>
      </w:r>
      <w:r w:rsidRPr="00B33663">
        <w:rPr>
          <w:sz w:val="26"/>
        </w:rPr>
        <w:t>error</w:t>
      </w:r>
      <w:r w:rsidRPr="00B33663">
        <w:rPr>
          <w:spacing w:val="1"/>
          <w:sz w:val="26"/>
        </w:rPr>
        <w:t xml:space="preserve"> </w:t>
      </w:r>
      <w:r w:rsidRPr="00B33663">
        <w:rPr>
          <w:sz w:val="26"/>
        </w:rPr>
        <w:t>correction</w:t>
      </w:r>
      <w:r w:rsidRPr="00B33663">
        <w:rPr>
          <w:spacing w:val="1"/>
          <w:sz w:val="26"/>
        </w:rPr>
        <w:t xml:space="preserve"> </w:t>
      </w:r>
      <w:r w:rsidRPr="00B33663">
        <w:rPr>
          <w:sz w:val="26"/>
        </w:rPr>
        <w:t>and</w:t>
      </w:r>
      <w:r w:rsidRPr="00B33663">
        <w:rPr>
          <w:spacing w:val="-1"/>
          <w:sz w:val="26"/>
        </w:rPr>
        <w:t xml:space="preserve"> </w:t>
      </w:r>
      <w:r w:rsidRPr="00B33663">
        <w:rPr>
          <w:sz w:val="26"/>
        </w:rPr>
        <w:t>detection.</w:t>
      </w:r>
    </w:p>
    <w:p w14:paraId="77BF4673" w14:textId="77777777" w:rsidR="00CD7E1A" w:rsidRPr="00B33663" w:rsidRDefault="00A42A03" w:rsidP="00E700C1">
      <w:pPr>
        <w:pStyle w:val="ListParagraph"/>
        <w:numPr>
          <w:ilvl w:val="0"/>
          <w:numId w:val="11"/>
        </w:numPr>
        <w:tabs>
          <w:tab w:val="left" w:pos="1201"/>
        </w:tabs>
        <w:spacing w:before="40"/>
        <w:ind w:hanging="361"/>
        <w:jc w:val="both"/>
        <w:rPr>
          <w:sz w:val="26"/>
        </w:rPr>
      </w:pPr>
      <w:r w:rsidRPr="00B33663">
        <w:rPr>
          <w:b/>
          <w:sz w:val="26"/>
        </w:rPr>
        <w:t>Cost</w:t>
      </w:r>
      <w:r w:rsidRPr="00B33663">
        <w:rPr>
          <w:b/>
          <w:spacing w:val="-2"/>
          <w:sz w:val="26"/>
        </w:rPr>
        <w:t xml:space="preserve"> </w:t>
      </w:r>
      <w:r w:rsidRPr="00B33663">
        <w:rPr>
          <w:b/>
          <w:sz w:val="26"/>
        </w:rPr>
        <w:t>:</w:t>
      </w:r>
      <w:r w:rsidRPr="00B33663">
        <w:rPr>
          <w:b/>
          <w:spacing w:val="2"/>
          <w:sz w:val="26"/>
        </w:rPr>
        <w:t xml:space="preserve"> </w:t>
      </w:r>
      <w:r w:rsidRPr="00B33663">
        <w:rPr>
          <w:sz w:val="26"/>
        </w:rPr>
        <w:t>Wireless</w:t>
      </w:r>
      <w:r w:rsidRPr="00B33663">
        <w:rPr>
          <w:spacing w:val="-1"/>
          <w:sz w:val="26"/>
        </w:rPr>
        <w:t xml:space="preserve"> </w:t>
      </w:r>
      <w:r w:rsidRPr="00B33663">
        <w:rPr>
          <w:sz w:val="26"/>
        </w:rPr>
        <w:t>LAN</w:t>
      </w:r>
      <w:r w:rsidRPr="00B33663">
        <w:rPr>
          <w:spacing w:val="-1"/>
          <w:sz w:val="26"/>
        </w:rPr>
        <w:t xml:space="preserve"> </w:t>
      </w:r>
      <w:r w:rsidRPr="00B33663">
        <w:rPr>
          <w:sz w:val="26"/>
        </w:rPr>
        <w:t>adapters</w:t>
      </w:r>
      <w:r w:rsidRPr="00B33663">
        <w:rPr>
          <w:spacing w:val="-1"/>
          <w:sz w:val="26"/>
        </w:rPr>
        <w:t xml:space="preserve"> </w:t>
      </w:r>
      <w:r w:rsidRPr="00B33663">
        <w:rPr>
          <w:sz w:val="26"/>
        </w:rPr>
        <w:t>are</w:t>
      </w:r>
      <w:r w:rsidRPr="00B33663">
        <w:rPr>
          <w:spacing w:val="64"/>
          <w:sz w:val="26"/>
        </w:rPr>
        <w:t xml:space="preserve"> </w:t>
      </w:r>
      <w:r w:rsidRPr="00B33663">
        <w:rPr>
          <w:sz w:val="26"/>
        </w:rPr>
        <w:t>costly</w:t>
      </w:r>
      <w:r w:rsidRPr="00B33663">
        <w:rPr>
          <w:spacing w:val="-7"/>
          <w:sz w:val="26"/>
        </w:rPr>
        <w:t xml:space="preserve"> </w:t>
      </w:r>
      <w:r w:rsidRPr="00B33663">
        <w:rPr>
          <w:sz w:val="26"/>
        </w:rPr>
        <w:t>compared</w:t>
      </w:r>
      <w:r w:rsidRPr="00B33663">
        <w:rPr>
          <w:spacing w:val="-1"/>
          <w:sz w:val="26"/>
        </w:rPr>
        <w:t xml:space="preserve"> </w:t>
      </w:r>
      <w:r w:rsidRPr="00B33663">
        <w:rPr>
          <w:sz w:val="26"/>
        </w:rPr>
        <w:t>to</w:t>
      </w:r>
      <w:r w:rsidRPr="00B33663">
        <w:rPr>
          <w:spacing w:val="-1"/>
          <w:sz w:val="26"/>
        </w:rPr>
        <w:t xml:space="preserve"> </w:t>
      </w:r>
      <w:r w:rsidRPr="00B33663">
        <w:rPr>
          <w:sz w:val="26"/>
        </w:rPr>
        <w:t>wired</w:t>
      </w:r>
      <w:r w:rsidRPr="00B33663">
        <w:rPr>
          <w:spacing w:val="-1"/>
          <w:sz w:val="26"/>
        </w:rPr>
        <w:t xml:space="preserve"> </w:t>
      </w:r>
      <w:r w:rsidRPr="00B33663">
        <w:rPr>
          <w:sz w:val="26"/>
        </w:rPr>
        <w:t>adapters.</w:t>
      </w:r>
    </w:p>
    <w:p w14:paraId="437456D2" w14:textId="77777777" w:rsidR="00CD7E1A" w:rsidRPr="00B33663" w:rsidRDefault="00A42A03" w:rsidP="00E700C1">
      <w:pPr>
        <w:pStyle w:val="ListParagraph"/>
        <w:numPr>
          <w:ilvl w:val="0"/>
          <w:numId w:val="11"/>
        </w:numPr>
        <w:tabs>
          <w:tab w:val="left" w:pos="1201"/>
        </w:tabs>
        <w:spacing w:before="40"/>
        <w:ind w:right="642"/>
        <w:jc w:val="both"/>
        <w:rPr>
          <w:sz w:val="26"/>
        </w:rPr>
      </w:pPr>
      <w:r w:rsidRPr="00B33663">
        <w:rPr>
          <w:b/>
          <w:sz w:val="26"/>
        </w:rPr>
        <w:t xml:space="preserve">Proprietary Solution : </w:t>
      </w:r>
      <w:r w:rsidRPr="00B33663">
        <w:rPr>
          <w:sz w:val="26"/>
        </w:rPr>
        <w:t>Due to slow standardization process, many solution</w:t>
      </w:r>
      <w:r w:rsidRPr="00B33663">
        <w:rPr>
          <w:spacing w:val="-62"/>
          <w:sz w:val="26"/>
        </w:rPr>
        <w:t xml:space="preserve"> </w:t>
      </w:r>
      <w:r w:rsidRPr="00B33663">
        <w:rPr>
          <w:sz w:val="26"/>
        </w:rPr>
        <w:t>are</w:t>
      </w:r>
      <w:r w:rsidRPr="00B33663">
        <w:rPr>
          <w:spacing w:val="-1"/>
          <w:sz w:val="26"/>
        </w:rPr>
        <w:t xml:space="preserve"> </w:t>
      </w:r>
      <w:r w:rsidRPr="00B33663">
        <w:rPr>
          <w:sz w:val="26"/>
        </w:rPr>
        <w:t>proprietary</w:t>
      </w:r>
      <w:r w:rsidRPr="00B33663">
        <w:rPr>
          <w:spacing w:val="-3"/>
          <w:sz w:val="26"/>
        </w:rPr>
        <w:t xml:space="preserve"> </w:t>
      </w:r>
      <w:r w:rsidRPr="00B33663">
        <w:rPr>
          <w:sz w:val="26"/>
        </w:rPr>
        <w:t>that limit the</w:t>
      </w:r>
      <w:r w:rsidRPr="00B33663">
        <w:rPr>
          <w:spacing w:val="-1"/>
          <w:sz w:val="26"/>
        </w:rPr>
        <w:t xml:space="preserve"> </w:t>
      </w:r>
      <w:r w:rsidRPr="00B33663">
        <w:rPr>
          <w:sz w:val="26"/>
        </w:rPr>
        <w:t>homogeneity</w:t>
      </w:r>
      <w:r w:rsidRPr="00B33663">
        <w:rPr>
          <w:spacing w:val="-4"/>
          <w:sz w:val="26"/>
        </w:rPr>
        <w:t xml:space="preserve"> </w:t>
      </w:r>
      <w:r w:rsidRPr="00B33663">
        <w:rPr>
          <w:sz w:val="26"/>
        </w:rPr>
        <w:t>of</w:t>
      </w:r>
      <w:r w:rsidRPr="00B33663">
        <w:rPr>
          <w:spacing w:val="2"/>
          <w:sz w:val="26"/>
        </w:rPr>
        <w:t xml:space="preserve"> </w:t>
      </w:r>
      <w:r w:rsidRPr="00B33663">
        <w:rPr>
          <w:sz w:val="26"/>
        </w:rPr>
        <w:t>operation.</w:t>
      </w:r>
    </w:p>
    <w:p w14:paraId="6A11D729" w14:textId="77777777" w:rsidR="00CD7E1A" w:rsidRPr="00B33663" w:rsidRDefault="00A42A03" w:rsidP="00E700C1">
      <w:pPr>
        <w:pStyle w:val="ListParagraph"/>
        <w:numPr>
          <w:ilvl w:val="0"/>
          <w:numId w:val="11"/>
        </w:numPr>
        <w:tabs>
          <w:tab w:val="left" w:pos="1201"/>
        </w:tabs>
        <w:spacing w:before="41"/>
        <w:ind w:right="641"/>
        <w:jc w:val="both"/>
        <w:rPr>
          <w:sz w:val="26"/>
        </w:rPr>
      </w:pPr>
      <w:r w:rsidRPr="00B33663">
        <w:rPr>
          <w:b/>
          <w:sz w:val="26"/>
        </w:rPr>
        <w:t xml:space="preserve">Restriction : </w:t>
      </w:r>
      <w:r w:rsidRPr="00B33663">
        <w:rPr>
          <w:sz w:val="26"/>
        </w:rPr>
        <w:t>Individual countries have their</w:t>
      </w:r>
      <w:r w:rsidRPr="00B33663">
        <w:rPr>
          <w:spacing w:val="1"/>
          <w:sz w:val="26"/>
        </w:rPr>
        <w:t xml:space="preserve"> </w:t>
      </w:r>
      <w:r w:rsidRPr="00B33663">
        <w:rPr>
          <w:sz w:val="26"/>
        </w:rPr>
        <w:t>own</w:t>
      </w:r>
      <w:r w:rsidRPr="00B33663">
        <w:rPr>
          <w:spacing w:val="1"/>
          <w:sz w:val="26"/>
        </w:rPr>
        <w:t xml:space="preserve"> </w:t>
      </w:r>
      <w:r w:rsidRPr="00B33663">
        <w:rPr>
          <w:sz w:val="26"/>
        </w:rPr>
        <w:t>radio spectral policies.</w:t>
      </w:r>
      <w:r w:rsidRPr="00B33663">
        <w:rPr>
          <w:spacing w:val="1"/>
          <w:sz w:val="26"/>
        </w:rPr>
        <w:t xml:space="preserve"> </w:t>
      </w:r>
      <w:r w:rsidRPr="00B33663">
        <w:rPr>
          <w:sz w:val="26"/>
        </w:rPr>
        <w:t>This</w:t>
      </w:r>
      <w:r w:rsidRPr="00B33663">
        <w:rPr>
          <w:spacing w:val="-2"/>
          <w:sz w:val="26"/>
        </w:rPr>
        <w:t xml:space="preserve"> </w:t>
      </w:r>
      <w:r w:rsidRPr="00B33663">
        <w:rPr>
          <w:sz w:val="26"/>
        </w:rPr>
        <w:t>restricts</w:t>
      </w:r>
      <w:r w:rsidRPr="00B33663">
        <w:rPr>
          <w:spacing w:val="-1"/>
          <w:sz w:val="26"/>
        </w:rPr>
        <w:t xml:space="preserve"> </w:t>
      </w:r>
      <w:r w:rsidRPr="00B33663">
        <w:rPr>
          <w:sz w:val="26"/>
        </w:rPr>
        <w:t>the</w:t>
      </w:r>
      <w:r w:rsidRPr="00B33663">
        <w:rPr>
          <w:spacing w:val="-1"/>
          <w:sz w:val="26"/>
        </w:rPr>
        <w:t xml:space="preserve"> </w:t>
      </w:r>
      <w:r w:rsidRPr="00B33663">
        <w:rPr>
          <w:sz w:val="26"/>
        </w:rPr>
        <w:t>development</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technology</w:t>
      </w:r>
    </w:p>
    <w:p w14:paraId="2AE2F20A" w14:textId="77777777" w:rsidR="00CD7E1A" w:rsidRPr="00B33663" w:rsidRDefault="00A42A03" w:rsidP="00E700C1">
      <w:pPr>
        <w:pStyle w:val="ListParagraph"/>
        <w:numPr>
          <w:ilvl w:val="0"/>
          <w:numId w:val="11"/>
        </w:numPr>
        <w:tabs>
          <w:tab w:val="left" w:pos="1201"/>
        </w:tabs>
        <w:spacing w:before="40"/>
        <w:ind w:right="636"/>
        <w:jc w:val="both"/>
        <w:rPr>
          <w:sz w:val="26"/>
        </w:rPr>
      </w:pPr>
      <w:r w:rsidRPr="00B33663">
        <w:rPr>
          <w:b/>
          <w:sz w:val="26"/>
        </w:rPr>
        <w:t>Safety</w:t>
      </w:r>
      <w:r w:rsidRPr="00B33663">
        <w:rPr>
          <w:b/>
          <w:spacing w:val="1"/>
          <w:sz w:val="26"/>
        </w:rPr>
        <w:t xml:space="preserve"> </w:t>
      </w:r>
      <w:r w:rsidRPr="00B33663">
        <w:rPr>
          <w:b/>
          <w:sz w:val="26"/>
        </w:rPr>
        <w:t>and</w:t>
      </w:r>
      <w:r w:rsidRPr="00B33663">
        <w:rPr>
          <w:b/>
          <w:spacing w:val="1"/>
          <w:sz w:val="26"/>
        </w:rPr>
        <w:t xml:space="preserve"> </w:t>
      </w:r>
      <w:r w:rsidRPr="00B33663">
        <w:rPr>
          <w:b/>
          <w:sz w:val="26"/>
        </w:rPr>
        <w:t>Security</w:t>
      </w:r>
      <w:r w:rsidRPr="00B33663">
        <w:rPr>
          <w:b/>
          <w:spacing w:val="1"/>
          <w:sz w:val="26"/>
        </w:rPr>
        <w:t xml:space="preserve"> </w:t>
      </w:r>
      <w:r w:rsidRPr="00B33663">
        <w:rPr>
          <w:b/>
          <w:sz w:val="26"/>
        </w:rPr>
        <w:t>:</w:t>
      </w:r>
      <w:r w:rsidRPr="00B33663">
        <w:rPr>
          <w:b/>
          <w:spacing w:val="1"/>
          <w:sz w:val="26"/>
        </w:rPr>
        <w:t xml:space="preserve"> </w:t>
      </w:r>
      <w:r w:rsidRPr="00B33663">
        <w:rPr>
          <w:sz w:val="26"/>
        </w:rPr>
        <w:t>Wireless</w:t>
      </w:r>
      <w:r w:rsidRPr="00B33663">
        <w:rPr>
          <w:spacing w:val="1"/>
          <w:sz w:val="26"/>
        </w:rPr>
        <w:t xml:space="preserve"> </w:t>
      </w:r>
      <w:r w:rsidRPr="00B33663">
        <w:rPr>
          <w:sz w:val="26"/>
        </w:rPr>
        <w:t>Radio</w:t>
      </w:r>
      <w:r w:rsidRPr="00B33663">
        <w:rPr>
          <w:spacing w:val="1"/>
          <w:sz w:val="26"/>
        </w:rPr>
        <w:t xml:space="preserve"> </w:t>
      </w:r>
      <w:r w:rsidRPr="00B33663">
        <w:rPr>
          <w:sz w:val="26"/>
        </w:rPr>
        <w:t>waves</w:t>
      </w:r>
      <w:r w:rsidRPr="00B33663">
        <w:rPr>
          <w:spacing w:val="1"/>
          <w:sz w:val="26"/>
        </w:rPr>
        <w:t xml:space="preserve"> </w:t>
      </w:r>
      <w:r w:rsidRPr="00B33663">
        <w:rPr>
          <w:sz w:val="26"/>
        </w:rPr>
        <w:t>may interfere</w:t>
      </w:r>
      <w:r w:rsidRPr="00B33663">
        <w:rPr>
          <w:spacing w:val="1"/>
          <w:sz w:val="26"/>
        </w:rPr>
        <w:t xml:space="preserve"> </w:t>
      </w:r>
      <w:r w:rsidRPr="00B33663">
        <w:rPr>
          <w:sz w:val="26"/>
        </w:rPr>
        <w:t>with</w:t>
      </w:r>
      <w:r w:rsidRPr="00B33663">
        <w:rPr>
          <w:spacing w:val="1"/>
          <w:sz w:val="26"/>
        </w:rPr>
        <w:t xml:space="preserve"> </w:t>
      </w:r>
      <w:r w:rsidRPr="00B33663">
        <w:rPr>
          <w:sz w:val="26"/>
        </w:rPr>
        <w:t>other</w:t>
      </w:r>
      <w:r w:rsidRPr="00B33663">
        <w:rPr>
          <w:spacing w:val="1"/>
          <w:sz w:val="26"/>
        </w:rPr>
        <w:t xml:space="preserve"> </w:t>
      </w:r>
      <w:r w:rsidRPr="00B33663">
        <w:rPr>
          <w:sz w:val="26"/>
        </w:rPr>
        <w:t>devices.</w:t>
      </w:r>
      <w:r w:rsidRPr="00B33663">
        <w:rPr>
          <w:spacing w:val="1"/>
          <w:sz w:val="26"/>
        </w:rPr>
        <w:t xml:space="preserve"> </w:t>
      </w:r>
      <w:r w:rsidRPr="00B33663">
        <w:rPr>
          <w:sz w:val="26"/>
        </w:rPr>
        <w:t>Eg;</w:t>
      </w:r>
      <w:r w:rsidRPr="00B33663">
        <w:rPr>
          <w:spacing w:val="1"/>
          <w:sz w:val="26"/>
        </w:rPr>
        <w:t xml:space="preserve"> </w:t>
      </w:r>
      <w:r w:rsidRPr="00B33663">
        <w:rPr>
          <w:sz w:val="26"/>
        </w:rPr>
        <w:t>In a hospital, radio waves may</w:t>
      </w:r>
      <w:r w:rsidRPr="00B33663">
        <w:rPr>
          <w:spacing w:val="1"/>
          <w:sz w:val="26"/>
        </w:rPr>
        <w:t xml:space="preserve"> </w:t>
      </w:r>
      <w:r w:rsidRPr="00B33663">
        <w:rPr>
          <w:sz w:val="26"/>
        </w:rPr>
        <w:t>interfere with high-tech</w:t>
      </w:r>
      <w:r w:rsidRPr="00B33663">
        <w:rPr>
          <w:spacing w:val="1"/>
          <w:sz w:val="26"/>
        </w:rPr>
        <w:t xml:space="preserve"> </w:t>
      </w:r>
      <w:r w:rsidRPr="00B33663">
        <w:rPr>
          <w:sz w:val="26"/>
        </w:rPr>
        <w:t>equipment.</w:t>
      </w:r>
    </w:p>
    <w:p w14:paraId="7D3BEE8F" w14:textId="77777777" w:rsidR="00CD7E1A" w:rsidRPr="00B33663" w:rsidRDefault="00CD7E1A">
      <w:pPr>
        <w:jc w:val="both"/>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B88899E"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44679DE8">
          <v:group id="_x0000_s1069" style="width:436.3pt;height:4.45pt;mso-position-horizontal-relative:char;mso-position-vertical-relative:line" coordsize="8726,89">
            <v:shape id="_x0000_s1070" style="position:absolute;width:8726;height:89" coordsize="8726,89" o:spt="100" adj="0,,0" path="m8726,29l,29,,89r8726,l8726,29xm8726,l,,,14r8726,l8726,xe" fillcolor="#612322" stroked="f">
              <v:stroke joinstyle="round"/>
              <v:formulas/>
              <v:path arrowok="t" o:connecttype="segments"/>
            </v:shape>
            <w10:anchorlock/>
          </v:group>
        </w:pict>
      </w:r>
    </w:p>
    <w:p w14:paraId="69E2BB2B" w14:textId="77777777" w:rsidR="00CD7E1A" w:rsidRPr="00B33663" w:rsidRDefault="00CD7E1A">
      <w:pPr>
        <w:pStyle w:val="BodyText"/>
        <w:spacing w:before="2"/>
        <w:ind w:left="0"/>
        <w:rPr>
          <w:sz w:val="17"/>
        </w:rPr>
      </w:pPr>
    </w:p>
    <w:p w14:paraId="604D4B91" w14:textId="77777777" w:rsidR="00CD7E1A" w:rsidRPr="00B33663" w:rsidRDefault="00A42A03" w:rsidP="00A42A03">
      <w:pPr>
        <w:spacing w:before="89"/>
        <w:jc w:val="both"/>
        <w:rPr>
          <w:b/>
          <w:sz w:val="26"/>
        </w:rPr>
      </w:pPr>
      <w:r w:rsidRPr="00B33663">
        <w:rPr>
          <w:b/>
          <w:sz w:val="26"/>
        </w:rPr>
        <w:t xml:space="preserve">          TECHNOLOGY</w:t>
      </w:r>
      <w:r w:rsidRPr="00B33663">
        <w:rPr>
          <w:b/>
          <w:spacing w:val="63"/>
          <w:sz w:val="26"/>
        </w:rPr>
        <w:t xml:space="preserve"> </w:t>
      </w:r>
      <w:r w:rsidRPr="00B33663">
        <w:rPr>
          <w:b/>
          <w:sz w:val="26"/>
        </w:rPr>
        <w:t>USED</w:t>
      </w:r>
      <w:r w:rsidRPr="00B33663">
        <w:rPr>
          <w:b/>
          <w:spacing w:val="-1"/>
          <w:sz w:val="26"/>
        </w:rPr>
        <w:t xml:space="preserve"> </w:t>
      </w:r>
      <w:r w:rsidRPr="00B33663">
        <w:rPr>
          <w:b/>
          <w:sz w:val="26"/>
        </w:rPr>
        <w:t xml:space="preserve">IN </w:t>
      </w:r>
      <w:r w:rsidRPr="00B33663">
        <w:rPr>
          <w:b/>
          <w:sz w:val="24"/>
        </w:rPr>
        <w:t>WLAN</w:t>
      </w:r>
      <w:r w:rsidRPr="00B33663">
        <w:rPr>
          <w:b/>
          <w:spacing w:val="-1"/>
          <w:sz w:val="24"/>
        </w:rPr>
        <w:t xml:space="preserve"> </w:t>
      </w:r>
      <w:r w:rsidRPr="00B33663">
        <w:rPr>
          <w:b/>
          <w:sz w:val="24"/>
        </w:rPr>
        <w:t>/</w:t>
      </w:r>
      <w:r w:rsidRPr="00B33663">
        <w:rPr>
          <w:b/>
          <w:spacing w:val="1"/>
          <w:sz w:val="24"/>
        </w:rPr>
        <w:t xml:space="preserve"> </w:t>
      </w:r>
      <w:r w:rsidRPr="00B33663">
        <w:rPr>
          <w:b/>
          <w:sz w:val="26"/>
        </w:rPr>
        <w:t>802.11</w:t>
      </w:r>
    </w:p>
    <w:p w14:paraId="49D8C6CF" w14:textId="77777777" w:rsidR="00CD7E1A" w:rsidRPr="00B33663" w:rsidRDefault="00A42A03" w:rsidP="00E700C1">
      <w:pPr>
        <w:pStyle w:val="ListParagraph"/>
        <w:numPr>
          <w:ilvl w:val="1"/>
          <w:numId w:val="11"/>
        </w:numPr>
        <w:tabs>
          <w:tab w:val="left" w:pos="1201"/>
        </w:tabs>
        <w:spacing w:before="148" w:line="319" w:lineRule="exact"/>
        <w:ind w:left="1200" w:hanging="270"/>
        <w:jc w:val="both"/>
        <w:rPr>
          <w:rFonts w:ascii="Wingdings" w:hAnsi="Wingdings"/>
          <w:b/>
          <w:sz w:val="26"/>
        </w:rPr>
      </w:pPr>
      <w:r w:rsidRPr="00B33663">
        <w:rPr>
          <w:sz w:val="26"/>
          <w:szCs w:val="26"/>
        </w:rPr>
        <w:t>WLAN’s</w:t>
      </w:r>
      <w:r w:rsidRPr="00B33663">
        <w:rPr>
          <w:spacing w:val="-4"/>
          <w:sz w:val="26"/>
          <w:szCs w:val="26"/>
        </w:rPr>
        <w:t xml:space="preserve"> </w:t>
      </w:r>
      <w:r w:rsidRPr="00B33663">
        <w:rPr>
          <w:sz w:val="26"/>
          <w:szCs w:val="26"/>
        </w:rPr>
        <w:t>uses</w:t>
      </w:r>
      <w:r w:rsidRPr="00B33663">
        <w:rPr>
          <w:spacing w:val="-3"/>
          <w:sz w:val="26"/>
          <w:szCs w:val="26"/>
        </w:rPr>
        <w:t xml:space="preserve"> </w:t>
      </w:r>
      <w:r w:rsidRPr="00B33663">
        <w:rPr>
          <w:sz w:val="26"/>
          <w:szCs w:val="26"/>
        </w:rPr>
        <w:t>Spread</w:t>
      </w:r>
      <w:r w:rsidRPr="00B33663">
        <w:rPr>
          <w:spacing w:val="-1"/>
          <w:sz w:val="26"/>
          <w:szCs w:val="26"/>
        </w:rPr>
        <w:t xml:space="preserve"> </w:t>
      </w:r>
      <w:r w:rsidRPr="00B33663">
        <w:rPr>
          <w:sz w:val="26"/>
          <w:szCs w:val="26"/>
        </w:rPr>
        <w:t>Spectrum</w:t>
      </w:r>
      <w:r w:rsidRPr="00B33663">
        <w:rPr>
          <w:spacing w:val="-5"/>
          <w:sz w:val="26"/>
          <w:szCs w:val="26"/>
        </w:rPr>
        <w:t xml:space="preserve"> </w:t>
      </w:r>
      <w:r w:rsidRPr="00B33663">
        <w:rPr>
          <w:sz w:val="26"/>
          <w:szCs w:val="26"/>
        </w:rPr>
        <w:t>(SS)</w:t>
      </w:r>
      <w:r w:rsidRPr="00B33663">
        <w:rPr>
          <w:spacing w:val="-4"/>
          <w:sz w:val="26"/>
          <w:szCs w:val="26"/>
        </w:rPr>
        <w:t xml:space="preserve"> </w:t>
      </w:r>
      <w:r w:rsidRPr="00B33663">
        <w:rPr>
          <w:sz w:val="26"/>
          <w:szCs w:val="26"/>
        </w:rPr>
        <w:t>technology</w:t>
      </w:r>
      <w:r w:rsidRPr="00B33663">
        <w:rPr>
          <w:b/>
          <w:bCs/>
          <w:sz w:val="28"/>
          <w:szCs w:val="28"/>
        </w:rPr>
        <w:t>.</w:t>
      </w:r>
    </w:p>
    <w:p w14:paraId="6498C4F3" w14:textId="77777777" w:rsidR="00CD7E1A" w:rsidRPr="00B33663" w:rsidRDefault="00A42A03" w:rsidP="00E700C1">
      <w:pPr>
        <w:pStyle w:val="ListParagraph"/>
        <w:numPr>
          <w:ilvl w:val="1"/>
          <w:numId w:val="11"/>
        </w:numPr>
        <w:tabs>
          <w:tab w:val="left" w:pos="1201"/>
        </w:tabs>
        <w:ind w:right="642" w:hanging="360"/>
        <w:jc w:val="both"/>
        <w:rPr>
          <w:rFonts w:ascii="Wingdings" w:hAnsi="Wingdings"/>
          <w:sz w:val="26"/>
        </w:rPr>
      </w:pPr>
      <w:r w:rsidRPr="00B33663">
        <w:rPr>
          <w:sz w:val="26"/>
          <w:szCs w:val="26"/>
        </w:rPr>
        <w:t>The idea behind Spread spectrum technique is to spread the signal over a</w:t>
      </w:r>
      <w:r w:rsidRPr="00B33663">
        <w:rPr>
          <w:spacing w:val="1"/>
          <w:sz w:val="26"/>
          <w:szCs w:val="26"/>
        </w:rPr>
        <w:t xml:space="preserve"> </w:t>
      </w:r>
      <w:r w:rsidRPr="00B33663">
        <w:rPr>
          <w:sz w:val="26"/>
          <w:szCs w:val="26"/>
        </w:rPr>
        <w:t>wider</w:t>
      </w:r>
      <w:r w:rsidRPr="00B33663">
        <w:rPr>
          <w:spacing w:val="1"/>
          <w:sz w:val="26"/>
          <w:szCs w:val="26"/>
        </w:rPr>
        <w:t xml:space="preserve"> </w:t>
      </w:r>
      <w:r w:rsidRPr="00B33663">
        <w:rPr>
          <w:sz w:val="26"/>
          <w:szCs w:val="26"/>
        </w:rPr>
        <w:t>frequency</w:t>
      </w:r>
      <w:r w:rsidRPr="00B33663">
        <w:rPr>
          <w:spacing w:val="1"/>
          <w:sz w:val="26"/>
          <w:szCs w:val="26"/>
        </w:rPr>
        <w:t xml:space="preserve"> </w:t>
      </w:r>
      <w:r w:rsidRPr="00B33663">
        <w:rPr>
          <w:sz w:val="26"/>
          <w:szCs w:val="26"/>
        </w:rPr>
        <w:t>band</w:t>
      </w:r>
      <w:r w:rsidRPr="00B33663">
        <w:rPr>
          <w:spacing w:val="1"/>
          <w:sz w:val="26"/>
          <w:szCs w:val="26"/>
        </w:rPr>
        <w:t xml:space="preserve"> </w:t>
      </w:r>
      <w:r w:rsidRPr="00B33663">
        <w:rPr>
          <w:sz w:val="26"/>
          <w:szCs w:val="26"/>
        </w:rPr>
        <w:t>than</w:t>
      </w:r>
      <w:r w:rsidRPr="00B33663">
        <w:rPr>
          <w:spacing w:val="1"/>
          <w:sz w:val="26"/>
          <w:szCs w:val="26"/>
        </w:rPr>
        <w:t xml:space="preserve"> </w:t>
      </w:r>
      <w:r w:rsidRPr="00B33663">
        <w:rPr>
          <w:sz w:val="26"/>
          <w:szCs w:val="26"/>
        </w:rPr>
        <w:t>normal,</w:t>
      </w:r>
      <w:r w:rsidRPr="00B33663">
        <w:rPr>
          <w:spacing w:val="1"/>
          <w:sz w:val="26"/>
          <w:szCs w:val="26"/>
        </w:rPr>
        <w:t xml:space="preserve"> </w:t>
      </w:r>
      <w:r w:rsidRPr="00B33663">
        <w:rPr>
          <w:sz w:val="26"/>
          <w:szCs w:val="26"/>
        </w:rPr>
        <w:t>so</w:t>
      </w:r>
      <w:r w:rsidRPr="00B33663">
        <w:rPr>
          <w:spacing w:val="1"/>
          <w:sz w:val="26"/>
          <w:szCs w:val="26"/>
        </w:rPr>
        <w:t xml:space="preserve"> </w:t>
      </w:r>
      <w:r w:rsidRPr="00B33663">
        <w:rPr>
          <w:sz w:val="26"/>
          <w:szCs w:val="26"/>
        </w:rPr>
        <w:t>as</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minimize</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impact</w:t>
      </w:r>
      <w:r w:rsidRPr="00B33663">
        <w:rPr>
          <w:spacing w:val="1"/>
          <w:sz w:val="26"/>
          <w:szCs w:val="26"/>
        </w:rPr>
        <w:t xml:space="preserve"> </w:t>
      </w:r>
      <w:r w:rsidRPr="00B33663">
        <w:rPr>
          <w:sz w:val="26"/>
          <w:szCs w:val="26"/>
        </w:rPr>
        <w:t>of</w:t>
      </w:r>
      <w:r w:rsidRPr="00B33663">
        <w:rPr>
          <w:spacing w:val="1"/>
          <w:sz w:val="26"/>
          <w:szCs w:val="26"/>
        </w:rPr>
        <w:t xml:space="preserve"> </w:t>
      </w:r>
      <w:r w:rsidRPr="00B33663">
        <w:rPr>
          <w:sz w:val="26"/>
          <w:szCs w:val="26"/>
        </w:rPr>
        <w:t>interference</w:t>
      </w:r>
      <w:r w:rsidRPr="00B33663">
        <w:rPr>
          <w:spacing w:val="-2"/>
          <w:sz w:val="26"/>
          <w:szCs w:val="26"/>
        </w:rPr>
        <w:t xml:space="preserve"> </w:t>
      </w:r>
      <w:r w:rsidRPr="00B33663">
        <w:rPr>
          <w:sz w:val="26"/>
          <w:szCs w:val="26"/>
        </w:rPr>
        <w:t>from</w:t>
      </w:r>
      <w:r w:rsidRPr="00B33663">
        <w:rPr>
          <w:spacing w:val="-3"/>
          <w:sz w:val="26"/>
          <w:szCs w:val="26"/>
        </w:rPr>
        <w:t xml:space="preserve"> </w:t>
      </w:r>
      <w:r w:rsidRPr="00B33663">
        <w:rPr>
          <w:sz w:val="26"/>
          <w:szCs w:val="26"/>
        </w:rPr>
        <w:t>other</w:t>
      </w:r>
      <w:r w:rsidRPr="00B33663">
        <w:rPr>
          <w:spacing w:val="2"/>
          <w:sz w:val="26"/>
          <w:szCs w:val="26"/>
        </w:rPr>
        <w:t xml:space="preserve"> </w:t>
      </w:r>
      <w:r w:rsidRPr="00B33663">
        <w:rPr>
          <w:sz w:val="26"/>
          <w:szCs w:val="26"/>
        </w:rPr>
        <w:t>devices.</w:t>
      </w:r>
    </w:p>
    <w:p w14:paraId="2CE83E06" w14:textId="77777777" w:rsidR="00CD7E1A" w:rsidRPr="00B33663" w:rsidRDefault="00A42A03" w:rsidP="00E700C1">
      <w:pPr>
        <w:pStyle w:val="ListParagraph"/>
        <w:numPr>
          <w:ilvl w:val="1"/>
          <w:numId w:val="11"/>
        </w:numPr>
        <w:tabs>
          <w:tab w:val="left" w:pos="1201"/>
        </w:tabs>
        <w:spacing w:line="299" w:lineRule="exact"/>
        <w:ind w:left="1200" w:hanging="270"/>
        <w:jc w:val="both"/>
        <w:rPr>
          <w:rFonts w:ascii="Wingdings" w:hAnsi="Wingdings"/>
          <w:sz w:val="24"/>
        </w:rPr>
      </w:pPr>
      <w:r w:rsidRPr="00B33663">
        <w:rPr>
          <w:sz w:val="26"/>
          <w:szCs w:val="26"/>
        </w:rPr>
        <w:t>There</w:t>
      </w:r>
      <w:r w:rsidRPr="00B33663">
        <w:rPr>
          <w:spacing w:val="-2"/>
          <w:sz w:val="26"/>
          <w:szCs w:val="26"/>
        </w:rPr>
        <w:t xml:space="preserve"> </w:t>
      </w:r>
      <w:r w:rsidRPr="00B33663">
        <w:rPr>
          <w:sz w:val="26"/>
          <w:szCs w:val="26"/>
        </w:rPr>
        <w:t>are</w:t>
      </w:r>
      <w:r w:rsidRPr="00B33663">
        <w:rPr>
          <w:spacing w:val="-2"/>
          <w:sz w:val="26"/>
          <w:szCs w:val="26"/>
        </w:rPr>
        <w:t xml:space="preserve"> </w:t>
      </w:r>
      <w:r w:rsidRPr="00B33663">
        <w:rPr>
          <w:sz w:val="26"/>
          <w:szCs w:val="26"/>
        </w:rPr>
        <w:t>two</w:t>
      </w:r>
      <w:r w:rsidRPr="00B33663">
        <w:rPr>
          <w:spacing w:val="-2"/>
          <w:sz w:val="26"/>
          <w:szCs w:val="26"/>
        </w:rPr>
        <w:t xml:space="preserve"> </w:t>
      </w:r>
      <w:r w:rsidRPr="00B33663">
        <w:rPr>
          <w:sz w:val="26"/>
          <w:szCs w:val="26"/>
        </w:rPr>
        <w:t>types of Spread</w:t>
      </w:r>
      <w:r w:rsidRPr="00B33663">
        <w:rPr>
          <w:spacing w:val="-2"/>
          <w:sz w:val="26"/>
          <w:szCs w:val="26"/>
        </w:rPr>
        <w:t xml:space="preserve"> </w:t>
      </w:r>
      <w:r w:rsidRPr="00B33663">
        <w:rPr>
          <w:sz w:val="26"/>
          <w:szCs w:val="26"/>
        </w:rPr>
        <w:t>Spectrum</w:t>
      </w:r>
      <w:r w:rsidRPr="00B33663">
        <w:rPr>
          <w:sz w:val="24"/>
          <w:szCs w:val="24"/>
        </w:rPr>
        <w:t>:</w:t>
      </w:r>
    </w:p>
    <w:p w14:paraId="2F23EF8D" w14:textId="77777777" w:rsidR="00CD7E1A" w:rsidRPr="00B33663" w:rsidRDefault="00A42A03" w:rsidP="00E700C1">
      <w:pPr>
        <w:pStyle w:val="ListParagraph"/>
        <w:numPr>
          <w:ilvl w:val="2"/>
          <w:numId w:val="11"/>
        </w:numPr>
        <w:tabs>
          <w:tab w:val="left" w:pos="2641"/>
        </w:tabs>
        <w:spacing w:line="318" w:lineRule="exact"/>
        <w:jc w:val="both"/>
        <w:rPr>
          <w:sz w:val="26"/>
        </w:rPr>
      </w:pPr>
      <w:r w:rsidRPr="00B33663">
        <w:rPr>
          <w:sz w:val="26"/>
          <w:szCs w:val="26"/>
        </w:rPr>
        <w:t>Frequency</w:t>
      </w:r>
      <w:r w:rsidRPr="00B33663">
        <w:rPr>
          <w:spacing w:val="-5"/>
          <w:sz w:val="26"/>
          <w:szCs w:val="26"/>
        </w:rPr>
        <w:t xml:space="preserve"> </w:t>
      </w:r>
      <w:r w:rsidRPr="00B33663">
        <w:rPr>
          <w:sz w:val="26"/>
          <w:szCs w:val="26"/>
        </w:rPr>
        <w:t>Hopping</w:t>
      </w:r>
      <w:r w:rsidRPr="00B33663">
        <w:rPr>
          <w:spacing w:val="-1"/>
          <w:sz w:val="26"/>
          <w:szCs w:val="26"/>
        </w:rPr>
        <w:t xml:space="preserve"> </w:t>
      </w:r>
      <w:r w:rsidRPr="00B33663">
        <w:rPr>
          <w:sz w:val="26"/>
          <w:szCs w:val="26"/>
        </w:rPr>
        <w:t>Spread</w:t>
      </w:r>
      <w:r w:rsidRPr="00B33663">
        <w:rPr>
          <w:spacing w:val="-2"/>
          <w:sz w:val="26"/>
          <w:szCs w:val="26"/>
        </w:rPr>
        <w:t xml:space="preserve"> </w:t>
      </w:r>
      <w:r w:rsidRPr="00B33663">
        <w:rPr>
          <w:sz w:val="26"/>
          <w:szCs w:val="26"/>
        </w:rPr>
        <w:t>Spectrum</w:t>
      </w:r>
      <w:r w:rsidRPr="00B33663">
        <w:rPr>
          <w:spacing w:val="-1"/>
          <w:sz w:val="26"/>
          <w:szCs w:val="26"/>
        </w:rPr>
        <w:t xml:space="preserve"> </w:t>
      </w:r>
      <w:r w:rsidRPr="00B33663">
        <w:rPr>
          <w:sz w:val="26"/>
          <w:szCs w:val="26"/>
        </w:rPr>
        <w:t>(FHSS)</w:t>
      </w:r>
    </w:p>
    <w:p w14:paraId="1AE184B8" w14:textId="77777777" w:rsidR="00CD7E1A" w:rsidRPr="00B33663" w:rsidRDefault="00A42A03" w:rsidP="00E700C1">
      <w:pPr>
        <w:pStyle w:val="ListParagraph"/>
        <w:numPr>
          <w:ilvl w:val="2"/>
          <w:numId w:val="11"/>
        </w:numPr>
        <w:tabs>
          <w:tab w:val="left" w:pos="2641"/>
        </w:tabs>
        <w:jc w:val="both"/>
        <w:rPr>
          <w:sz w:val="26"/>
        </w:rPr>
      </w:pPr>
      <w:r w:rsidRPr="00B33663">
        <w:rPr>
          <w:sz w:val="26"/>
          <w:szCs w:val="26"/>
        </w:rPr>
        <w:t>Direct</w:t>
      </w:r>
      <w:r w:rsidRPr="00B33663">
        <w:rPr>
          <w:spacing w:val="-2"/>
          <w:sz w:val="26"/>
          <w:szCs w:val="26"/>
        </w:rPr>
        <w:t xml:space="preserve"> </w:t>
      </w:r>
      <w:r w:rsidRPr="00B33663">
        <w:rPr>
          <w:b/>
          <w:bCs/>
          <w:sz w:val="26"/>
          <w:szCs w:val="26"/>
        </w:rPr>
        <w:t>S</w:t>
      </w:r>
      <w:r w:rsidRPr="00B33663">
        <w:rPr>
          <w:sz w:val="26"/>
          <w:szCs w:val="26"/>
        </w:rPr>
        <w:t>equence</w:t>
      </w:r>
      <w:r w:rsidRPr="00B33663">
        <w:rPr>
          <w:spacing w:val="-2"/>
          <w:sz w:val="26"/>
          <w:szCs w:val="26"/>
        </w:rPr>
        <w:t xml:space="preserve"> </w:t>
      </w:r>
      <w:r w:rsidRPr="00B33663">
        <w:rPr>
          <w:sz w:val="26"/>
          <w:szCs w:val="26"/>
        </w:rPr>
        <w:t>Spread</w:t>
      </w:r>
      <w:r w:rsidRPr="00B33663">
        <w:rPr>
          <w:spacing w:val="-2"/>
          <w:sz w:val="26"/>
          <w:szCs w:val="26"/>
        </w:rPr>
        <w:t xml:space="preserve"> </w:t>
      </w:r>
      <w:r w:rsidRPr="00B33663">
        <w:rPr>
          <w:sz w:val="26"/>
          <w:szCs w:val="26"/>
        </w:rPr>
        <w:t>Spectrum</w:t>
      </w:r>
      <w:r w:rsidRPr="00B33663">
        <w:rPr>
          <w:spacing w:val="-2"/>
          <w:sz w:val="26"/>
          <w:szCs w:val="26"/>
        </w:rPr>
        <w:t xml:space="preserve"> </w:t>
      </w:r>
      <w:r w:rsidRPr="00B33663">
        <w:rPr>
          <w:sz w:val="26"/>
          <w:szCs w:val="26"/>
        </w:rPr>
        <w:t>(DSSS)</w:t>
      </w:r>
    </w:p>
    <w:p w14:paraId="57C0D796" w14:textId="77777777" w:rsidR="00CD7E1A" w:rsidRPr="00B33663" w:rsidRDefault="00CD7E1A">
      <w:pPr>
        <w:pStyle w:val="BodyText"/>
        <w:spacing w:before="4"/>
        <w:ind w:left="0"/>
        <w:rPr>
          <w:sz w:val="39"/>
        </w:rPr>
      </w:pPr>
    </w:p>
    <w:p w14:paraId="38898B57" w14:textId="77777777" w:rsidR="00CD7E1A" w:rsidRPr="00B33663" w:rsidRDefault="00A42A03">
      <w:pPr>
        <w:pStyle w:val="Heading4"/>
        <w:jc w:val="both"/>
      </w:pPr>
      <w:r w:rsidRPr="00B33663">
        <w:t>Frequency</w:t>
      </w:r>
      <w:r w:rsidRPr="00B33663">
        <w:rPr>
          <w:spacing w:val="-1"/>
        </w:rPr>
        <w:t xml:space="preserve"> </w:t>
      </w:r>
      <w:r w:rsidRPr="00B33663">
        <w:t>Hopping</w:t>
      </w:r>
      <w:r w:rsidRPr="00B33663">
        <w:rPr>
          <w:spacing w:val="-2"/>
        </w:rPr>
        <w:t xml:space="preserve"> </w:t>
      </w:r>
      <w:r w:rsidRPr="00B33663">
        <w:t>Spread</w:t>
      </w:r>
      <w:r w:rsidRPr="00B33663">
        <w:rPr>
          <w:spacing w:val="-3"/>
        </w:rPr>
        <w:t xml:space="preserve"> </w:t>
      </w:r>
      <w:r w:rsidRPr="00B33663">
        <w:t>Spectrum</w:t>
      </w:r>
      <w:r w:rsidRPr="00B33663">
        <w:rPr>
          <w:spacing w:val="-4"/>
        </w:rPr>
        <w:t xml:space="preserve"> </w:t>
      </w:r>
      <w:r w:rsidRPr="00B33663">
        <w:t>(FHSS)</w:t>
      </w:r>
    </w:p>
    <w:p w14:paraId="7C44E651" w14:textId="77777777" w:rsidR="00CD7E1A" w:rsidRPr="00B33663" w:rsidRDefault="00A42A03" w:rsidP="00E700C1">
      <w:pPr>
        <w:pStyle w:val="ListParagraph"/>
        <w:numPr>
          <w:ilvl w:val="0"/>
          <w:numId w:val="13"/>
        </w:numPr>
        <w:tabs>
          <w:tab w:val="left" w:pos="1201"/>
        </w:tabs>
        <w:spacing w:before="142"/>
        <w:ind w:right="640"/>
        <w:jc w:val="both"/>
        <w:rPr>
          <w:sz w:val="26"/>
        </w:rPr>
      </w:pPr>
      <w:r w:rsidRPr="00B33663">
        <w:rPr>
          <w:sz w:val="26"/>
        </w:rPr>
        <w:t>Frequency</w:t>
      </w:r>
      <w:r w:rsidRPr="00B33663">
        <w:rPr>
          <w:spacing w:val="1"/>
          <w:sz w:val="26"/>
        </w:rPr>
        <w:t xml:space="preserve"> </w:t>
      </w:r>
      <w:r w:rsidRPr="00B33663">
        <w:rPr>
          <w:sz w:val="26"/>
        </w:rPr>
        <w:t>hopping</w:t>
      </w:r>
      <w:r w:rsidRPr="00B33663">
        <w:rPr>
          <w:spacing w:val="1"/>
          <w:sz w:val="26"/>
        </w:rPr>
        <w:t xml:space="preserve"> </w:t>
      </w:r>
      <w:r w:rsidRPr="00B33663">
        <w:rPr>
          <w:sz w:val="26"/>
        </w:rPr>
        <w:t>is</w:t>
      </w:r>
      <w:r w:rsidRPr="00B33663">
        <w:rPr>
          <w:spacing w:val="1"/>
          <w:sz w:val="26"/>
        </w:rPr>
        <w:t xml:space="preserve"> </w:t>
      </w:r>
      <w:r w:rsidRPr="00B33663">
        <w:rPr>
          <w:sz w:val="26"/>
        </w:rPr>
        <w:t>a</w:t>
      </w:r>
      <w:r w:rsidRPr="00B33663">
        <w:rPr>
          <w:spacing w:val="1"/>
          <w:sz w:val="26"/>
        </w:rPr>
        <w:t xml:space="preserve"> </w:t>
      </w:r>
      <w:r w:rsidRPr="00B33663">
        <w:rPr>
          <w:sz w:val="26"/>
        </w:rPr>
        <w:t>spread</w:t>
      </w:r>
      <w:r w:rsidRPr="00B33663">
        <w:rPr>
          <w:spacing w:val="1"/>
          <w:sz w:val="26"/>
        </w:rPr>
        <w:t xml:space="preserve"> </w:t>
      </w:r>
      <w:r w:rsidRPr="00B33663">
        <w:rPr>
          <w:sz w:val="26"/>
        </w:rPr>
        <w:t>spectrum</w:t>
      </w:r>
      <w:r w:rsidRPr="00B33663">
        <w:rPr>
          <w:spacing w:val="1"/>
          <w:sz w:val="26"/>
        </w:rPr>
        <w:t xml:space="preserve"> </w:t>
      </w:r>
      <w:r w:rsidRPr="00B33663">
        <w:rPr>
          <w:sz w:val="26"/>
        </w:rPr>
        <w:t>technique</w:t>
      </w:r>
      <w:r w:rsidRPr="00B33663">
        <w:rPr>
          <w:spacing w:val="1"/>
          <w:sz w:val="26"/>
        </w:rPr>
        <w:t xml:space="preserve"> </w:t>
      </w:r>
      <w:r w:rsidRPr="00B33663">
        <w:rPr>
          <w:sz w:val="26"/>
        </w:rPr>
        <w:t>that</w:t>
      </w:r>
      <w:r w:rsidRPr="00B33663">
        <w:rPr>
          <w:spacing w:val="66"/>
          <w:sz w:val="26"/>
        </w:rPr>
        <w:t xml:space="preserve"> </w:t>
      </w:r>
      <w:r w:rsidRPr="00B33663">
        <w:rPr>
          <w:sz w:val="26"/>
        </w:rPr>
        <w:t>involves</w:t>
      </w:r>
      <w:r w:rsidRPr="00B33663">
        <w:rPr>
          <w:spacing w:val="1"/>
          <w:sz w:val="26"/>
        </w:rPr>
        <w:t xml:space="preserve"> </w:t>
      </w:r>
      <w:r w:rsidRPr="00B33663">
        <w:rPr>
          <w:sz w:val="26"/>
        </w:rPr>
        <w:t>transmitting</w:t>
      </w:r>
      <w:r w:rsidRPr="00B33663">
        <w:rPr>
          <w:spacing w:val="-2"/>
          <w:sz w:val="26"/>
        </w:rPr>
        <w:t xml:space="preserve"> </w:t>
      </w:r>
      <w:r w:rsidRPr="00B33663">
        <w:rPr>
          <w:sz w:val="26"/>
        </w:rPr>
        <w:t>the</w:t>
      </w:r>
      <w:r w:rsidRPr="00B33663">
        <w:rPr>
          <w:spacing w:val="-1"/>
          <w:sz w:val="26"/>
        </w:rPr>
        <w:t xml:space="preserve"> </w:t>
      </w:r>
      <w:r w:rsidRPr="00B33663">
        <w:rPr>
          <w:sz w:val="26"/>
        </w:rPr>
        <w:t>signal</w:t>
      </w:r>
      <w:r w:rsidRPr="00B33663">
        <w:rPr>
          <w:spacing w:val="1"/>
          <w:sz w:val="26"/>
        </w:rPr>
        <w:t xml:space="preserve"> </w:t>
      </w:r>
      <w:r w:rsidRPr="00B33663">
        <w:rPr>
          <w:sz w:val="26"/>
        </w:rPr>
        <w:t>over</w:t>
      </w:r>
      <w:r w:rsidRPr="00B33663">
        <w:rPr>
          <w:spacing w:val="-1"/>
          <w:sz w:val="26"/>
        </w:rPr>
        <w:t xml:space="preserve"> </w:t>
      </w:r>
      <w:r w:rsidRPr="00B33663">
        <w:rPr>
          <w:sz w:val="26"/>
        </w:rPr>
        <w:t>a</w:t>
      </w:r>
      <w:r w:rsidRPr="00B33663">
        <w:rPr>
          <w:spacing w:val="-2"/>
          <w:sz w:val="26"/>
        </w:rPr>
        <w:t xml:space="preserve"> </w:t>
      </w:r>
      <w:r w:rsidRPr="00B33663">
        <w:rPr>
          <w:sz w:val="26"/>
        </w:rPr>
        <w:t>random</w:t>
      </w:r>
      <w:r w:rsidRPr="00B33663">
        <w:rPr>
          <w:spacing w:val="-1"/>
          <w:sz w:val="26"/>
        </w:rPr>
        <w:t xml:space="preserve"> </w:t>
      </w:r>
      <w:r w:rsidRPr="00B33663">
        <w:rPr>
          <w:sz w:val="26"/>
        </w:rPr>
        <w:t>sequence</w:t>
      </w:r>
      <w:r w:rsidRPr="00B33663">
        <w:rPr>
          <w:spacing w:val="-1"/>
          <w:sz w:val="26"/>
        </w:rPr>
        <w:t xml:space="preserve"> </w:t>
      </w:r>
      <w:r w:rsidRPr="00B33663">
        <w:rPr>
          <w:sz w:val="26"/>
        </w:rPr>
        <w:t>of</w:t>
      </w:r>
      <w:r w:rsidRPr="00B33663">
        <w:rPr>
          <w:spacing w:val="1"/>
          <w:sz w:val="26"/>
        </w:rPr>
        <w:t xml:space="preserve"> </w:t>
      </w:r>
      <w:r w:rsidRPr="00B33663">
        <w:rPr>
          <w:sz w:val="26"/>
        </w:rPr>
        <w:t>frequencies.</w:t>
      </w:r>
    </w:p>
    <w:p w14:paraId="5415C719" w14:textId="77777777" w:rsidR="00CD7E1A" w:rsidRPr="00B33663" w:rsidRDefault="00A42A03" w:rsidP="00E700C1">
      <w:pPr>
        <w:pStyle w:val="ListParagraph"/>
        <w:numPr>
          <w:ilvl w:val="0"/>
          <w:numId w:val="13"/>
        </w:numPr>
        <w:tabs>
          <w:tab w:val="left" w:pos="1201"/>
        </w:tabs>
        <w:spacing w:before="1"/>
        <w:ind w:right="646"/>
        <w:jc w:val="both"/>
        <w:rPr>
          <w:sz w:val="26"/>
        </w:rPr>
      </w:pPr>
      <w:r w:rsidRPr="00B33663">
        <w:rPr>
          <w:sz w:val="26"/>
        </w:rPr>
        <w:t>That is, first transmitting at one frequency, then a second, then a third, and</w:t>
      </w:r>
      <w:r w:rsidRPr="00B33663">
        <w:rPr>
          <w:spacing w:val="1"/>
          <w:sz w:val="26"/>
        </w:rPr>
        <w:t xml:space="preserve"> </w:t>
      </w:r>
      <w:r w:rsidRPr="00B33663">
        <w:rPr>
          <w:sz w:val="26"/>
        </w:rPr>
        <w:t>so</w:t>
      </w:r>
      <w:r w:rsidRPr="00B33663">
        <w:rPr>
          <w:spacing w:val="-2"/>
          <w:sz w:val="26"/>
        </w:rPr>
        <w:t xml:space="preserve"> </w:t>
      </w:r>
      <w:r w:rsidRPr="00B33663">
        <w:rPr>
          <w:sz w:val="26"/>
        </w:rPr>
        <w:t>on.</w:t>
      </w:r>
    </w:p>
    <w:p w14:paraId="4BEBB6F6" w14:textId="77777777" w:rsidR="00CD7E1A" w:rsidRPr="00B33663" w:rsidRDefault="00A42A03" w:rsidP="00E700C1">
      <w:pPr>
        <w:pStyle w:val="ListParagraph"/>
        <w:numPr>
          <w:ilvl w:val="0"/>
          <w:numId w:val="13"/>
        </w:numPr>
        <w:tabs>
          <w:tab w:val="left" w:pos="1201"/>
        </w:tabs>
        <w:ind w:right="639"/>
        <w:jc w:val="both"/>
        <w:rPr>
          <w:sz w:val="26"/>
        </w:rPr>
      </w:pPr>
      <w:r w:rsidRPr="00B33663">
        <w:rPr>
          <w:sz w:val="26"/>
        </w:rPr>
        <w:t>The</w:t>
      </w:r>
      <w:r w:rsidRPr="00B33663">
        <w:rPr>
          <w:spacing w:val="1"/>
          <w:sz w:val="26"/>
        </w:rPr>
        <w:t xml:space="preserve"> </w:t>
      </w:r>
      <w:r w:rsidRPr="00B33663">
        <w:rPr>
          <w:sz w:val="26"/>
        </w:rPr>
        <w:t>random</w:t>
      </w:r>
      <w:r w:rsidRPr="00B33663">
        <w:rPr>
          <w:spacing w:val="1"/>
          <w:sz w:val="26"/>
        </w:rPr>
        <w:t xml:space="preserve"> </w:t>
      </w:r>
      <w:r w:rsidRPr="00B33663">
        <w:rPr>
          <w:sz w:val="26"/>
        </w:rPr>
        <w:t>sequence</w:t>
      </w:r>
      <w:r w:rsidRPr="00B33663">
        <w:rPr>
          <w:spacing w:val="1"/>
          <w:sz w:val="26"/>
        </w:rPr>
        <w:t xml:space="preserve"> </w:t>
      </w:r>
      <w:r w:rsidRPr="00B33663">
        <w:rPr>
          <w:sz w:val="26"/>
        </w:rPr>
        <w:t>of</w:t>
      </w:r>
      <w:r w:rsidRPr="00B33663">
        <w:rPr>
          <w:spacing w:val="1"/>
          <w:sz w:val="26"/>
        </w:rPr>
        <w:t xml:space="preserve"> </w:t>
      </w:r>
      <w:r w:rsidRPr="00B33663">
        <w:rPr>
          <w:sz w:val="26"/>
        </w:rPr>
        <w:t>frequencies</w:t>
      </w:r>
      <w:r w:rsidRPr="00B33663">
        <w:rPr>
          <w:spacing w:val="1"/>
          <w:sz w:val="26"/>
        </w:rPr>
        <w:t xml:space="preserve"> </w:t>
      </w:r>
      <w:r w:rsidRPr="00B33663">
        <w:rPr>
          <w:sz w:val="26"/>
        </w:rPr>
        <w:t>is</w:t>
      </w:r>
      <w:r w:rsidRPr="00B33663">
        <w:rPr>
          <w:spacing w:val="1"/>
          <w:sz w:val="26"/>
        </w:rPr>
        <w:t xml:space="preserve"> </w:t>
      </w:r>
      <w:r w:rsidRPr="00B33663">
        <w:rPr>
          <w:sz w:val="26"/>
        </w:rPr>
        <w:t>computed</w:t>
      </w:r>
      <w:r w:rsidRPr="00B33663">
        <w:rPr>
          <w:spacing w:val="1"/>
          <w:sz w:val="26"/>
        </w:rPr>
        <w:t xml:space="preserve"> </w:t>
      </w:r>
      <w:r w:rsidRPr="00B33663">
        <w:rPr>
          <w:sz w:val="26"/>
        </w:rPr>
        <w:t>by</w:t>
      </w:r>
      <w:r w:rsidRPr="00B33663">
        <w:rPr>
          <w:spacing w:val="1"/>
          <w:sz w:val="26"/>
        </w:rPr>
        <w:t xml:space="preserve"> </w:t>
      </w:r>
      <w:r w:rsidRPr="00B33663">
        <w:rPr>
          <w:sz w:val="26"/>
        </w:rPr>
        <w:t>a</w:t>
      </w:r>
      <w:r w:rsidRPr="00B33663">
        <w:rPr>
          <w:spacing w:val="1"/>
          <w:sz w:val="26"/>
        </w:rPr>
        <w:t xml:space="preserve"> </w:t>
      </w:r>
      <w:r w:rsidRPr="00B33663">
        <w:rPr>
          <w:sz w:val="26"/>
        </w:rPr>
        <w:t>pseudorandom</w:t>
      </w:r>
      <w:r w:rsidRPr="00B33663">
        <w:rPr>
          <w:spacing w:val="1"/>
          <w:sz w:val="26"/>
        </w:rPr>
        <w:t xml:space="preserve"> </w:t>
      </w:r>
      <w:r w:rsidRPr="00B33663">
        <w:rPr>
          <w:sz w:val="26"/>
        </w:rPr>
        <w:t>number</w:t>
      </w:r>
      <w:r w:rsidRPr="00B33663">
        <w:rPr>
          <w:spacing w:val="-2"/>
          <w:sz w:val="26"/>
        </w:rPr>
        <w:t xml:space="preserve"> </w:t>
      </w:r>
      <w:r w:rsidRPr="00B33663">
        <w:rPr>
          <w:sz w:val="26"/>
        </w:rPr>
        <w:t>generator.</w:t>
      </w:r>
    </w:p>
    <w:p w14:paraId="632DFD41" w14:textId="77777777" w:rsidR="00CD7E1A" w:rsidRPr="00B33663" w:rsidRDefault="00A42A03" w:rsidP="00E700C1">
      <w:pPr>
        <w:pStyle w:val="ListParagraph"/>
        <w:numPr>
          <w:ilvl w:val="0"/>
          <w:numId w:val="13"/>
        </w:numPr>
        <w:tabs>
          <w:tab w:val="left" w:pos="1201"/>
        </w:tabs>
        <w:ind w:right="641"/>
        <w:jc w:val="both"/>
        <w:rPr>
          <w:sz w:val="26"/>
        </w:rPr>
      </w:pPr>
      <w:r w:rsidRPr="00B33663">
        <w:rPr>
          <w:sz w:val="26"/>
        </w:rPr>
        <w:t>The receiver uses the same algorithm as the sender and initializes it with the</w:t>
      </w:r>
      <w:r w:rsidRPr="00B33663">
        <w:rPr>
          <w:spacing w:val="-62"/>
          <w:sz w:val="26"/>
        </w:rPr>
        <w:t xml:space="preserve"> </w:t>
      </w:r>
      <w:r w:rsidRPr="00B33663">
        <w:rPr>
          <w:sz w:val="26"/>
        </w:rPr>
        <w:t>same seed and hence is able to hop frequencies in sync with the transmitter</w:t>
      </w:r>
      <w:r w:rsidRPr="00B33663">
        <w:rPr>
          <w:spacing w:val="1"/>
          <w:sz w:val="26"/>
        </w:rPr>
        <w:t xml:space="preserve"> </w:t>
      </w:r>
      <w:r w:rsidRPr="00B33663">
        <w:rPr>
          <w:sz w:val="26"/>
        </w:rPr>
        <w:t>to</w:t>
      </w:r>
      <w:r w:rsidRPr="00B33663">
        <w:rPr>
          <w:spacing w:val="-2"/>
          <w:sz w:val="26"/>
        </w:rPr>
        <w:t xml:space="preserve"> </w:t>
      </w:r>
      <w:r w:rsidRPr="00B33663">
        <w:rPr>
          <w:sz w:val="26"/>
        </w:rPr>
        <w:t>correctly</w:t>
      </w:r>
      <w:r w:rsidRPr="00B33663">
        <w:rPr>
          <w:spacing w:val="-5"/>
          <w:sz w:val="26"/>
        </w:rPr>
        <w:t xml:space="preserve"> </w:t>
      </w:r>
      <w:r w:rsidRPr="00B33663">
        <w:rPr>
          <w:sz w:val="26"/>
        </w:rPr>
        <w:t>receive the</w:t>
      </w:r>
      <w:r w:rsidRPr="00B33663">
        <w:rPr>
          <w:spacing w:val="2"/>
          <w:sz w:val="26"/>
        </w:rPr>
        <w:t xml:space="preserve"> </w:t>
      </w:r>
      <w:r w:rsidRPr="00B33663">
        <w:rPr>
          <w:sz w:val="26"/>
        </w:rPr>
        <w:t>frame.</w:t>
      </w:r>
    </w:p>
    <w:p w14:paraId="0D142F6F" w14:textId="77777777" w:rsidR="00CD7E1A" w:rsidRPr="00B33663" w:rsidRDefault="00CD7E1A">
      <w:pPr>
        <w:pStyle w:val="BodyText"/>
        <w:ind w:left="0"/>
        <w:rPr>
          <w:sz w:val="20"/>
        </w:rPr>
      </w:pPr>
    </w:p>
    <w:p w14:paraId="10B20855" w14:textId="77777777" w:rsidR="00CD7E1A" w:rsidRPr="00B33663" w:rsidRDefault="00A42A03">
      <w:pPr>
        <w:pStyle w:val="BodyText"/>
        <w:spacing w:before="7"/>
        <w:ind w:left="0"/>
        <w:rPr>
          <w:sz w:val="12"/>
        </w:rPr>
      </w:pPr>
      <w:r w:rsidRPr="00B33663">
        <w:rPr>
          <w:noProof/>
          <w:lang w:val="en-IN" w:eastAsia="en-IN"/>
        </w:rPr>
        <w:drawing>
          <wp:anchor distT="0" distB="0" distL="0" distR="0" simplePos="0" relativeHeight="251688448" behindDoc="0" locked="0" layoutInCell="1" allowOverlap="1" wp14:anchorId="537D3BDC" wp14:editId="07777777">
            <wp:simplePos x="0" y="0"/>
            <wp:positionH relativeFrom="page">
              <wp:posOffset>1143000</wp:posOffset>
            </wp:positionH>
            <wp:positionV relativeFrom="paragraph">
              <wp:posOffset>116997</wp:posOffset>
            </wp:positionV>
            <wp:extent cx="5604495" cy="2528316"/>
            <wp:effectExtent l="0" t="0" r="0" b="0"/>
            <wp:wrapTopAndBottom/>
            <wp:docPr id="113"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8.jpeg"/>
                    <pic:cNvPicPr/>
                  </pic:nvPicPr>
                  <pic:blipFill>
                    <a:blip r:embed="rId60" cstate="print"/>
                    <a:stretch>
                      <a:fillRect/>
                    </a:stretch>
                  </pic:blipFill>
                  <pic:spPr>
                    <a:xfrm>
                      <a:off x="0" y="0"/>
                      <a:ext cx="5604495" cy="2528316"/>
                    </a:xfrm>
                    <a:prstGeom prst="rect">
                      <a:avLst/>
                    </a:prstGeom>
                  </pic:spPr>
                </pic:pic>
              </a:graphicData>
            </a:graphic>
          </wp:anchor>
        </w:drawing>
      </w:r>
    </w:p>
    <w:p w14:paraId="4475AD14" w14:textId="77777777" w:rsidR="00CD7E1A" w:rsidRPr="00B33663" w:rsidRDefault="00CD7E1A">
      <w:pPr>
        <w:pStyle w:val="BodyText"/>
        <w:ind w:left="0"/>
        <w:rPr>
          <w:sz w:val="20"/>
        </w:rPr>
      </w:pPr>
    </w:p>
    <w:p w14:paraId="120C4E94" w14:textId="77777777" w:rsidR="00CD7E1A" w:rsidRPr="00B33663" w:rsidRDefault="00CD7E1A">
      <w:pPr>
        <w:pStyle w:val="BodyText"/>
        <w:spacing w:before="10"/>
        <w:ind w:left="0"/>
        <w:rPr>
          <w:sz w:val="29"/>
        </w:rPr>
      </w:pPr>
    </w:p>
    <w:p w14:paraId="5C48AAA4" w14:textId="77777777" w:rsidR="00CD7E1A" w:rsidRPr="00B33663" w:rsidRDefault="00A42A03">
      <w:pPr>
        <w:pStyle w:val="Heading4"/>
        <w:spacing w:before="88"/>
      </w:pPr>
      <w:r w:rsidRPr="00B33663">
        <w:t>Direct</w:t>
      </w:r>
      <w:r w:rsidRPr="00B33663">
        <w:rPr>
          <w:spacing w:val="-2"/>
        </w:rPr>
        <w:t xml:space="preserve"> </w:t>
      </w:r>
      <w:r w:rsidRPr="00B33663">
        <w:t>Sequence</w:t>
      </w:r>
      <w:r w:rsidRPr="00B33663">
        <w:rPr>
          <w:spacing w:val="-2"/>
        </w:rPr>
        <w:t xml:space="preserve"> </w:t>
      </w:r>
      <w:r w:rsidRPr="00B33663">
        <w:t>Spread</w:t>
      </w:r>
      <w:r w:rsidRPr="00B33663">
        <w:rPr>
          <w:spacing w:val="-2"/>
        </w:rPr>
        <w:t xml:space="preserve"> </w:t>
      </w:r>
      <w:r w:rsidRPr="00B33663">
        <w:t>Spectrum</w:t>
      </w:r>
      <w:r w:rsidRPr="00B33663">
        <w:rPr>
          <w:spacing w:val="-4"/>
        </w:rPr>
        <w:t xml:space="preserve"> </w:t>
      </w:r>
      <w:r w:rsidRPr="00B33663">
        <w:t>(DSSS)</w:t>
      </w:r>
    </w:p>
    <w:p w14:paraId="415C3259" w14:textId="77777777" w:rsidR="00CD7E1A" w:rsidRPr="00B33663" w:rsidRDefault="00A42A03" w:rsidP="00E700C1">
      <w:pPr>
        <w:pStyle w:val="ListParagraph"/>
        <w:numPr>
          <w:ilvl w:val="0"/>
          <w:numId w:val="13"/>
        </w:numPr>
        <w:tabs>
          <w:tab w:val="left" w:pos="1201"/>
        </w:tabs>
        <w:spacing w:before="140"/>
        <w:ind w:hanging="361"/>
        <w:rPr>
          <w:sz w:val="26"/>
        </w:rPr>
      </w:pPr>
      <w:r w:rsidRPr="00B33663">
        <w:rPr>
          <w:sz w:val="26"/>
        </w:rPr>
        <w:t>Each</w:t>
      </w:r>
      <w:r w:rsidRPr="00B33663">
        <w:rPr>
          <w:spacing w:val="-2"/>
          <w:sz w:val="26"/>
        </w:rPr>
        <w:t xml:space="preserve"> </w:t>
      </w:r>
      <w:r w:rsidRPr="00B33663">
        <w:rPr>
          <w:sz w:val="26"/>
        </w:rPr>
        <w:t>bit</w:t>
      </w:r>
      <w:r w:rsidRPr="00B33663">
        <w:rPr>
          <w:spacing w:val="-2"/>
          <w:sz w:val="26"/>
        </w:rPr>
        <w:t xml:space="preserve"> </w:t>
      </w:r>
      <w:r w:rsidRPr="00B33663">
        <w:rPr>
          <w:sz w:val="26"/>
        </w:rPr>
        <w:t>of data</w:t>
      </w:r>
      <w:r w:rsidRPr="00B33663">
        <w:rPr>
          <w:spacing w:val="-1"/>
          <w:sz w:val="26"/>
        </w:rPr>
        <w:t xml:space="preserve"> </w:t>
      </w:r>
      <w:r w:rsidRPr="00B33663">
        <w:rPr>
          <w:sz w:val="26"/>
        </w:rPr>
        <w:t>is</w:t>
      </w:r>
      <w:r w:rsidRPr="00B33663">
        <w:rPr>
          <w:spacing w:val="-2"/>
          <w:sz w:val="26"/>
        </w:rPr>
        <w:t xml:space="preserve"> </w:t>
      </w:r>
      <w:r w:rsidRPr="00B33663">
        <w:rPr>
          <w:sz w:val="26"/>
        </w:rPr>
        <w:t>represented</w:t>
      </w:r>
      <w:r w:rsidRPr="00B33663">
        <w:rPr>
          <w:spacing w:val="-2"/>
          <w:sz w:val="26"/>
        </w:rPr>
        <w:t xml:space="preserve"> </w:t>
      </w:r>
      <w:r w:rsidRPr="00B33663">
        <w:rPr>
          <w:sz w:val="26"/>
        </w:rPr>
        <w:t>by</w:t>
      </w:r>
      <w:r w:rsidRPr="00B33663">
        <w:rPr>
          <w:spacing w:val="-4"/>
          <w:sz w:val="26"/>
        </w:rPr>
        <w:t xml:space="preserve"> </w:t>
      </w:r>
      <w:r w:rsidRPr="00B33663">
        <w:rPr>
          <w:sz w:val="26"/>
        </w:rPr>
        <w:t>multiple</w:t>
      </w:r>
      <w:r w:rsidRPr="00B33663">
        <w:rPr>
          <w:spacing w:val="1"/>
          <w:sz w:val="26"/>
        </w:rPr>
        <w:t xml:space="preserve"> </w:t>
      </w:r>
      <w:r w:rsidRPr="00B33663">
        <w:rPr>
          <w:sz w:val="26"/>
        </w:rPr>
        <w:t>bits</w:t>
      </w:r>
      <w:r w:rsidRPr="00B33663">
        <w:rPr>
          <w:spacing w:val="-2"/>
          <w:sz w:val="26"/>
        </w:rPr>
        <w:t xml:space="preserve"> </w:t>
      </w:r>
      <w:r w:rsidRPr="00B33663">
        <w:rPr>
          <w:sz w:val="26"/>
        </w:rPr>
        <w:t>in</w:t>
      </w:r>
      <w:r w:rsidRPr="00B33663">
        <w:rPr>
          <w:spacing w:val="-2"/>
          <w:sz w:val="26"/>
        </w:rPr>
        <w:t xml:space="preserve"> </w:t>
      </w:r>
      <w:r w:rsidRPr="00B33663">
        <w:rPr>
          <w:sz w:val="26"/>
        </w:rPr>
        <w:t>the</w:t>
      </w:r>
      <w:r w:rsidRPr="00B33663">
        <w:rPr>
          <w:spacing w:val="-1"/>
          <w:sz w:val="26"/>
        </w:rPr>
        <w:t xml:space="preserve"> </w:t>
      </w:r>
      <w:r w:rsidRPr="00B33663">
        <w:rPr>
          <w:sz w:val="26"/>
        </w:rPr>
        <w:t>transmitted</w:t>
      </w:r>
      <w:r w:rsidRPr="00B33663">
        <w:rPr>
          <w:spacing w:val="5"/>
          <w:sz w:val="26"/>
        </w:rPr>
        <w:t xml:space="preserve"> </w:t>
      </w:r>
      <w:r w:rsidRPr="00B33663">
        <w:rPr>
          <w:sz w:val="26"/>
        </w:rPr>
        <w:t>signal.</w:t>
      </w:r>
    </w:p>
    <w:p w14:paraId="6298D6A2" w14:textId="77777777" w:rsidR="00CD7E1A" w:rsidRPr="00B33663" w:rsidRDefault="00A42A03" w:rsidP="00E700C1">
      <w:pPr>
        <w:pStyle w:val="ListParagraph"/>
        <w:numPr>
          <w:ilvl w:val="0"/>
          <w:numId w:val="13"/>
        </w:numPr>
        <w:tabs>
          <w:tab w:val="left" w:pos="1201"/>
        </w:tabs>
        <w:spacing w:before="1"/>
        <w:ind w:right="643"/>
        <w:rPr>
          <w:sz w:val="26"/>
        </w:rPr>
      </w:pPr>
      <w:r w:rsidRPr="00B33663">
        <w:rPr>
          <w:sz w:val="26"/>
        </w:rPr>
        <w:t>DSSS</w:t>
      </w:r>
      <w:r w:rsidRPr="00B33663">
        <w:rPr>
          <w:spacing w:val="53"/>
          <w:sz w:val="26"/>
        </w:rPr>
        <w:t xml:space="preserve"> </w:t>
      </w:r>
      <w:r w:rsidRPr="00B33663">
        <w:rPr>
          <w:sz w:val="26"/>
        </w:rPr>
        <w:t>takes</w:t>
      </w:r>
      <w:r w:rsidRPr="00B33663">
        <w:rPr>
          <w:spacing w:val="54"/>
          <w:sz w:val="26"/>
        </w:rPr>
        <w:t xml:space="preserve"> </w:t>
      </w:r>
      <w:r w:rsidRPr="00B33663">
        <w:rPr>
          <w:sz w:val="26"/>
        </w:rPr>
        <w:t>a</w:t>
      </w:r>
      <w:r w:rsidRPr="00B33663">
        <w:rPr>
          <w:spacing w:val="56"/>
          <w:sz w:val="26"/>
        </w:rPr>
        <w:t xml:space="preserve"> </w:t>
      </w:r>
      <w:r w:rsidRPr="00B33663">
        <w:rPr>
          <w:sz w:val="26"/>
        </w:rPr>
        <w:t>user</w:t>
      </w:r>
      <w:r w:rsidRPr="00B33663">
        <w:rPr>
          <w:spacing w:val="57"/>
          <w:sz w:val="26"/>
        </w:rPr>
        <w:t xml:space="preserve"> </w:t>
      </w:r>
      <w:r w:rsidRPr="00B33663">
        <w:rPr>
          <w:sz w:val="26"/>
        </w:rPr>
        <w:t>data</w:t>
      </w:r>
      <w:r w:rsidRPr="00B33663">
        <w:rPr>
          <w:spacing w:val="53"/>
          <w:sz w:val="26"/>
        </w:rPr>
        <w:t xml:space="preserve"> </w:t>
      </w:r>
      <w:r w:rsidRPr="00B33663">
        <w:rPr>
          <w:sz w:val="26"/>
        </w:rPr>
        <w:t>stream</w:t>
      </w:r>
      <w:r w:rsidRPr="00B33663">
        <w:rPr>
          <w:spacing w:val="53"/>
          <w:sz w:val="26"/>
        </w:rPr>
        <w:t xml:space="preserve"> </w:t>
      </w:r>
      <w:r w:rsidRPr="00B33663">
        <w:rPr>
          <w:sz w:val="26"/>
        </w:rPr>
        <w:t>and</w:t>
      </w:r>
      <w:r w:rsidRPr="00B33663">
        <w:rPr>
          <w:spacing w:val="57"/>
          <w:sz w:val="26"/>
        </w:rPr>
        <w:t xml:space="preserve"> </w:t>
      </w:r>
      <w:r w:rsidRPr="00B33663">
        <w:rPr>
          <w:sz w:val="26"/>
        </w:rPr>
        <w:t>performs</w:t>
      </w:r>
      <w:r w:rsidRPr="00B33663">
        <w:rPr>
          <w:spacing w:val="53"/>
          <w:sz w:val="26"/>
        </w:rPr>
        <w:t xml:space="preserve"> </w:t>
      </w:r>
      <w:r w:rsidRPr="00B33663">
        <w:rPr>
          <w:sz w:val="26"/>
        </w:rPr>
        <w:t>an</w:t>
      </w:r>
      <w:r w:rsidRPr="00B33663">
        <w:rPr>
          <w:spacing w:val="53"/>
          <w:sz w:val="26"/>
        </w:rPr>
        <w:t xml:space="preserve"> </w:t>
      </w:r>
      <w:r w:rsidRPr="00B33663">
        <w:rPr>
          <w:sz w:val="26"/>
        </w:rPr>
        <w:t>XOR</w:t>
      </w:r>
      <w:r w:rsidRPr="00B33663">
        <w:rPr>
          <w:spacing w:val="54"/>
          <w:sz w:val="26"/>
        </w:rPr>
        <w:t xml:space="preserve"> </w:t>
      </w:r>
      <w:r w:rsidRPr="00B33663">
        <w:rPr>
          <w:sz w:val="26"/>
        </w:rPr>
        <w:t>operation</w:t>
      </w:r>
      <w:r w:rsidRPr="00B33663">
        <w:rPr>
          <w:spacing w:val="58"/>
          <w:sz w:val="26"/>
        </w:rPr>
        <w:t xml:space="preserve"> </w:t>
      </w:r>
      <w:r w:rsidRPr="00B33663">
        <w:rPr>
          <w:sz w:val="26"/>
        </w:rPr>
        <w:t>with</w:t>
      </w:r>
      <w:r w:rsidRPr="00B33663">
        <w:rPr>
          <w:spacing w:val="53"/>
          <w:sz w:val="26"/>
        </w:rPr>
        <w:t xml:space="preserve"> </w:t>
      </w:r>
      <w:r w:rsidRPr="00B33663">
        <w:rPr>
          <w:sz w:val="26"/>
        </w:rPr>
        <w:t>a</w:t>
      </w:r>
      <w:r w:rsidRPr="00B33663">
        <w:rPr>
          <w:spacing w:val="-62"/>
          <w:sz w:val="26"/>
        </w:rPr>
        <w:t xml:space="preserve"> </w:t>
      </w:r>
      <w:r w:rsidRPr="00B33663">
        <w:rPr>
          <w:sz w:val="26"/>
        </w:rPr>
        <w:t>pseudo –random</w:t>
      </w:r>
      <w:r w:rsidRPr="00B33663">
        <w:rPr>
          <w:spacing w:val="-4"/>
          <w:sz w:val="26"/>
        </w:rPr>
        <w:t xml:space="preserve"> </w:t>
      </w:r>
      <w:r w:rsidRPr="00B33663">
        <w:rPr>
          <w:sz w:val="26"/>
        </w:rPr>
        <w:t>number.</w:t>
      </w:r>
    </w:p>
    <w:p w14:paraId="02C98CDB" w14:textId="77777777" w:rsidR="00CD7E1A" w:rsidRPr="00B33663" w:rsidRDefault="00A42A03" w:rsidP="00E700C1">
      <w:pPr>
        <w:pStyle w:val="ListParagraph"/>
        <w:numPr>
          <w:ilvl w:val="0"/>
          <w:numId w:val="13"/>
        </w:numPr>
        <w:tabs>
          <w:tab w:val="left" w:pos="1201"/>
        </w:tabs>
        <w:spacing w:line="299" w:lineRule="exact"/>
        <w:ind w:hanging="361"/>
        <w:rPr>
          <w:b/>
          <w:sz w:val="26"/>
        </w:rPr>
      </w:pPr>
      <w:r w:rsidRPr="00B33663">
        <w:rPr>
          <w:sz w:val="26"/>
        </w:rPr>
        <w:t>This</w:t>
      </w:r>
      <w:r w:rsidRPr="00B33663">
        <w:rPr>
          <w:spacing w:val="-2"/>
          <w:sz w:val="26"/>
        </w:rPr>
        <w:t xml:space="preserve"> </w:t>
      </w:r>
      <w:r w:rsidRPr="00B33663">
        <w:rPr>
          <w:sz w:val="26"/>
        </w:rPr>
        <w:t>pseudo</w:t>
      </w:r>
      <w:r w:rsidRPr="00B33663">
        <w:rPr>
          <w:spacing w:val="-2"/>
          <w:sz w:val="26"/>
        </w:rPr>
        <w:t xml:space="preserve"> </w:t>
      </w:r>
      <w:r w:rsidRPr="00B33663">
        <w:rPr>
          <w:sz w:val="26"/>
        </w:rPr>
        <w:t>random</w:t>
      </w:r>
      <w:r w:rsidRPr="00B33663">
        <w:rPr>
          <w:spacing w:val="-1"/>
          <w:sz w:val="26"/>
        </w:rPr>
        <w:t xml:space="preserve"> </w:t>
      </w:r>
      <w:r w:rsidRPr="00B33663">
        <w:rPr>
          <w:sz w:val="26"/>
        </w:rPr>
        <w:t>number</w:t>
      </w:r>
      <w:r w:rsidRPr="00B33663">
        <w:rPr>
          <w:spacing w:val="-2"/>
          <w:sz w:val="26"/>
        </w:rPr>
        <w:t xml:space="preserve"> </w:t>
      </w:r>
      <w:r w:rsidRPr="00B33663">
        <w:rPr>
          <w:sz w:val="26"/>
        </w:rPr>
        <w:t>is</w:t>
      </w:r>
      <w:r w:rsidRPr="00B33663">
        <w:rPr>
          <w:spacing w:val="63"/>
          <w:sz w:val="26"/>
        </w:rPr>
        <w:t xml:space="preserve"> </w:t>
      </w:r>
      <w:r w:rsidRPr="00B33663">
        <w:rPr>
          <w:sz w:val="26"/>
        </w:rPr>
        <w:t>called</w:t>
      </w:r>
      <w:r w:rsidRPr="00B33663">
        <w:rPr>
          <w:spacing w:val="-2"/>
          <w:sz w:val="26"/>
        </w:rPr>
        <w:t xml:space="preserve"> </w:t>
      </w:r>
      <w:r w:rsidRPr="00B33663">
        <w:rPr>
          <w:sz w:val="26"/>
        </w:rPr>
        <w:t>as</w:t>
      </w:r>
      <w:r w:rsidRPr="00B33663">
        <w:rPr>
          <w:spacing w:val="2"/>
          <w:sz w:val="26"/>
        </w:rPr>
        <w:t xml:space="preserve"> </w:t>
      </w:r>
      <w:r w:rsidRPr="00B33663">
        <w:rPr>
          <w:b/>
          <w:i/>
          <w:sz w:val="26"/>
        </w:rPr>
        <w:t>chipping</w:t>
      </w:r>
      <w:r w:rsidRPr="00B33663">
        <w:rPr>
          <w:b/>
          <w:i/>
          <w:spacing w:val="-2"/>
          <w:sz w:val="26"/>
        </w:rPr>
        <w:t xml:space="preserve"> </w:t>
      </w:r>
      <w:r w:rsidRPr="00B33663">
        <w:rPr>
          <w:b/>
          <w:i/>
          <w:sz w:val="26"/>
        </w:rPr>
        <w:t>sequence</w:t>
      </w:r>
      <w:r w:rsidRPr="00B33663">
        <w:rPr>
          <w:b/>
          <w:sz w:val="26"/>
        </w:rPr>
        <w:t>.</w:t>
      </w:r>
    </w:p>
    <w:p w14:paraId="42AFC42D" w14:textId="77777777" w:rsidR="00CD7E1A" w:rsidRPr="00B33663" w:rsidRDefault="00CD7E1A">
      <w:pPr>
        <w:spacing w:line="299"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271CA723"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5B4307B1">
          <v:group id="_x0000_s1067" style="width:436.3pt;height:4.45pt;mso-position-horizontal-relative:char;mso-position-vertical-relative:line" coordsize="8726,89">
            <v:shape id="_x0000_s1068" style="position:absolute;width:8726;height:89" coordsize="8726,89" o:spt="100" adj="0,,0" path="m8726,29l,29,,89r8726,l8726,29xm8726,l,,,14r8726,l8726,xe" fillcolor="#612322" stroked="f">
              <v:stroke joinstyle="round"/>
              <v:formulas/>
              <v:path arrowok="t" o:connecttype="segments"/>
            </v:shape>
            <w10:anchorlock/>
          </v:group>
        </w:pict>
      </w:r>
    </w:p>
    <w:p w14:paraId="75FBE423" w14:textId="77777777" w:rsidR="00CD7E1A" w:rsidRPr="00B33663" w:rsidRDefault="00CD7E1A">
      <w:pPr>
        <w:pStyle w:val="BodyText"/>
        <w:ind w:left="0"/>
        <w:rPr>
          <w:b/>
          <w:sz w:val="20"/>
        </w:rPr>
      </w:pPr>
    </w:p>
    <w:p w14:paraId="2D3F0BEC" w14:textId="77777777" w:rsidR="00CD7E1A" w:rsidRPr="00B33663" w:rsidRDefault="00CD7E1A">
      <w:pPr>
        <w:pStyle w:val="BodyText"/>
        <w:ind w:left="0"/>
        <w:rPr>
          <w:b/>
          <w:sz w:val="20"/>
        </w:rPr>
      </w:pPr>
    </w:p>
    <w:p w14:paraId="619F3B12" w14:textId="77777777" w:rsidR="00CD7E1A" w:rsidRPr="00B33663" w:rsidRDefault="00A42A03">
      <w:pPr>
        <w:pStyle w:val="BodyText"/>
        <w:ind w:left="0"/>
        <w:rPr>
          <w:b/>
          <w:sz w:val="23"/>
        </w:rPr>
      </w:pPr>
      <w:r w:rsidRPr="00B33663">
        <w:rPr>
          <w:noProof/>
          <w:lang w:val="en-IN" w:eastAsia="en-IN"/>
        </w:rPr>
        <w:drawing>
          <wp:anchor distT="0" distB="0" distL="0" distR="0" simplePos="0" relativeHeight="251691520" behindDoc="0" locked="0" layoutInCell="1" allowOverlap="1" wp14:anchorId="07EDCBD3" wp14:editId="07777777">
            <wp:simplePos x="0" y="0"/>
            <wp:positionH relativeFrom="page">
              <wp:posOffset>1350785</wp:posOffset>
            </wp:positionH>
            <wp:positionV relativeFrom="paragraph">
              <wp:posOffset>192757</wp:posOffset>
            </wp:positionV>
            <wp:extent cx="5342473" cy="1329594"/>
            <wp:effectExtent l="0" t="0" r="0" b="0"/>
            <wp:wrapTopAndBottom/>
            <wp:docPr id="115"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9.png"/>
                    <pic:cNvPicPr/>
                  </pic:nvPicPr>
                  <pic:blipFill>
                    <a:blip r:embed="rId61" cstate="print"/>
                    <a:stretch>
                      <a:fillRect/>
                    </a:stretch>
                  </pic:blipFill>
                  <pic:spPr>
                    <a:xfrm>
                      <a:off x="0" y="0"/>
                      <a:ext cx="5342473" cy="1329594"/>
                    </a:xfrm>
                    <a:prstGeom prst="rect">
                      <a:avLst/>
                    </a:prstGeom>
                  </pic:spPr>
                </pic:pic>
              </a:graphicData>
            </a:graphic>
          </wp:anchor>
        </w:drawing>
      </w:r>
    </w:p>
    <w:p w14:paraId="75CF4315" w14:textId="77777777" w:rsidR="00CD7E1A" w:rsidRPr="00B33663" w:rsidRDefault="00CD7E1A">
      <w:pPr>
        <w:pStyle w:val="BodyText"/>
        <w:ind w:left="0"/>
        <w:rPr>
          <w:b/>
          <w:sz w:val="20"/>
        </w:rPr>
      </w:pPr>
    </w:p>
    <w:p w14:paraId="3CB648E9" w14:textId="77777777" w:rsidR="00CD7E1A" w:rsidRPr="00B33663" w:rsidRDefault="00CD7E1A">
      <w:pPr>
        <w:pStyle w:val="BodyText"/>
        <w:ind w:left="0"/>
        <w:rPr>
          <w:b/>
          <w:sz w:val="20"/>
        </w:rPr>
      </w:pPr>
    </w:p>
    <w:p w14:paraId="0C178E9E" w14:textId="77777777" w:rsidR="00CD7E1A" w:rsidRPr="00B33663" w:rsidRDefault="00CD7E1A">
      <w:pPr>
        <w:pStyle w:val="BodyText"/>
        <w:spacing w:before="4"/>
        <w:ind w:left="0"/>
        <w:rPr>
          <w:b/>
          <w:sz w:val="21"/>
        </w:rPr>
      </w:pPr>
    </w:p>
    <w:p w14:paraId="384D1C3E" w14:textId="77777777" w:rsidR="00CD7E1A" w:rsidRPr="00B33663" w:rsidRDefault="00A42A03">
      <w:pPr>
        <w:pStyle w:val="Heading4"/>
        <w:spacing w:before="88"/>
      </w:pPr>
      <w:r w:rsidRPr="00B33663">
        <w:t>TOPOLOGY</w:t>
      </w:r>
      <w:r w:rsidRPr="00B33663">
        <w:rPr>
          <w:spacing w:val="-2"/>
        </w:rPr>
        <w:t xml:space="preserve"> </w:t>
      </w:r>
      <w:r w:rsidRPr="00B33663">
        <w:t>IN</w:t>
      </w:r>
      <w:r w:rsidRPr="00B33663">
        <w:rPr>
          <w:spacing w:val="64"/>
        </w:rPr>
        <w:t xml:space="preserve"> </w:t>
      </w:r>
      <w:r w:rsidRPr="00B33663">
        <w:t>WLAN</w:t>
      </w:r>
      <w:r w:rsidRPr="00B33663">
        <w:rPr>
          <w:spacing w:val="-1"/>
        </w:rPr>
        <w:t xml:space="preserve"> </w:t>
      </w:r>
      <w:r w:rsidRPr="00B33663">
        <w:t>/</w:t>
      </w:r>
      <w:r w:rsidRPr="00B33663">
        <w:rPr>
          <w:spacing w:val="-1"/>
        </w:rPr>
        <w:t xml:space="preserve"> </w:t>
      </w:r>
      <w:r w:rsidRPr="00B33663">
        <w:t>802.11</w:t>
      </w:r>
    </w:p>
    <w:p w14:paraId="254C16EA" w14:textId="77777777" w:rsidR="00CD7E1A" w:rsidRPr="00B33663" w:rsidRDefault="00A42A03">
      <w:pPr>
        <w:pStyle w:val="BodyText"/>
        <w:spacing w:before="144"/>
        <w:ind w:left="480"/>
      </w:pPr>
      <w:r w:rsidRPr="00B33663">
        <w:t>WLANs</w:t>
      </w:r>
      <w:r w:rsidRPr="00B33663">
        <w:rPr>
          <w:spacing w:val="-2"/>
        </w:rPr>
        <w:t xml:space="preserve"> </w:t>
      </w:r>
      <w:r w:rsidRPr="00B33663">
        <w:t>can</w:t>
      </w:r>
      <w:r w:rsidRPr="00B33663">
        <w:rPr>
          <w:spacing w:val="-2"/>
        </w:rPr>
        <w:t xml:space="preserve"> </w:t>
      </w:r>
      <w:r w:rsidRPr="00B33663">
        <w:t>be</w:t>
      </w:r>
      <w:r w:rsidRPr="00B33663">
        <w:rPr>
          <w:spacing w:val="-2"/>
        </w:rPr>
        <w:t xml:space="preserve"> </w:t>
      </w:r>
      <w:r w:rsidRPr="00B33663">
        <w:t>built</w:t>
      </w:r>
      <w:r w:rsidRPr="00B33663">
        <w:rPr>
          <w:spacing w:val="-2"/>
        </w:rPr>
        <w:t xml:space="preserve"> </w:t>
      </w:r>
      <w:r w:rsidRPr="00B33663">
        <w:t>with</w:t>
      </w:r>
      <w:r w:rsidRPr="00B33663">
        <w:rPr>
          <w:spacing w:val="-2"/>
        </w:rPr>
        <w:t xml:space="preserve"> </w:t>
      </w:r>
      <w:r w:rsidRPr="00B33663">
        <w:t>either</w:t>
      </w:r>
      <w:r w:rsidRPr="00B33663">
        <w:rPr>
          <w:spacing w:val="-2"/>
        </w:rPr>
        <w:t xml:space="preserve"> </w:t>
      </w:r>
      <w:r w:rsidRPr="00B33663">
        <w:t>of</w:t>
      </w:r>
      <w:r w:rsidRPr="00B33663">
        <w:rPr>
          <w:spacing w:val="1"/>
        </w:rPr>
        <w:t xml:space="preserve"> </w:t>
      </w:r>
      <w:r w:rsidRPr="00B33663">
        <w:t>the</w:t>
      </w:r>
      <w:r w:rsidRPr="00B33663">
        <w:rPr>
          <w:spacing w:val="-2"/>
        </w:rPr>
        <w:t xml:space="preserve"> </w:t>
      </w:r>
      <w:r w:rsidRPr="00B33663">
        <w:t>following</w:t>
      </w:r>
      <w:r w:rsidRPr="00B33663">
        <w:rPr>
          <w:spacing w:val="-2"/>
        </w:rPr>
        <w:t xml:space="preserve"> </w:t>
      </w:r>
      <w:r w:rsidRPr="00B33663">
        <w:t>two</w:t>
      </w:r>
      <w:r w:rsidRPr="00B33663">
        <w:rPr>
          <w:spacing w:val="-2"/>
        </w:rPr>
        <w:t xml:space="preserve"> </w:t>
      </w:r>
      <w:r w:rsidRPr="00B33663">
        <w:t>topologies</w:t>
      </w:r>
      <w:r w:rsidRPr="00B33663">
        <w:rPr>
          <w:spacing w:val="5"/>
        </w:rPr>
        <w:t xml:space="preserve"> </w:t>
      </w:r>
      <w:r w:rsidRPr="00B33663">
        <w:t>/architecture:</w:t>
      </w:r>
    </w:p>
    <w:p w14:paraId="2A32CCED" w14:textId="77777777" w:rsidR="00CD7E1A" w:rsidRPr="00B33663" w:rsidRDefault="00A42A03">
      <w:pPr>
        <w:pStyle w:val="ListParagraph"/>
        <w:numPr>
          <w:ilvl w:val="0"/>
          <w:numId w:val="1"/>
        </w:numPr>
        <w:tabs>
          <w:tab w:val="left" w:pos="1200"/>
          <w:tab w:val="left" w:pos="1201"/>
        </w:tabs>
        <w:spacing w:before="40"/>
        <w:ind w:hanging="361"/>
        <w:rPr>
          <w:rFonts w:ascii="Symbol" w:hAnsi="Symbol"/>
          <w:sz w:val="26"/>
        </w:rPr>
      </w:pPr>
      <w:r w:rsidRPr="00B33663">
        <w:rPr>
          <w:sz w:val="26"/>
        </w:rPr>
        <w:t>Infra-Structure</w:t>
      </w:r>
      <w:r w:rsidRPr="00B33663">
        <w:rPr>
          <w:spacing w:val="-2"/>
          <w:sz w:val="26"/>
        </w:rPr>
        <w:t xml:space="preserve"> </w:t>
      </w:r>
      <w:r w:rsidRPr="00B33663">
        <w:rPr>
          <w:sz w:val="26"/>
        </w:rPr>
        <w:t>Network</w:t>
      </w:r>
      <w:r w:rsidRPr="00B33663">
        <w:rPr>
          <w:spacing w:val="-1"/>
          <w:sz w:val="26"/>
        </w:rPr>
        <w:t xml:space="preserve"> </w:t>
      </w:r>
      <w:r w:rsidRPr="00B33663">
        <w:rPr>
          <w:sz w:val="26"/>
        </w:rPr>
        <w:t>Topology</w:t>
      </w:r>
    </w:p>
    <w:p w14:paraId="7EBA49CE" w14:textId="77777777" w:rsidR="00CD7E1A" w:rsidRPr="00B33663" w:rsidRDefault="00A42A03">
      <w:pPr>
        <w:pStyle w:val="ListParagraph"/>
        <w:numPr>
          <w:ilvl w:val="0"/>
          <w:numId w:val="1"/>
        </w:numPr>
        <w:tabs>
          <w:tab w:val="left" w:pos="1200"/>
          <w:tab w:val="left" w:pos="1201"/>
        </w:tabs>
        <w:spacing w:before="38"/>
        <w:ind w:hanging="361"/>
        <w:rPr>
          <w:rFonts w:ascii="Symbol" w:hAnsi="Symbol"/>
          <w:sz w:val="28"/>
        </w:rPr>
      </w:pPr>
      <w:r w:rsidRPr="00B33663">
        <w:rPr>
          <w:noProof/>
          <w:lang w:val="en-IN" w:eastAsia="en-IN"/>
        </w:rPr>
        <w:drawing>
          <wp:anchor distT="0" distB="0" distL="0" distR="0" simplePos="0" relativeHeight="251722240" behindDoc="1" locked="0" layoutInCell="1" allowOverlap="1" wp14:anchorId="2330EE3D" wp14:editId="07777777">
            <wp:simplePos x="0" y="0"/>
            <wp:positionH relativeFrom="page">
              <wp:posOffset>1634029</wp:posOffset>
            </wp:positionH>
            <wp:positionV relativeFrom="paragraph">
              <wp:posOffset>1071307</wp:posOffset>
            </wp:positionV>
            <wp:extent cx="1704617" cy="1371600"/>
            <wp:effectExtent l="0" t="0" r="0" b="0"/>
            <wp:wrapNone/>
            <wp:docPr id="117"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60.jpeg"/>
                    <pic:cNvPicPr/>
                  </pic:nvPicPr>
                  <pic:blipFill>
                    <a:blip r:embed="rId62" cstate="print"/>
                    <a:stretch>
                      <a:fillRect/>
                    </a:stretch>
                  </pic:blipFill>
                  <pic:spPr>
                    <a:xfrm>
                      <a:off x="0" y="0"/>
                      <a:ext cx="1704617" cy="1371600"/>
                    </a:xfrm>
                    <a:prstGeom prst="rect">
                      <a:avLst/>
                    </a:prstGeom>
                  </pic:spPr>
                </pic:pic>
              </a:graphicData>
            </a:graphic>
          </wp:anchor>
        </w:drawing>
      </w:r>
      <w:r w:rsidRPr="00B33663">
        <w:rPr>
          <w:noProof/>
          <w:lang w:val="en-IN" w:eastAsia="en-IN"/>
        </w:rPr>
        <w:drawing>
          <wp:anchor distT="0" distB="0" distL="0" distR="0" simplePos="0" relativeHeight="251725312" behindDoc="1" locked="0" layoutInCell="1" allowOverlap="1" wp14:anchorId="286F63F0" wp14:editId="07777777">
            <wp:simplePos x="0" y="0"/>
            <wp:positionH relativeFrom="page">
              <wp:posOffset>4586770</wp:posOffset>
            </wp:positionH>
            <wp:positionV relativeFrom="paragraph">
              <wp:posOffset>1099693</wp:posOffset>
            </wp:positionV>
            <wp:extent cx="1687089" cy="1362075"/>
            <wp:effectExtent l="0" t="0" r="0" b="0"/>
            <wp:wrapNone/>
            <wp:docPr id="119"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61.jpeg"/>
                    <pic:cNvPicPr/>
                  </pic:nvPicPr>
                  <pic:blipFill>
                    <a:blip r:embed="rId63" cstate="print"/>
                    <a:stretch>
                      <a:fillRect/>
                    </a:stretch>
                  </pic:blipFill>
                  <pic:spPr>
                    <a:xfrm>
                      <a:off x="0" y="0"/>
                      <a:ext cx="1687089" cy="1362075"/>
                    </a:xfrm>
                    <a:prstGeom prst="rect">
                      <a:avLst/>
                    </a:prstGeom>
                  </pic:spPr>
                </pic:pic>
              </a:graphicData>
            </a:graphic>
          </wp:anchor>
        </w:drawing>
      </w:r>
      <w:r w:rsidRPr="00B33663">
        <w:rPr>
          <w:sz w:val="26"/>
        </w:rPr>
        <w:t>Ad</w:t>
      </w:r>
      <w:r w:rsidRPr="00B33663">
        <w:rPr>
          <w:spacing w:val="-1"/>
          <w:sz w:val="26"/>
        </w:rPr>
        <w:t xml:space="preserve"> </w:t>
      </w:r>
      <w:r w:rsidRPr="00B33663">
        <w:rPr>
          <w:sz w:val="26"/>
        </w:rPr>
        <w:t>Hoc</w:t>
      </w:r>
      <w:r w:rsidRPr="00B33663">
        <w:rPr>
          <w:spacing w:val="-1"/>
          <w:sz w:val="26"/>
        </w:rPr>
        <w:t xml:space="preserve"> </w:t>
      </w:r>
      <w:r w:rsidRPr="00B33663">
        <w:rPr>
          <w:sz w:val="26"/>
        </w:rPr>
        <w:t>Network</w:t>
      </w:r>
      <w:r w:rsidRPr="00B33663">
        <w:rPr>
          <w:spacing w:val="1"/>
          <w:sz w:val="26"/>
        </w:rPr>
        <w:t xml:space="preserve"> </w:t>
      </w:r>
      <w:r w:rsidRPr="00B33663">
        <w:rPr>
          <w:sz w:val="26"/>
        </w:rPr>
        <w:t>Topology</w:t>
      </w:r>
    </w:p>
    <w:p w14:paraId="017F08D8" w14:textId="77777777" w:rsidR="00CD7E1A" w:rsidRPr="00B33663" w:rsidRDefault="00EB3154">
      <w:pPr>
        <w:pStyle w:val="BodyText"/>
        <w:spacing w:before="2"/>
        <w:ind w:left="0"/>
        <w:rPr>
          <w:sz w:val="28"/>
        </w:rPr>
      </w:pPr>
      <w:r w:rsidRPr="00B33663">
        <w:pict w14:anchorId="3F7BFEF0">
          <v:group id="_x0000_s1061" style="position:absolute;margin-left:84.4pt;margin-top:18.15pt;width:444.7pt;height:328.85pt;z-index:-15671296;mso-wrap-distance-left:0;mso-wrap-distance-right:0;mso-position-horizontal-relative:page" coordorigin="1688,363" coordsize="8894,6577">
            <v:shape id="_x0000_s1066" style="position:absolute;left:1687;top:363;width:8894;height:6577" coordorigin="1688,363" coordsize="8894,6577" o:spt="100" adj="0,,0" path="m10582,6930r-10,l6109,6930r-9,l6100,6930r-4403,l1688,6930r,10l1697,6940r4403,l6100,6940r9,l10572,6940r10,l10582,6930xm10582,363r-10,l6109,363r-9,l6100,363r-4403,l1688,363r,10l1688,6930r9,l1697,373r4403,l6100,6930r9,l6109,373r4463,l10572,6930r10,l10582,373r,-10xe" fillcolor="black" stroked="f">
              <v:stroke joinstyle="round"/>
              <v:formulas/>
              <v:path arrowok="t" o:connecttype="segments"/>
            </v:shape>
            <v:shape id="_x0000_s1065" type="#_x0000_t202" style="position:absolute;left:6212;top:3683;width:4211;height:2747" filled="f" stroked="f">
              <v:textbox inset="0,0,0,0">
                <w:txbxContent>
                  <w:p w14:paraId="249C1978" w14:textId="77777777" w:rsidR="00EB3154" w:rsidRDefault="00EB3154" w:rsidP="00E700C1">
                    <w:pPr>
                      <w:numPr>
                        <w:ilvl w:val="0"/>
                        <w:numId w:val="10"/>
                      </w:numPr>
                      <w:tabs>
                        <w:tab w:val="left" w:pos="359"/>
                        <w:tab w:val="left" w:pos="360"/>
                      </w:tabs>
                      <w:ind w:right="18"/>
                      <w:rPr>
                        <w:sz w:val="26"/>
                      </w:rPr>
                    </w:pPr>
                    <w:r>
                      <w:rPr>
                        <w:sz w:val="26"/>
                      </w:rPr>
                      <w:t>An</w:t>
                    </w:r>
                    <w:r>
                      <w:rPr>
                        <w:spacing w:val="-3"/>
                        <w:sz w:val="26"/>
                      </w:rPr>
                      <w:t xml:space="preserve"> </w:t>
                    </w:r>
                    <w:r>
                      <w:rPr>
                        <w:sz w:val="26"/>
                      </w:rPr>
                      <w:t>adhoc</w:t>
                    </w:r>
                    <w:r>
                      <w:rPr>
                        <w:spacing w:val="-3"/>
                        <w:sz w:val="26"/>
                      </w:rPr>
                      <w:t xml:space="preserve"> </w:t>
                    </w:r>
                    <w:r>
                      <w:rPr>
                        <w:sz w:val="26"/>
                      </w:rPr>
                      <w:t>network</w:t>
                    </w:r>
                    <w:r>
                      <w:rPr>
                        <w:spacing w:val="-2"/>
                        <w:sz w:val="26"/>
                      </w:rPr>
                      <w:t xml:space="preserve"> </w:t>
                    </w:r>
                    <w:r>
                      <w:rPr>
                        <w:sz w:val="26"/>
                      </w:rPr>
                      <w:t>is</w:t>
                    </w:r>
                    <w:r>
                      <w:rPr>
                        <w:spacing w:val="-3"/>
                        <w:sz w:val="26"/>
                      </w:rPr>
                      <w:t xml:space="preserve"> </w:t>
                    </w:r>
                    <w:r>
                      <w:rPr>
                        <w:sz w:val="26"/>
                      </w:rPr>
                      <w:t>the</w:t>
                    </w:r>
                    <w:r>
                      <w:rPr>
                        <w:spacing w:val="-2"/>
                        <w:sz w:val="26"/>
                      </w:rPr>
                      <w:t xml:space="preserve"> </w:t>
                    </w:r>
                    <w:r>
                      <w:rPr>
                        <w:sz w:val="26"/>
                      </w:rPr>
                      <w:t>architecture</w:t>
                    </w:r>
                    <w:r>
                      <w:rPr>
                        <w:spacing w:val="-62"/>
                        <w:sz w:val="26"/>
                      </w:rPr>
                      <w:t xml:space="preserve"> </w:t>
                    </w:r>
                    <w:r>
                      <w:rPr>
                        <w:sz w:val="26"/>
                      </w:rPr>
                      <w:t>that is used to support mutual</w:t>
                    </w:r>
                    <w:r>
                      <w:rPr>
                        <w:spacing w:val="1"/>
                        <w:sz w:val="26"/>
                      </w:rPr>
                      <w:t xml:space="preserve"> </w:t>
                    </w:r>
                    <w:r>
                      <w:rPr>
                        <w:sz w:val="26"/>
                      </w:rPr>
                      <w:t>communication between wireless</w:t>
                    </w:r>
                    <w:r>
                      <w:rPr>
                        <w:spacing w:val="1"/>
                        <w:sz w:val="26"/>
                      </w:rPr>
                      <w:t xml:space="preserve"> </w:t>
                    </w:r>
                    <w:r>
                      <w:rPr>
                        <w:sz w:val="26"/>
                      </w:rPr>
                      <w:t>clients.</w:t>
                    </w:r>
                  </w:p>
                  <w:p w14:paraId="2C20E8DE" w14:textId="77777777" w:rsidR="00EB3154" w:rsidRDefault="00EB3154" w:rsidP="00E700C1">
                    <w:pPr>
                      <w:numPr>
                        <w:ilvl w:val="0"/>
                        <w:numId w:val="10"/>
                      </w:numPr>
                      <w:tabs>
                        <w:tab w:val="left" w:pos="359"/>
                        <w:tab w:val="left" w:pos="360"/>
                      </w:tabs>
                      <w:ind w:right="167"/>
                      <w:rPr>
                        <w:sz w:val="26"/>
                      </w:rPr>
                    </w:pPr>
                    <w:r>
                      <w:rPr>
                        <w:sz w:val="26"/>
                      </w:rPr>
                      <w:t>Typically, an ad- hoc network is</w:t>
                    </w:r>
                    <w:r>
                      <w:rPr>
                        <w:spacing w:val="1"/>
                        <w:sz w:val="26"/>
                      </w:rPr>
                      <w:t xml:space="preserve"> </w:t>
                    </w:r>
                    <w:r>
                      <w:rPr>
                        <w:sz w:val="26"/>
                      </w:rPr>
                      <w:t>created</w:t>
                    </w:r>
                    <w:r>
                      <w:rPr>
                        <w:spacing w:val="-4"/>
                        <w:sz w:val="26"/>
                      </w:rPr>
                      <w:t xml:space="preserve"> </w:t>
                    </w:r>
                    <w:r>
                      <w:rPr>
                        <w:sz w:val="26"/>
                      </w:rPr>
                      <w:t>spontaneously</w:t>
                    </w:r>
                    <w:r>
                      <w:rPr>
                        <w:spacing w:val="-6"/>
                        <w:sz w:val="26"/>
                      </w:rPr>
                      <w:t xml:space="preserve"> </w:t>
                    </w:r>
                    <w:r>
                      <w:rPr>
                        <w:sz w:val="26"/>
                      </w:rPr>
                      <w:t>and</w:t>
                    </w:r>
                    <w:r>
                      <w:rPr>
                        <w:spacing w:val="-4"/>
                        <w:sz w:val="26"/>
                      </w:rPr>
                      <w:t xml:space="preserve"> </w:t>
                    </w:r>
                    <w:r>
                      <w:rPr>
                        <w:sz w:val="26"/>
                      </w:rPr>
                      <w:t>does</w:t>
                    </w:r>
                    <w:r>
                      <w:rPr>
                        <w:spacing w:val="-5"/>
                        <w:sz w:val="26"/>
                      </w:rPr>
                      <w:t xml:space="preserve"> </w:t>
                    </w:r>
                    <w:r>
                      <w:rPr>
                        <w:sz w:val="26"/>
                      </w:rPr>
                      <w:t>not</w:t>
                    </w:r>
                    <w:r>
                      <w:rPr>
                        <w:spacing w:val="-62"/>
                        <w:sz w:val="26"/>
                      </w:rPr>
                      <w:t xml:space="preserve"> </w:t>
                    </w:r>
                    <w:r>
                      <w:rPr>
                        <w:sz w:val="26"/>
                      </w:rPr>
                      <w:t>support</w:t>
                    </w:r>
                    <w:r>
                      <w:rPr>
                        <w:spacing w:val="-5"/>
                        <w:sz w:val="26"/>
                      </w:rPr>
                      <w:t xml:space="preserve"> </w:t>
                    </w:r>
                    <w:r>
                      <w:rPr>
                        <w:sz w:val="26"/>
                      </w:rPr>
                      <w:t>access</w:t>
                    </w:r>
                    <w:r>
                      <w:rPr>
                        <w:spacing w:val="-4"/>
                        <w:sz w:val="26"/>
                      </w:rPr>
                      <w:t xml:space="preserve"> </w:t>
                    </w:r>
                    <w:r>
                      <w:rPr>
                        <w:sz w:val="26"/>
                      </w:rPr>
                      <w:t>to</w:t>
                    </w:r>
                    <w:r>
                      <w:rPr>
                        <w:spacing w:val="-4"/>
                        <w:sz w:val="26"/>
                      </w:rPr>
                      <w:t xml:space="preserve"> </w:t>
                    </w:r>
                    <w:r>
                      <w:rPr>
                        <w:sz w:val="26"/>
                      </w:rPr>
                      <w:t>wired</w:t>
                    </w:r>
                    <w:r>
                      <w:rPr>
                        <w:spacing w:val="-1"/>
                        <w:sz w:val="26"/>
                      </w:rPr>
                      <w:t xml:space="preserve"> </w:t>
                    </w:r>
                    <w:r>
                      <w:rPr>
                        <w:sz w:val="26"/>
                      </w:rPr>
                      <w:t>networks.</w:t>
                    </w:r>
                  </w:p>
                  <w:p w14:paraId="2F845730" w14:textId="77777777" w:rsidR="00EB3154" w:rsidRDefault="00EB3154" w:rsidP="00E700C1">
                    <w:pPr>
                      <w:numPr>
                        <w:ilvl w:val="0"/>
                        <w:numId w:val="10"/>
                      </w:numPr>
                      <w:tabs>
                        <w:tab w:val="left" w:pos="359"/>
                        <w:tab w:val="left" w:pos="360"/>
                      </w:tabs>
                      <w:ind w:right="189"/>
                      <w:rPr>
                        <w:sz w:val="26"/>
                      </w:rPr>
                    </w:pPr>
                    <w:r>
                      <w:rPr>
                        <w:sz w:val="26"/>
                      </w:rPr>
                      <w:t>An</w:t>
                    </w:r>
                    <w:r>
                      <w:rPr>
                        <w:spacing w:val="-3"/>
                        <w:sz w:val="26"/>
                      </w:rPr>
                      <w:t xml:space="preserve"> </w:t>
                    </w:r>
                    <w:r>
                      <w:rPr>
                        <w:sz w:val="26"/>
                      </w:rPr>
                      <w:t>adhoc</w:t>
                    </w:r>
                    <w:r>
                      <w:rPr>
                        <w:spacing w:val="-2"/>
                        <w:sz w:val="26"/>
                      </w:rPr>
                      <w:t xml:space="preserve"> </w:t>
                    </w:r>
                    <w:r>
                      <w:rPr>
                        <w:sz w:val="26"/>
                      </w:rPr>
                      <w:t>network does</w:t>
                    </w:r>
                    <w:r>
                      <w:rPr>
                        <w:spacing w:val="-2"/>
                        <w:sz w:val="26"/>
                      </w:rPr>
                      <w:t xml:space="preserve"> </w:t>
                    </w:r>
                    <w:r>
                      <w:rPr>
                        <w:sz w:val="26"/>
                      </w:rPr>
                      <w:t>not</w:t>
                    </w:r>
                    <w:r>
                      <w:rPr>
                        <w:spacing w:val="-3"/>
                        <w:sz w:val="26"/>
                      </w:rPr>
                      <w:t xml:space="preserve"> </w:t>
                    </w:r>
                    <w:r>
                      <w:rPr>
                        <w:sz w:val="26"/>
                      </w:rPr>
                      <w:t>require</w:t>
                    </w:r>
                    <w:r>
                      <w:rPr>
                        <w:spacing w:val="-62"/>
                        <w:sz w:val="26"/>
                      </w:rPr>
                      <w:t xml:space="preserve"> </w:t>
                    </w:r>
                    <w:r>
                      <w:rPr>
                        <w:sz w:val="26"/>
                      </w:rPr>
                      <w:t>an</w:t>
                    </w:r>
                    <w:r>
                      <w:rPr>
                        <w:spacing w:val="-2"/>
                        <w:sz w:val="26"/>
                      </w:rPr>
                      <w:t xml:space="preserve"> </w:t>
                    </w:r>
                    <w:r>
                      <w:rPr>
                        <w:sz w:val="26"/>
                      </w:rPr>
                      <w:t>AP.</w:t>
                    </w:r>
                  </w:p>
                </w:txbxContent>
              </v:textbox>
            </v:shape>
            <v:shape id="_x0000_s1064" type="#_x0000_t202" style="position:absolute;left:7182;top:508;width:2701;height:708" filled="f" stroked="f">
              <v:textbox inset="0,0,0,0">
                <w:txbxContent>
                  <w:p w14:paraId="6FCF0B6E" w14:textId="77777777" w:rsidR="00EB3154" w:rsidRDefault="00EB3154">
                    <w:pPr>
                      <w:spacing w:line="287" w:lineRule="exact"/>
                      <w:ind w:right="23"/>
                      <w:jc w:val="center"/>
                      <w:rPr>
                        <w:b/>
                        <w:sz w:val="26"/>
                      </w:rPr>
                    </w:pPr>
                    <w:r>
                      <w:rPr>
                        <w:b/>
                        <w:sz w:val="26"/>
                        <w:u w:val="thick"/>
                      </w:rPr>
                      <w:t>Ad-Hoc</w:t>
                    </w:r>
                    <w:r>
                      <w:rPr>
                        <w:b/>
                        <w:spacing w:val="-4"/>
                        <w:sz w:val="26"/>
                        <w:u w:val="thick"/>
                      </w:rPr>
                      <w:t xml:space="preserve"> </w:t>
                    </w:r>
                    <w:r>
                      <w:rPr>
                        <w:b/>
                        <w:sz w:val="26"/>
                        <w:u w:val="thick"/>
                      </w:rPr>
                      <w:t>Topology</w:t>
                    </w:r>
                  </w:p>
                  <w:p w14:paraId="03B1CF4B" w14:textId="77777777" w:rsidR="00EB3154" w:rsidRDefault="00EB3154">
                    <w:pPr>
                      <w:spacing w:before="121"/>
                      <w:ind w:right="18"/>
                      <w:jc w:val="center"/>
                      <w:rPr>
                        <w:b/>
                        <w:sz w:val="26"/>
                      </w:rPr>
                    </w:pPr>
                    <w:r>
                      <w:rPr>
                        <w:b/>
                        <w:sz w:val="26"/>
                        <w:u w:val="thick"/>
                      </w:rPr>
                      <w:t>(Peer-to-Peer</w:t>
                    </w:r>
                    <w:r>
                      <w:rPr>
                        <w:b/>
                        <w:spacing w:val="-12"/>
                        <w:sz w:val="26"/>
                        <w:u w:val="thick"/>
                      </w:rPr>
                      <w:t xml:space="preserve"> </w:t>
                    </w:r>
                    <w:r>
                      <w:rPr>
                        <w:b/>
                        <w:sz w:val="26"/>
                        <w:u w:val="thick"/>
                      </w:rPr>
                      <w:t>Topology)</w:t>
                    </w:r>
                  </w:p>
                </w:txbxContent>
              </v:textbox>
            </v:shape>
            <v:shape id="_x0000_s1063" type="#_x0000_t202" style="position:absolute;left:1800;top:3585;width:4212;height:3044" filled="f" stroked="f">
              <v:textbox inset="0,0,0,0">
                <w:txbxContent>
                  <w:p w14:paraId="0D4BD067" w14:textId="77777777" w:rsidR="00EB3154" w:rsidRDefault="00EB3154" w:rsidP="00E700C1">
                    <w:pPr>
                      <w:numPr>
                        <w:ilvl w:val="0"/>
                        <w:numId w:val="9"/>
                      </w:numPr>
                      <w:tabs>
                        <w:tab w:val="left" w:pos="360"/>
                      </w:tabs>
                      <w:ind w:right="18"/>
                      <w:jc w:val="both"/>
                      <w:rPr>
                        <w:sz w:val="26"/>
                      </w:rPr>
                    </w:pPr>
                    <w:r>
                      <w:rPr>
                        <w:sz w:val="26"/>
                      </w:rPr>
                      <w:t>An</w:t>
                    </w:r>
                    <w:r>
                      <w:rPr>
                        <w:spacing w:val="1"/>
                        <w:sz w:val="26"/>
                      </w:rPr>
                      <w:t xml:space="preserve"> </w:t>
                    </w:r>
                    <w:r>
                      <w:rPr>
                        <w:sz w:val="26"/>
                      </w:rPr>
                      <w:t>infrastructure</w:t>
                    </w:r>
                    <w:r>
                      <w:rPr>
                        <w:spacing w:val="1"/>
                        <w:sz w:val="26"/>
                      </w:rPr>
                      <w:t xml:space="preserve"> </w:t>
                    </w:r>
                    <w:r>
                      <w:rPr>
                        <w:sz w:val="26"/>
                      </w:rPr>
                      <w:t>network</w:t>
                    </w:r>
                    <w:r>
                      <w:rPr>
                        <w:spacing w:val="1"/>
                        <w:sz w:val="26"/>
                      </w:rPr>
                      <w:t xml:space="preserve"> </w:t>
                    </w:r>
                    <w:r>
                      <w:rPr>
                        <w:sz w:val="26"/>
                      </w:rPr>
                      <w:t>is</w:t>
                    </w:r>
                    <w:r>
                      <w:rPr>
                        <w:spacing w:val="1"/>
                        <w:sz w:val="26"/>
                      </w:rPr>
                      <w:t xml:space="preserve"> </w:t>
                    </w:r>
                    <w:r>
                      <w:rPr>
                        <w:sz w:val="26"/>
                      </w:rPr>
                      <w:t>the</w:t>
                    </w:r>
                    <w:r>
                      <w:rPr>
                        <w:spacing w:val="1"/>
                        <w:sz w:val="26"/>
                      </w:rPr>
                      <w:t xml:space="preserve"> </w:t>
                    </w:r>
                    <w:r>
                      <w:rPr>
                        <w:sz w:val="26"/>
                      </w:rPr>
                      <w:t>network</w:t>
                    </w:r>
                    <w:r>
                      <w:rPr>
                        <w:spacing w:val="1"/>
                        <w:sz w:val="26"/>
                      </w:rPr>
                      <w:t xml:space="preserve"> </w:t>
                    </w:r>
                    <w:r>
                      <w:rPr>
                        <w:sz w:val="26"/>
                      </w:rPr>
                      <w:t>architecture</w:t>
                    </w:r>
                    <w:r>
                      <w:rPr>
                        <w:spacing w:val="1"/>
                        <w:sz w:val="26"/>
                      </w:rPr>
                      <w:t xml:space="preserve"> </w:t>
                    </w:r>
                    <w:r>
                      <w:rPr>
                        <w:sz w:val="26"/>
                      </w:rPr>
                      <w:t>for</w:t>
                    </w:r>
                    <w:r>
                      <w:rPr>
                        <w:spacing w:val="1"/>
                        <w:sz w:val="26"/>
                      </w:rPr>
                      <w:t xml:space="preserve"> </w:t>
                    </w:r>
                    <w:r>
                      <w:rPr>
                        <w:sz w:val="26"/>
                      </w:rPr>
                      <w:t>providing</w:t>
                    </w:r>
                    <w:r>
                      <w:rPr>
                        <w:spacing w:val="-62"/>
                        <w:sz w:val="26"/>
                      </w:rPr>
                      <w:t xml:space="preserve"> </w:t>
                    </w:r>
                    <w:r>
                      <w:rPr>
                        <w:sz w:val="26"/>
                      </w:rPr>
                      <w:t>communication</w:t>
                    </w:r>
                    <w:r>
                      <w:rPr>
                        <w:spacing w:val="1"/>
                        <w:sz w:val="26"/>
                      </w:rPr>
                      <w:t xml:space="preserve"> </w:t>
                    </w:r>
                    <w:r>
                      <w:rPr>
                        <w:sz w:val="26"/>
                      </w:rPr>
                      <w:t>between</w:t>
                    </w:r>
                    <w:r>
                      <w:rPr>
                        <w:spacing w:val="1"/>
                        <w:sz w:val="26"/>
                      </w:rPr>
                      <w:t xml:space="preserve"> </w:t>
                    </w:r>
                    <w:r>
                      <w:rPr>
                        <w:sz w:val="26"/>
                      </w:rPr>
                      <w:t>wireless</w:t>
                    </w:r>
                    <w:r>
                      <w:rPr>
                        <w:spacing w:val="1"/>
                        <w:sz w:val="26"/>
                      </w:rPr>
                      <w:t xml:space="preserve"> </w:t>
                    </w:r>
                    <w:r>
                      <w:rPr>
                        <w:sz w:val="26"/>
                      </w:rPr>
                      <w:t>clients</w:t>
                    </w:r>
                    <w:r>
                      <w:rPr>
                        <w:spacing w:val="-3"/>
                        <w:sz w:val="26"/>
                      </w:rPr>
                      <w:t xml:space="preserve"> </w:t>
                    </w:r>
                    <w:r>
                      <w:rPr>
                        <w:sz w:val="26"/>
                      </w:rPr>
                      <w:t>and</w:t>
                    </w:r>
                    <w:r>
                      <w:rPr>
                        <w:spacing w:val="-1"/>
                        <w:sz w:val="26"/>
                      </w:rPr>
                      <w:t xml:space="preserve"> </w:t>
                    </w:r>
                    <w:r>
                      <w:rPr>
                        <w:sz w:val="26"/>
                      </w:rPr>
                      <w:t>wired</w:t>
                    </w:r>
                    <w:r>
                      <w:rPr>
                        <w:spacing w:val="-2"/>
                        <w:sz w:val="26"/>
                      </w:rPr>
                      <w:t xml:space="preserve"> </w:t>
                    </w:r>
                    <w:r>
                      <w:rPr>
                        <w:sz w:val="26"/>
                      </w:rPr>
                      <w:t>network</w:t>
                    </w:r>
                    <w:r>
                      <w:rPr>
                        <w:spacing w:val="-2"/>
                        <w:sz w:val="26"/>
                      </w:rPr>
                      <w:t xml:space="preserve"> </w:t>
                    </w:r>
                    <w:r>
                      <w:rPr>
                        <w:sz w:val="26"/>
                      </w:rPr>
                      <w:t>resources.</w:t>
                    </w:r>
                  </w:p>
                  <w:p w14:paraId="1F08078B" w14:textId="77777777" w:rsidR="00EB3154" w:rsidRDefault="00EB3154" w:rsidP="00E700C1">
                    <w:pPr>
                      <w:numPr>
                        <w:ilvl w:val="0"/>
                        <w:numId w:val="9"/>
                      </w:numPr>
                      <w:tabs>
                        <w:tab w:val="left" w:pos="360"/>
                      </w:tabs>
                      <w:ind w:right="18"/>
                      <w:jc w:val="both"/>
                      <w:rPr>
                        <w:sz w:val="26"/>
                      </w:rPr>
                    </w:pPr>
                    <w:r>
                      <w:rPr>
                        <w:sz w:val="26"/>
                      </w:rPr>
                      <w:t>The</w:t>
                    </w:r>
                    <w:r>
                      <w:rPr>
                        <w:spacing w:val="1"/>
                        <w:sz w:val="26"/>
                      </w:rPr>
                      <w:t xml:space="preserve"> </w:t>
                    </w:r>
                    <w:r>
                      <w:rPr>
                        <w:sz w:val="26"/>
                      </w:rPr>
                      <w:t>transition</w:t>
                    </w:r>
                    <w:r>
                      <w:rPr>
                        <w:spacing w:val="1"/>
                        <w:sz w:val="26"/>
                      </w:rPr>
                      <w:t xml:space="preserve"> </w:t>
                    </w:r>
                    <w:r>
                      <w:rPr>
                        <w:sz w:val="26"/>
                      </w:rPr>
                      <w:t>of</w:t>
                    </w:r>
                    <w:r>
                      <w:rPr>
                        <w:spacing w:val="1"/>
                        <w:sz w:val="26"/>
                      </w:rPr>
                      <w:t xml:space="preserve"> </w:t>
                    </w:r>
                    <w:r>
                      <w:rPr>
                        <w:sz w:val="26"/>
                      </w:rPr>
                      <w:t>data</w:t>
                    </w:r>
                    <w:r>
                      <w:rPr>
                        <w:spacing w:val="1"/>
                        <w:sz w:val="26"/>
                      </w:rPr>
                      <w:t xml:space="preserve"> </w:t>
                    </w:r>
                    <w:r>
                      <w:rPr>
                        <w:sz w:val="26"/>
                      </w:rPr>
                      <w:t>from</w:t>
                    </w:r>
                    <w:r>
                      <w:rPr>
                        <w:spacing w:val="1"/>
                        <w:sz w:val="26"/>
                      </w:rPr>
                      <w:t xml:space="preserve"> </w:t>
                    </w:r>
                    <w:r>
                      <w:rPr>
                        <w:sz w:val="26"/>
                      </w:rPr>
                      <w:t>the</w:t>
                    </w:r>
                    <w:r>
                      <w:rPr>
                        <w:spacing w:val="1"/>
                        <w:sz w:val="26"/>
                      </w:rPr>
                      <w:t xml:space="preserve"> </w:t>
                    </w:r>
                    <w:r>
                      <w:rPr>
                        <w:sz w:val="26"/>
                      </w:rPr>
                      <w:t>wireless to wired medium occurs via</w:t>
                    </w:r>
                    <w:r>
                      <w:rPr>
                        <w:spacing w:val="-62"/>
                        <w:sz w:val="26"/>
                      </w:rPr>
                      <w:t xml:space="preserve"> </w:t>
                    </w:r>
                    <w:r>
                      <w:rPr>
                        <w:sz w:val="26"/>
                      </w:rPr>
                      <w:t>a</w:t>
                    </w:r>
                    <w:r>
                      <w:rPr>
                        <w:spacing w:val="1"/>
                        <w:sz w:val="26"/>
                      </w:rPr>
                      <w:t xml:space="preserve"> </w:t>
                    </w:r>
                    <w:r>
                      <w:rPr>
                        <w:sz w:val="26"/>
                      </w:rPr>
                      <w:t>Base</w:t>
                    </w:r>
                    <w:r>
                      <w:rPr>
                        <w:spacing w:val="1"/>
                        <w:sz w:val="26"/>
                      </w:rPr>
                      <w:t xml:space="preserve"> </w:t>
                    </w:r>
                    <w:r>
                      <w:rPr>
                        <w:sz w:val="26"/>
                      </w:rPr>
                      <w:t>Station</w:t>
                    </w:r>
                    <w:r>
                      <w:rPr>
                        <w:spacing w:val="1"/>
                        <w:sz w:val="26"/>
                      </w:rPr>
                      <w:t xml:space="preserve"> </w:t>
                    </w:r>
                    <w:r>
                      <w:rPr>
                        <w:sz w:val="26"/>
                      </w:rPr>
                      <w:t>called</w:t>
                    </w:r>
                    <w:r>
                      <w:rPr>
                        <w:spacing w:val="1"/>
                        <w:sz w:val="26"/>
                      </w:rPr>
                      <w:t xml:space="preserve"> </w:t>
                    </w:r>
                    <w:r>
                      <w:rPr>
                        <w:sz w:val="26"/>
                      </w:rPr>
                      <w:t>AP(Access</w:t>
                    </w:r>
                    <w:r>
                      <w:rPr>
                        <w:spacing w:val="1"/>
                        <w:sz w:val="26"/>
                      </w:rPr>
                      <w:t xml:space="preserve"> </w:t>
                    </w:r>
                    <w:r>
                      <w:rPr>
                        <w:sz w:val="26"/>
                      </w:rPr>
                      <w:t>Point).</w:t>
                    </w:r>
                  </w:p>
                  <w:p w14:paraId="4D70EAD6" w14:textId="77777777" w:rsidR="00EB3154" w:rsidRDefault="00EB3154" w:rsidP="00E700C1">
                    <w:pPr>
                      <w:numPr>
                        <w:ilvl w:val="0"/>
                        <w:numId w:val="9"/>
                      </w:numPr>
                      <w:tabs>
                        <w:tab w:val="left" w:pos="360"/>
                      </w:tabs>
                      <w:spacing w:line="237" w:lineRule="auto"/>
                      <w:ind w:right="19"/>
                      <w:jc w:val="both"/>
                      <w:rPr>
                        <w:sz w:val="26"/>
                      </w:rPr>
                    </w:pPr>
                    <w:r>
                      <w:rPr>
                        <w:sz w:val="26"/>
                      </w:rPr>
                      <w:t>An AP and its associated wireless</w:t>
                    </w:r>
                    <w:r>
                      <w:rPr>
                        <w:spacing w:val="1"/>
                        <w:sz w:val="26"/>
                      </w:rPr>
                      <w:t xml:space="preserve"> </w:t>
                    </w:r>
                    <w:r>
                      <w:rPr>
                        <w:sz w:val="26"/>
                      </w:rPr>
                      <w:t>clients</w:t>
                    </w:r>
                    <w:r>
                      <w:rPr>
                        <w:spacing w:val="-2"/>
                        <w:sz w:val="26"/>
                      </w:rPr>
                      <w:t xml:space="preserve"> </w:t>
                    </w:r>
                    <w:r>
                      <w:rPr>
                        <w:sz w:val="26"/>
                      </w:rPr>
                      <w:t>define the</w:t>
                    </w:r>
                    <w:r>
                      <w:rPr>
                        <w:spacing w:val="-2"/>
                        <w:sz w:val="26"/>
                      </w:rPr>
                      <w:t xml:space="preserve"> </w:t>
                    </w:r>
                    <w:r>
                      <w:rPr>
                        <w:sz w:val="26"/>
                      </w:rPr>
                      <w:t>coverage area.</w:t>
                    </w:r>
                  </w:p>
                </w:txbxContent>
              </v:textbox>
            </v:shape>
            <v:shape id="_x0000_s1062" type="#_x0000_t202" style="position:absolute;left:2657;top:508;width:2857;height:708" filled="f" stroked="f">
              <v:textbox inset="0,0,0,0">
                <w:txbxContent>
                  <w:p w14:paraId="4C88273A" w14:textId="77777777" w:rsidR="00EB3154" w:rsidRDefault="00EB3154">
                    <w:pPr>
                      <w:spacing w:line="287" w:lineRule="exact"/>
                      <w:ind w:right="18"/>
                      <w:jc w:val="center"/>
                      <w:rPr>
                        <w:b/>
                        <w:sz w:val="26"/>
                      </w:rPr>
                    </w:pPr>
                    <w:r>
                      <w:rPr>
                        <w:b/>
                        <w:sz w:val="26"/>
                        <w:u w:val="thick"/>
                      </w:rPr>
                      <w:t>Infra-Structure</w:t>
                    </w:r>
                    <w:r>
                      <w:rPr>
                        <w:b/>
                        <w:spacing w:val="-15"/>
                        <w:sz w:val="26"/>
                        <w:u w:val="thick"/>
                      </w:rPr>
                      <w:t xml:space="preserve"> </w:t>
                    </w:r>
                    <w:r>
                      <w:rPr>
                        <w:b/>
                        <w:sz w:val="26"/>
                        <w:u w:val="thick"/>
                      </w:rPr>
                      <w:t>Topology</w:t>
                    </w:r>
                  </w:p>
                  <w:p w14:paraId="7E445481" w14:textId="77777777" w:rsidR="00EB3154" w:rsidRDefault="00EB3154">
                    <w:pPr>
                      <w:spacing w:before="121"/>
                      <w:ind w:right="16"/>
                      <w:jc w:val="center"/>
                      <w:rPr>
                        <w:b/>
                        <w:sz w:val="26"/>
                      </w:rPr>
                    </w:pPr>
                    <w:r>
                      <w:rPr>
                        <w:b/>
                        <w:sz w:val="26"/>
                        <w:u w:val="thick"/>
                      </w:rPr>
                      <w:t>(AP</w:t>
                    </w:r>
                    <w:r>
                      <w:rPr>
                        <w:b/>
                        <w:spacing w:val="-2"/>
                        <w:sz w:val="26"/>
                        <w:u w:val="thick"/>
                      </w:rPr>
                      <w:t xml:space="preserve"> </w:t>
                    </w:r>
                    <w:r>
                      <w:rPr>
                        <w:b/>
                        <w:sz w:val="26"/>
                        <w:u w:val="thick"/>
                      </w:rPr>
                      <w:t>based</w:t>
                    </w:r>
                    <w:r>
                      <w:rPr>
                        <w:b/>
                        <w:spacing w:val="-2"/>
                        <w:sz w:val="26"/>
                        <w:u w:val="thick"/>
                      </w:rPr>
                      <w:t xml:space="preserve"> </w:t>
                    </w:r>
                    <w:r>
                      <w:rPr>
                        <w:b/>
                        <w:sz w:val="26"/>
                        <w:u w:val="thick"/>
                      </w:rPr>
                      <w:t>Topology)</w:t>
                    </w:r>
                  </w:p>
                </w:txbxContent>
              </v:textbox>
            </v:shape>
            <w10:wrap type="topAndBottom" anchorx="page"/>
          </v:group>
        </w:pict>
      </w:r>
    </w:p>
    <w:p w14:paraId="3C0395D3" w14:textId="77777777" w:rsidR="00CD7E1A" w:rsidRPr="00B33663" w:rsidRDefault="00CD7E1A">
      <w:pPr>
        <w:rPr>
          <w:sz w:val="28"/>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254BC2F"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01B65DC">
          <v:group id="_x0000_s1059" style="width:436.3pt;height:4.45pt;mso-position-horizontal-relative:char;mso-position-vertical-relative:line" coordsize="8726,89">
            <v:shape id="_x0000_s1060" style="position:absolute;width:8726;height:89" coordsize="8726,89" o:spt="100" adj="0,,0" path="m8726,29l,29,,89r8726,l8726,29xm8726,l,,,14r8726,l8726,xe" fillcolor="#612322" stroked="f">
              <v:stroke joinstyle="round"/>
              <v:formulas/>
              <v:path arrowok="t" o:connecttype="segments"/>
            </v:shape>
            <w10:anchorlock/>
          </v:group>
        </w:pict>
      </w:r>
    </w:p>
    <w:p w14:paraId="651E9592" w14:textId="77777777" w:rsidR="00CD7E1A" w:rsidRPr="00B33663" w:rsidRDefault="00CD7E1A">
      <w:pPr>
        <w:pStyle w:val="BodyText"/>
        <w:spacing w:before="2"/>
        <w:ind w:left="0"/>
        <w:rPr>
          <w:sz w:val="17"/>
        </w:rPr>
      </w:pPr>
    </w:p>
    <w:p w14:paraId="5445DF55" w14:textId="52F6CEB0" w:rsidR="00CD7E1A" w:rsidRDefault="00A42A03">
      <w:pPr>
        <w:pStyle w:val="Heading4"/>
        <w:spacing w:before="89"/>
      </w:pPr>
      <w:r w:rsidRPr="00B33663">
        <w:t>ARCHITECURE</w:t>
      </w:r>
      <w:r w:rsidRPr="00B33663">
        <w:rPr>
          <w:spacing w:val="-3"/>
        </w:rPr>
        <w:t xml:space="preserve"> </w:t>
      </w:r>
      <w:r w:rsidRPr="00B33663">
        <w:t>OF</w:t>
      </w:r>
      <w:r w:rsidRPr="00B33663">
        <w:rPr>
          <w:spacing w:val="-1"/>
        </w:rPr>
        <w:t xml:space="preserve"> </w:t>
      </w:r>
      <w:r w:rsidRPr="00B33663">
        <w:t>WLAN</w:t>
      </w:r>
      <w:r w:rsidRPr="00B33663">
        <w:rPr>
          <w:spacing w:val="-2"/>
        </w:rPr>
        <w:t xml:space="preserve"> </w:t>
      </w:r>
      <w:r w:rsidRPr="00B33663">
        <w:t>/</w:t>
      </w:r>
      <w:r w:rsidRPr="00B33663">
        <w:rPr>
          <w:spacing w:val="-1"/>
        </w:rPr>
        <w:t xml:space="preserve"> </w:t>
      </w:r>
      <w:r w:rsidRPr="00B33663">
        <w:t>802.11</w:t>
      </w:r>
    </w:p>
    <w:p w14:paraId="61640762" w14:textId="77777777" w:rsidR="00B33663" w:rsidRPr="00B33663" w:rsidRDefault="00B33663">
      <w:pPr>
        <w:pStyle w:val="Heading4"/>
        <w:spacing w:before="89"/>
      </w:pPr>
    </w:p>
    <w:p w14:paraId="21B61B4C" w14:textId="6040A5A2" w:rsidR="00EB3154" w:rsidRDefault="00EB3154" w:rsidP="00B33663">
      <w:pPr>
        <w:pStyle w:val="Heading2"/>
        <w:shd w:val="clear" w:color="auto" w:fill="FFFFFF"/>
        <w:ind w:left="0"/>
        <w:textAlignment w:val="baseline"/>
        <w:rPr>
          <w:spacing w:val="2"/>
          <w:sz w:val="26"/>
          <w:szCs w:val="26"/>
          <w:u w:val="none"/>
          <w:bdr w:val="none" w:sz="0" w:space="0" w:color="auto" w:frame="1"/>
        </w:rPr>
      </w:pPr>
      <w:r w:rsidRPr="00B33663">
        <w:rPr>
          <w:spacing w:val="2"/>
          <w:sz w:val="26"/>
          <w:szCs w:val="26"/>
          <w:u w:val="none"/>
          <w:bdr w:val="none" w:sz="0" w:space="0" w:color="auto" w:frame="1"/>
        </w:rPr>
        <w:t>Terminologies of IEEE 802.11 Architecture</w:t>
      </w:r>
    </w:p>
    <w:p w14:paraId="2B1F2CF7" w14:textId="77777777" w:rsidR="00B33663" w:rsidRPr="00B33663" w:rsidRDefault="00B33663" w:rsidP="00B33663">
      <w:pPr>
        <w:pStyle w:val="Heading2"/>
        <w:shd w:val="clear" w:color="auto" w:fill="FFFFFF"/>
        <w:ind w:left="0"/>
        <w:textAlignment w:val="baseline"/>
        <w:rPr>
          <w:spacing w:val="2"/>
          <w:sz w:val="26"/>
          <w:szCs w:val="26"/>
          <w:u w:val="none"/>
        </w:rPr>
      </w:pPr>
    </w:p>
    <w:p w14:paraId="6241E6FC"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Station: </w:t>
      </w:r>
      <w:r w:rsidRPr="00B33663">
        <w:rPr>
          <w:spacing w:val="2"/>
          <w:sz w:val="26"/>
          <w:szCs w:val="26"/>
          <w:bdr w:val="none" w:sz="0" w:space="0" w:color="auto" w:frame="1"/>
        </w:rPr>
        <w:t>Stations (STA) comprise all devices and equipment that are connected to the wireless LAN. It can be of two types:</w:t>
      </w:r>
    </w:p>
    <w:p w14:paraId="15472A1D" w14:textId="77777777" w:rsidR="00EB3154" w:rsidRPr="00B33663" w:rsidRDefault="00EB3154" w:rsidP="00EB3154">
      <w:pPr>
        <w:widowControl/>
        <w:numPr>
          <w:ilvl w:val="0"/>
          <w:numId w:val="51"/>
        </w:numPr>
        <w:shd w:val="clear" w:color="auto" w:fill="FFFFFF"/>
        <w:autoSpaceDE/>
        <w:autoSpaceDN/>
        <w:ind w:left="360"/>
        <w:textAlignment w:val="baseline"/>
        <w:rPr>
          <w:spacing w:val="2"/>
          <w:sz w:val="26"/>
          <w:szCs w:val="26"/>
        </w:rPr>
      </w:pPr>
      <w:r w:rsidRPr="00B33663">
        <w:rPr>
          <w:rStyle w:val="Strong"/>
          <w:spacing w:val="2"/>
          <w:sz w:val="26"/>
          <w:szCs w:val="26"/>
          <w:bdr w:val="none" w:sz="0" w:space="0" w:color="auto" w:frame="1"/>
        </w:rPr>
        <w:t>Wireless Access Point (WAP):</w:t>
      </w:r>
      <w:r w:rsidRPr="00B33663">
        <w:rPr>
          <w:spacing w:val="2"/>
          <w:sz w:val="26"/>
          <w:szCs w:val="26"/>
          <w:bdr w:val="none" w:sz="0" w:space="0" w:color="auto" w:frame="1"/>
        </w:rPr>
        <w:t> WAPs or simply access points (AP) are wireless routers that bridge connections for base stations.</w:t>
      </w:r>
    </w:p>
    <w:p w14:paraId="662768D5" w14:textId="77777777" w:rsidR="00EB3154" w:rsidRPr="00B33663" w:rsidRDefault="00EB3154" w:rsidP="00EB3154">
      <w:pPr>
        <w:widowControl/>
        <w:numPr>
          <w:ilvl w:val="0"/>
          <w:numId w:val="52"/>
        </w:numPr>
        <w:shd w:val="clear" w:color="auto" w:fill="FFFFFF"/>
        <w:autoSpaceDE/>
        <w:autoSpaceDN/>
        <w:ind w:left="360"/>
        <w:textAlignment w:val="baseline"/>
        <w:rPr>
          <w:spacing w:val="2"/>
          <w:sz w:val="26"/>
          <w:szCs w:val="26"/>
        </w:rPr>
      </w:pPr>
      <w:r w:rsidRPr="00B33663">
        <w:rPr>
          <w:rStyle w:val="Strong"/>
          <w:spacing w:val="2"/>
          <w:sz w:val="26"/>
          <w:szCs w:val="26"/>
          <w:bdr w:val="none" w:sz="0" w:space="0" w:color="auto" w:frame="1"/>
        </w:rPr>
        <w:t>Client: </w:t>
      </w:r>
      <w:r w:rsidRPr="00B33663">
        <w:rPr>
          <w:spacing w:val="2"/>
          <w:sz w:val="26"/>
          <w:szCs w:val="26"/>
          <w:bdr w:val="none" w:sz="0" w:space="0" w:color="auto" w:frame="1"/>
        </w:rPr>
        <w:t>Examples include computers, laptops, printers, and smartphones.</w:t>
      </w:r>
    </w:p>
    <w:p w14:paraId="10EDAC77"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Access Point</w:t>
      </w:r>
      <w:r w:rsidRPr="00B33663">
        <w:rPr>
          <w:spacing w:val="2"/>
          <w:sz w:val="26"/>
          <w:szCs w:val="26"/>
          <w:bdr w:val="none" w:sz="0" w:space="0" w:color="auto" w:frame="1"/>
        </w:rPr>
        <w:t>: It is a device that can be classified as a station because of its functionalities and acts as a connection between wireless medium and distributed systems.</w:t>
      </w:r>
    </w:p>
    <w:p w14:paraId="08FE1917"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Distribution System:</w:t>
      </w:r>
      <w:r w:rsidRPr="00B33663">
        <w:rPr>
          <w:spacing w:val="2"/>
          <w:sz w:val="26"/>
          <w:szCs w:val="26"/>
          <w:bdr w:val="none" w:sz="0" w:space="0" w:color="auto" w:frame="1"/>
        </w:rPr>
        <w:t> A system used to interconnect a set of BSSs and integrated LANs to create an ESS.</w:t>
      </w:r>
    </w:p>
    <w:p w14:paraId="17154240"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Frame:</w:t>
      </w:r>
      <w:r w:rsidRPr="00B33663">
        <w:rPr>
          <w:spacing w:val="2"/>
          <w:sz w:val="26"/>
          <w:szCs w:val="26"/>
          <w:bdr w:val="none" w:sz="0" w:space="0" w:color="auto" w:frame="1"/>
        </w:rPr>
        <w:t> It is a MAC protocol data unit.</w:t>
      </w:r>
    </w:p>
    <w:p w14:paraId="259B6240"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SSID</w:t>
      </w:r>
      <w:r w:rsidRPr="00B33663">
        <w:rPr>
          <w:spacing w:val="2"/>
          <w:sz w:val="26"/>
          <w:szCs w:val="26"/>
          <w:bdr w:val="none" w:sz="0" w:space="0" w:color="auto" w:frame="1"/>
        </w:rPr>
        <w:t> </w:t>
      </w:r>
      <w:r w:rsidRPr="00B33663">
        <w:rPr>
          <w:rStyle w:val="Strong"/>
          <w:spacing w:val="2"/>
          <w:sz w:val="26"/>
          <w:szCs w:val="26"/>
          <w:bdr w:val="none" w:sz="0" w:space="0" w:color="auto" w:frame="1"/>
        </w:rPr>
        <w:t>(Service Set Identifier): </w:t>
      </w:r>
      <w:r w:rsidRPr="00B33663">
        <w:rPr>
          <w:spacing w:val="2"/>
          <w:sz w:val="26"/>
          <w:szCs w:val="26"/>
          <w:bdr w:val="none" w:sz="0" w:space="0" w:color="auto" w:frame="1"/>
        </w:rPr>
        <w:t>It’s the network name for a particular </w:t>
      </w:r>
      <w:hyperlink r:id="rId64" w:history="1">
        <w:r w:rsidRPr="00B33663">
          <w:rPr>
            <w:rStyle w:val="Hyperlink"/>
            <w:color w:val="auto"/>
            <w:spacing w:val="2"/>
            <w:sz w:val="26"/>
            <w:szCs w:val="26"/>
            <w:u w:val="none"/>
            <w:bdr w:val="none" w:sz="0" w:space="0" w:color="auto" w:frame="1"/>
          </w:rPr>
          <w:t>WLAN</w:t>
        </w:r>
      </w:hyperlink>
      <w:r w:rsidRPr="00B33663">
        <w:rPr>
          <w:spacing w:val="2"/>
          <w:sz w:val="26"/>
          <w:szCs w:val="26"/>
          <w:bdr w:val="none" w:sz="0" w:space="0" w:color="auto" w:frame="1"/>
        </w:rPr>
        <w:t>. All-access points and devices on a specific WLAN must use the same SSID to communicate.</w:t>
      </w:r>
    </w:p>
    <w:p w14:paraId="5514F249"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SDU:</w:t>
      </w:r>
      <w:r w:rsidRPr="00B33663">
        <w:rPr>
          <w:spacing w:val="2"/>
          <w:sz w:val="26"/>
          <w:szCs w:val="26"/>
          <w:bdr w:val="none" w:sz="0" w:space="0" w:color="auto" w:frame="1"/>
        </w:rPr>
        <w:t> It is a data unit that acts as an input to each layer. These can be fragmented or aggregated to form a PDU.</w:t>
      </w:r>
    </w:p>
    <w:p w14:paraId="1F9FCDD6"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PDU:</w:t>
      </w:r>
      <w:r w:rsidRPr="00B33663">
        <w:rPr>
          <w:spacing w:val="2"/>
          <w:sz w:val="26"/>
          <w:szCs w:val="26"/>
          <w:bdr w:val="none" w:sz="0" w:space="0" w:color="auto" w:frame="1"/>
        </w:rPr>
        <w:t> It is a data unit projected as an output to communicate with the corresponding layer at the other end. They contain a header specific to the layer.</w:t>
      </w:r>
    </w:p>
    <w:p w14:paraId="50A8531F"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rStyle w:val="Strong"/>
          <w:spacing w:val="2"/>
          <w:sz w:val="26"/>
          <w:szCs w:val="26"/>
          <w:bdr w:val="none" w:sz="0" w:space="0" w:color="auto" w:frame="1"/>
        </w:rPr>
        <w:t>Network</w:t>
      </w:r>
      <w:r w:rsidRPr="00B33663">
        <w:rPr>
          <w:spacing w:val="2"/>
          <w:sz w:val="26"/>
          <w:szCs w:val="26"/>
          <w:bdr w:val="none" w:sz="0" w:space="0" w:color="auto" w:frame="1"/>
        </w:rPr>
        <w:t> </w:t>
      </w:r>
      <w:r w:rsidRPr="00B33663">
        <w:rPr>
          <w:rStyle w:val="Strong"/>
          <w:spacing w:val="2"/>
          <w:sz w:val="26"/>
          <w:szCs w:val="26"/>
          <w:bdr w:val="none" w:sz="0" w:space="0" w:color="auto" w:frame="1"/>
        </w:rPr>
        <w:t>Interface</w:t>
      </w:r>
      <w:r w:rsidRPr="00B33663">
        <w:rPr>
          <w:spacing w:val="2"/>
          <w:sz w:val="26"/>
          <w:szCs w:val="26"/>
          <w:bdr w:val="none" w:sz="0" w:space="0" w:color="auto" w:frame="1"/>
        </w:rPr>
        <w:t> </w:t>
      </w:r>
      <w:r w:rsidRPr="00B33663">
        <w:rPr>
          <w:rStyle w:val="Strong"/>
          <w:spacing w:val="2"/>
          <w:sz w:val="26"/>
          <w:szCs w:val="26"/>
          <w:bdr w:val="none" w:sz="0" w:space="0" w:color="auto" w:frame="1"/>
        </w:rPr>
        <w:t>Controller: </w:t>
      </w:r>
      <w:r w:rsidRPr="00B33663">
        <w:rPr>
          <w:spacing w:val="2"/>
          <w:sz w:val="26"/>
          <w:szCs w:val="26"/>
          <w:bdr w:val="none" w:sz="0" w:space="0" w:color="auto" w:frame="1"/>
        </w:rPr>
        <w:t>It is also known as network interface card. It is a hardware component that connects devices to the network.</w:t>
      </w:r>
    </w:p>
    <w:p w14:paraId="6489B7EF" w14:textId="74ADA227" w:rsidR="00EB3154" w:rsidRDefault="00EB3154" w:rsidP="00EB3154">
      <w:pPr>
        <w:pStyle w:val="NormalWeb"/>
        <w:shd w:val="clear" w:color="auto" w:fill="FFFFFF"/>
        <w:spacing w:before="0" w:beforeAutospacing="0" w:after="0" w:afterAutospacing="0"/>
        <w:jc w:val="both"/>
        <w:textAlignment w:val="baseline"/>
        <w:rPr>
          <w:spacing w:val="2"/>
          <w:sz w:val="26"/>
          <w:szCs w:val="26"/>
          <w:bdr w:val="none" w:sz="0" w:space="0" w:color="auto" w:frame="1"/>
        </w:rPr>
      </w:pPr>
      <w:r w:rsidRPr="00B33663">
        <w:rPr>
          <w:rStyle w:val="Strong"/>
          <w:spacing w:val="2"/>
          <w:sz w:val="26"/>
          <w:szCs w:val="26"/>
          <w:bdr w:val="none" w:sz="0" w:space="0" w:color="auto" w:frame="1"/>
        </w:rPr>
        <w:t>Portal</w:t>
      </w:r>
      <w:r w:rsidRPr="00B33663">
        <w:rPr>
          <w:spacing w:val="2"/>
          <w:sz w:val="26"/>
          <w:szCs w:val="26"/>
          <w:bdr w:val="none" w:sz="0" w:space="0" w:color="auto" w:frame="1"/>
        </w:rPr>
        <w:t>: Serves as a gateway to other networks</w:t>
      </w:r>
    </w:p>
    <w:p w14:paraId="4432A568" w14:textId="77777777" w:rsidR="00B33663" w:rsidRPr="00B33663" w:rsidRDefault="00B33663" w:rsidP="00EB3154">
      <w:pPr>
        <w:pStyle w:val="NormalWeb"/>
        <w:shd w:val="clear" w:color="auto" w:fill="FFFFFF"/>
        <w:spacing w:before="0" w:beforeAutospacing="0" w:after="0" w:afterAutospacing="0"/>
        <w:jc w:val="both"/>
        <w:textAlignment w:val="baseline"/>
        <w:rPr>
          <w:spacing w:val="2"/>
          <w:sz w:val="26"/>
          <w:szCs w:val="26"/>
        </w:rPr>
      </w:pPr>
    </w:p>
    <w:p w14:paraId="12622657" w14:textId="77777777" w:rsidR="00EB3154" w:rsidRPr="00B33663" w:rsidRDefault="00EB3154" w:rsidP="00B33663">
      <w:pPr>
        <w:pStyle w:val="Heading2"/>
        <w:shd w:val="clear" w:color="auto" w:fill="FFFFFF"/>
        <w:ind w:left="0"/>
        <w:textAlignment w:val="baseline"/>
        <w:rPr>
          <w:spacing w:val="2"/>
          <w:sz w:val="26"/>
          <w:szCs w:val="26"/>
          <w:u w:val="none"/>
        </w:rPr>
      </w:pPr>
      <w:r w:rsidRPr="00B33663">
        <w:rPr>
          <w:spacing w:val="2"/>
          <w:sz w:val="26"/>
          <w:szCs w:val="26"/>
          <w:u w:val="none"/>
          <w:bdr w:val="none" w:sz="0" w:space="0" w:color="auto" w:frame="1"/>
        </w:rPr>
        <w:t>IEEE 802.11 Architecture and Services</w:t>
      </w:r>
    </w:p>
    <w:p w14:paraId="5A659B44"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spacing w:val="2"/>
          <w:sz w:val="26"/>
          <w:szCs w:val="26"/>
          <w:bdr w:val="none" w:sz="0" w:space="0" w:color="auto" w:frame="1"/>
        </w:rPr>
        <w:t>In the year 1990, IEEE 802.11 Committee formed a new working group, the IEEE 802.11 standard which defines protocols for Wireless Local Area Networks (WLANs). Just like how </w:t>
      </w:r>
      <w:hyperlink r:id="rId65" w:history="1">
        <w:r w:rsidRPr="00B33663">
          <w:rPr>
            <w:rStyle w:val="Hyperlink"/>
            <w:color w:val="auto"/>
            <w:spacing w:val="2"/>
            <w:sz w:val="26"/>
            <w:szCs w:val="26"/>
            <w:u w:val="none"/>
            <w:bdr w:val="none" w:sz="0" w:space="0" w:color="auto" w:frame="1"/>
          </w:rPr>
          <w:t>Ethernet</w:t>
        </w:r>
      </w:hyperlink>
      <w:r w:rsidRPr="00B33663">
        <w:rPr>
          <w:spacing w:val="2"/>
          <w:sz w:val="26"/>
          <w:szCs w:val="26"/>
          <w:bdr w:val="none" w:sz="0" w:space="0" w:color="auto" w:frame="1"/>
        </w:rPr>
        <w:t> provides services for wired media, IEEE 802.11 architecture is designed to provide features for wireless networks.</w:t>
      </w:r>
    </w:p>
    <w:p w14:paraId="07025A5F"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spacing w:val="2"/>
          <w:sz w:val="26"/>
          <w:szCs w:val="26"/>
          <w:bdr w:val="none" w:sz="0" w:space="0" w:color="auto" w:frame="1"/>
        </w:rPr>
        <w:t>An AP supports both wired and wireless connections. The 802.11 standard calls the upstream wired network the distribution system (DS). The AP bridges the wireless and wired L2 Ethernet frames, allowing traffic to flow from the wired to the wireless network and vice versa. Each wireless network has a unique SSID.</w:t>
      </w:r>
    </w:p>
    <w:p w14:paraId="005199C0"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spacing w:val="2"/>
          <w:sz w:val="26"/>
          <w:szCs w:val="26"/>
          <w:bdr w:val="none" w:sz="0" w:space="0" w:color="auto" w:frame="1"/>
        </w:rPr>
        <w:t>The 802.11 architecture provides some basic services for WLANs whose implementation is supported by MAC layer:</w:t>
      </w:r>
    </w:p>
    <w:p w14:paraId="558406CF" w14:textId="77777777" w:rsidR="00EB3154" w:rsidRPr="00B33663" w:rsidRDefault="00EB3154" w:rsidP="00EB3154">
      <w:pPr>
        <w:pStyle w:val="Heading3"/>
        <w:shd w:val="clear" w:color="auto" w:fill="FFFFFF"/>
        <w:spacing w:before="0"/>
        <w:textAlignment w:val="baseline"/>
        <w:rPr>
          <w:spacing w:val="2"/>
          <w:sz w:val="26"/>
          <w:szCs w:val="26"/>
          <w:u w:val="none"/>
        </w:rPr>
      </w:pPr>
      <w:r w:rsidRPr="00B33663">
        <w:rPr>
          <w:spacing w:val="2"/>
          <w:sz w:val="26"/>
          <w:szCs w:val="26"/>
          <w:u w:val="none"/>
          <w:bdr w:val="none" w:sz="0" w:space="0" w:color="auto" w:frame="1"/>
        </w:rPr>
        <w:t>Basic Service Set</w:t>
      </w:r>
    </w:p>
    <w:p w14:paraId="4506058C"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spacing w:val="2"/>
          <w:sz w:val="26"/>
          <w:szCs w:val="26"/>
          <w:bdr w:val="none" w:sz="0" w:space="0" w:color="auto" w:frame="1"/>
        </w:rPr>
        <w:t>The </w:t>
      </w:r>
      <w:hyperlink r:id="rId66" w:history="1">
        <w:r w:rsidRPr="00B33663">
          <w:rPr>
            <w:rStyle w:val="Hyperlink"/>
            <w:color w:val="auto"/>
            <w:spacing w:val="2"/>
            <w:sz w:val="26"/>
            <w:szCs w:val="26"/>
            <w:u w:val="none"/>
            <w:bdr w:val="none" w:sz="0" w:space="0" w:color="auto" w:frame="1"/>
          </w:rPr>
          <w:t>Basic Service Set</w:t>
        </w:r>
      </w:hyperlink>
      <w:r w:rsidRPr="00B33663">
        <w:rPr>
          <w:spacing w:val="2"/>
          <w:sz w:val="26"/>
          <w:szCs w:val="26"/>
          <w:bdr w:val="none" w:sz="0" w:space="0" w:color="auto" w:frame="1"/>
        </w:rPr>
        <w:t> configuration consists of a group of stations and relies on an Access Point (AP), which serves as a logical hub. Stations from different BSSs interact through the AP, which functions as a bridge, linking multiple WLAN cells or channels.</w:t>
      </w:r>
    </w:p>
    <w:p w14:paraId="130FA5A0" w14:textId="77777777" w:rsidR="00EB3154" w:rsidRPr="00B33663" w:rsidRDefault="00EB3154" w:rsidP="00EB3154">
      <w:pPr>
        <w:pStyle w:val="Heading3"/>
        <w:shd w:val="clear" w:color="auto" w:fill="FFFFFF"/>
        <w:spacing w:before="0"/>
        <w:textAlignment w:val="baseline"/>
        <w:rPr>
          <w:spacing w:val="2"/>
          <w:sz w:val="26"/>
          <w:szCs w:val="26"/>
          <w:u w:val="none"/>
        </w:rPr>
      </w:pPr>
      <w:r w:rsidRPr="00B33663">
        <w:rPr>
          <w:spacing w:val="2"/>
          <w:sz w:val="26"/>
          <w:szCs w:val="26"/>
          <w:u w:val="none"/>
          <w:bdr w:val="none" w:sz="0" w:space="0" w:color="auto" w:frame="1"/>
        </w:rPr>
        <w:t>Operating Modes</w:t>
      </w:r>
    </w:p>
    <w:p w14:paraId="5A51B5D4" w14:textId="77777777" w:rsidR="00EB3154" w:rsidRPr="00B33663" w:rsidRDefault="00EB3154" w:rsidP="00EB3154">
      <w:pPr>
        <w:pStyle w:val="NormalWeb"/>
        <w:shd w:val="clear" w:color="auto" w:fill="FFFFFF"/>
        <w:spacing w:before="0" w:beforeAutospacing="0" w:after="0" w:afterAutospacing="0"/>
        <w:jc w:val="both"/>
        <w:textAlignment w:val="baseline"/>
        <w:rPr>
          <w:spacing w:val="2"/>
          <w:sz w:val="26"/>
          <w:szCs w:val="26"/>
        </w:rPr>
      </w:pPr>
      <w:r w:rsidRPr="00B33663">
        <w:rPr>
          <w:spacing w:val="2"/>
          <w:sz w:val="26"/>
          <w:szCs w:val="26"/>
          <w:bdr w:val="none" w:sz="0" w:space="0" w:color="auto" w:frame="1"/>
        </w:rPr>
        <w:t>Depending upon the mode of operation, BSS can be categorized into the following types:</w:t>
      </w:r>
    </w:p>
    <w:p w14:paraId="0BB96388" w14:textId="77777777" w:rsidR="00EB3154" w:rsidRPr="00B33663" w:rsidRDefault="00EB3154" w:rsidP="00EB3154">
      <w:pPr>
        <w:widowControl/>
        <w:numPr>
          <w:ilvl w:val="0"/>
          <w:numId w:val="53"/>
        </w:numPr>
        <w:shd w:val="clear" w:color="auto" w:fill="FFFFFF"/>
        <w:autoSpaceDE/>
        <w:autoSpaceDN/>
        <w:ind w:left="360"/>
        <w:textAlignment w:val="baseline"/>
        <w:rPr>
          <w:spacing w:val="2"/>
          <w:sz w:val="26"/>
          <w:szCs w:val="26"/>
        </w:rPr>
      </w:pPr>
      <w:r w:rsidRPr="00B33663">
        <w:rPr>
          <w:rStyle w:val="Strong"/>
          <w:spacing w:val="2"/>
          <w:sz w:val="26"/>
          <w:szCs w:val="26"/>
          <w:bdr w:val="none" w:sz="0" w:space="0" w:color="auto" w:frame="1"/>
        </w:rPr>
        <w:t>Infrastructure BSS:</w:t>
      </w:r>
      <w:r w:rsidRPr="00B33663">
        <w:rPr>
          <w:spacing w:val="2"/>
          <w:sz w:val="26"/>
          <w:szCs w:val="26"/>
          <w:bdr w:val="none" w:sz="0" w:space="0" w:color="auto" w:frame="1"/>
        </w:rPr>
        <w:t> Communication between stations takes place through access points. The AP and its associated wireless clients define the coverage area and form the BSS.</w:t>
      </w:r>
    </w:p>
    <w:p w14:paraId="622BFFE4" w14:textId="6AE77966" w:rsidR="00EB3154" w:rsidRPr="00B33663" w:rsidRDefault="00EB3154" w:rsidP="00EB3154">
      <w:pPr>
        <w:shd w:val="clear" w:color="auto" w:fill="FFFFFF"/>
        <w:jc w:val="center"/>
        <w:textAlignment w:val="baseline"/>
        <w:rPr>
          <w:spacing w:val="2"/>
          <w:sz w:val="26"/>
          <w:szCs w:val="26"/>
        </w:rPr>
      </w:pPr>
      <w:r w:rsidRPr="00B33663">
        <w:rPr>
          <w:noProof/>
          <w:spacing w:val="2"/>
          <w:sz w:val="26"/>
          <w:szCs w:val="26"/>
          <w:lang w:val="en-IN" w:eastAsia="en-IN"/>
        </w:rPr>
        <w:lastRenderedPageBreak/>
        <w:drawing>
          <wp:inline distT="0" distB="0" distL="0" distR="0" wp14:anchorId="28EF21C8" wp14:editId="48B914DA">
            <wp:extent cx="5819775" cy="3276488"/>
            <wp:effectExtent l="0" t="0" r="0" b="0"/>
            <wp:docPr id="14" name="Picture 14" descr="Infrastructure B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nfrastructure BSS"/>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25351" cy="3279628"/>
                    </a:xfrm>
                    <a:prstGeom prst="rect">
                      <a:avLst/>
                    </a:prstGeom>
                    <a:noFill/>
                    <a:ln>
                      <a:noFill/>
                    </a:ln>
                  </pic:spPr>
                </pic:pic>
              </a:graphicData>
            </a:graphic>
          </wp:inline>
        </w:drawing>
      </w:r>
    </w:p>
    <w:p w14:paraId="4D04C377" w14:textId="77777777" w:rsidR="00EB3154" w:rsidRPr="00B33663" w:rsidRDefault="00EB3154" w:rsidP="00EB3154">
      <w:pPr>
        <w:pStyle w:val="wp-caption-text"/>
        <w:shd w:val="clear" w:color="auto" w:fill="FFFFFF"/>
        <w:spacing w:before="0" w:beforeAutospacing="0" w:after="150" w:afterAutospacing="0" w:line="480" w:lineRule="auto"/>
        <w:jc w:val="center"/>
        <w:textAlignment w:val="baseline"/>
        <w:rPr>
          <w:i/>
          <w:iCs/>
          <w:spacing w:val="2"/>
          <w:sz w:val="26"/>
          <w:szCs w:val="26"/>
        </w:rPr>
      </w:pPr>
      <w:r w:rsidRPr="00B33663">
        <w:rPr>
          <w:i/>
          <w:iCs/>
          <w:spacing w:val="2"/>
          <w:sz w:val="26"/>
          <w:szCs w:val="26"/>
        </w:rPr>
        <w:t>Infrastructure BSS</w:t>
      </w:r>
    </w:p>
    <w:p w14:paraId="4ACB8CD0" w14:textId="77777777" w:rsidR="00EB3154" w:rsidRPr="00B33663" w:rsidRDefault="00EB3154" w:rsidP="00EB3154">
      <w:pPr>
        <w:widowControl/>
        <w:numPr>
          <w:ilvl w:val="0"/>
          <w:numId w:val="54"/>
        </w:numPr>
        <w:shd w:val="clear" w:color="auto" w:fill="FFFFFF"/>
        <w:autoSpaceDE/>
        <w:autoSpaceDN/>
        <w:ind w:left="360"/>
        <w:textAlignment w:val="baseline"/>
        <w:rPr>
          <w:spacing w:val="2"/>
          <w:sz w:val="26"/>
          <w:szCs w:val="26"/>
        </w:rPr>
      </w:pPr>
      <w:r w:rsidRPr="00B33663">
        <w:rPr>
          <w:rStyle w:val="Strong"/>
          <w:spacing w:val="2"/>
          <w:sz w:val="26"/>
          <w:szCs w:val="26"/>
          <w:bdr w:val="none" w:sz="0" w:space="0" w:color="auto" w:frame="1"/>
        </w:rPr>
        <w:t>Independent BSS</w:t>
      </w:r>
      <w:r w:rsidRPr="00B33663">
        <w:rPr>
          <w:spacing w:val="2"/>
          <w:sz w:val="26"/>
          <w:szCs w:val="26"/>
          <w:bdr w:val="none" w:sz="0" w:space="0" w:color="auto" w:frame="1"/>
        </w:rPr>
        <w:t> – Supports mutual communication between wireless clients. An </w:t>
      </w:r>
      <w:hyperlink r:id="rId68" w:history="1">
        <w:r w:rsidRPr="00B33663">
          <w:rPr>
            <w:rStyle w:val="Hyperlink"/>
            <w:color w:val="auto"/>
            <w:spacing w:val="2"/>
            <w:sz w:val="26"/>
            <w:szCs w:val="26"/>
            <w:u w:val="none"/>
            <w:bdr w:val="none" w:sz="0" w:space="0" w:color="auto" w:frame="1"/>
          </w:rPr>
          <w:t>ad-hoc</w:t>
        </w:r>
      </w:hyperlink>
      <w:r w:rsidRPr="00B33663">
        <w:rPr>
          <w:spacing w:val="2"/>
          <w:sz w:val="26"/>
          <w:szCs w:val="26"/>
          <w:bdr w:val="none" w:sz="0" w:space="0" w:color="auto" w:frame="1"/>
        </w:rPr>
        <w:t> network is spontaneously created and does not support access to wired networks.</w:t>
      </w:r>
    </w:p>
    <w:p w14:paraId="7DE5E691" w14:textId="2371AD89" w:rsidR="00EB3154" w:rsidRPr="00B33663" w:rsidRDefault="00EB3154" w:rsidP="00EB3154">
      <w:pPr>
        <w:shd w:val="clear" w:color="auto" w:fill="FFFFFF"/>
        <w:jc w:val="center"/>
        <w:textAlignment w:val="baseline"/>
        <w:rPr>
          <w:spacing w:val="2"/>
          <w:sz w:val="26"/>
          <w:szCs w:val="26"/>
        </w:rPr>
      </w:pPr>
      <w:r w:rsidRPr="00B33663">
        <w:rPr>
          <w:noProof/>
          <w:spacing w:val="2"/>
          <w:sz w:val="26"/>
          <w:szCs w:val="26"/>
          <w:lang w:val="en-IN" w:eastAsia="en-IN"/>
        </w:rPr>
        <w:drawing>
          <wp:inline distT="0" distB="0" distL="0" distR="0" wp14:anchorId="78EFC71A" wp14:editId="0CDA0800">
            <wp:extent cx="5381625" cy="3048000"/>
            <wp:effectExtent l="0" t="0" r="0" b="0"/>
            <wp:docPr id="13" name="Picture 13" descr="Independent B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ndependent BSS"/>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381625" cy="3048000"/>
                    </a:xfrm>
                    <a:prstGeom prst="rect">
                      <a:avLst/>
                    </a:prstGeom>
                    <a:noFill/>
                    <a:ln>
                      <a:noFill/>
                    </a:ln>
                  </pic:spPr>
                </pic:pic>
              </a:graphicData>
            </a:graphic>
          </wp:inline>
        </w:drawing>
      </w:r>
    </w:p>
    <w:p w14:paraId="77CB552A" w14:textId="77777777" w:rsidR="00EB3154" w:rsidRPr="00B33663" w:rsidRDefault="00EB3154" w:rsidP="00EB3154">
      <w:pPr>
        <w:pStyle w:val="wp-caption-text"/>
        <w:shd w:val="clear" w:color="auto" w:fill="FFFFFF"/>
        <w:spacing w:before="0" w:beforeAutospacing="0" w:after="150" w:afterAutospacing="0" w:line="480" w:lineRule="auto"/>
        <w:jc w:val="center"/>
        <w:textAlignment w:val="baseline"/>
        <w:rPr>
          <w:rFonts w:ascii="Arial" w:hAnsi="Arial" w:cs="Arial"/>
          <w:i/>
          <w:iCs/>
          <w:spacing w:val="2"/>
          <w:sz w:val="18"/>
          <w:szCs w:val="18"/>
        </w:rPr>
      </w:pPr>
      <w:r w:rsidRPr="00B33663">
        <w:rPr>
          <w:i/>
          <w:iCs/>
          <w:spacing w:val="2"/>
          <w:sz w:val="26"/>
          <w:szCs w:val="26"/>
        </w:rPr>
        <w:t>Independent BSS</w:t>
      </w:r>
    </w:p>
    <w:p w14:paraId="0EB05191" w14:textId="77777777" w:rsidR="00EB3154" w:rsidRPr="00B33663" w:rsidRDefault="00EB3154">
      <w:pPr>
        <w:pStyle w:val="Heading4"/>
        <w:spacing w:before="89"/>
      </w:pPr>
    </w:p>
    <w:p w14:paraId="75C90130" w14:textId="77777777" w:rsidR="00CD7E1A" w:rsidRPr="00B33663" w:rsidRDefault="00A42A03" w:rsidP="00E700C1">
      <w:pPr>
        <w:pStyle w:val="ListParagraph"/>
        <w:numPr>
          <w:ilvl w:val="0"/>
          <w:numId w:val="8"/>
        </w:numPr>
        <w:tabs>
          <w:tab w:val="left" w:pos="840"/>
          <w:tab w:val="left" w:pos="841"/>
        </w:tabs>
        <w:spacing w:before="146" w:line="237" w:lineRule="auto"/>
        <w:ind w:right="650"/>
        <w:rPr>
          <w:sz w:val="26"/>
        </w:rPr>
      </w:pPr>
      <w:r w:rsidRPr="00B33663">
        <w:rPr>
          <w:sz w:val="26"/>
        </w:rPr>
        <w:t>The standard defines two kinds of services: the Basic Service Set (BSS) and the</w:t>
      </w:r>
      <w:r w:rsidRPr="00B33663">
        <w:rPr>
          <w:spacing w:val="-62"/>
          <w:sz w:val="26"/>
        </w:rPr>
        <w:t xml:space="preserve"> </w:t>
      </w:r>
      <w:r w:rsidRPr="00B33663">
        <w:rPr>
          <w:sz w:val="26"/>
        </w:rPr>
        <w:t>Extended</w:t>
      </w:r>
      <w:r w:rsidRPr="00B33663">
        <w:rPr>
          <w:spacing w:val="-2"/>
          <w:sz w:val="26"/>
        </w:rPr>
        <w:t xml:space="preserve"> </w:t>
      </w:r>
      <w:r w:rsidRPr="00B33663">
        <w:rPr>
          <w:sz w:val="26"/>
        </w:rPr>
        <w:t>Service</w:t>
      </w:r>
      <w:r w:rsidRPr="00B33663">
        <w:rPr>
          <w:spacing w:val="-1"/>
          <w:sz w:val="26"/>
        </w:rPr>
        <w:t xml:space="preserve"> </w:t>
      </w:r>
      <w:r w:rsidRPr="00B33663">
        <w:rPr>
          <w:sz w:val="26"/>
        </w:rPr>
        <w:t>Set (ESS).</w:t>
      </w:r>
    </w:p>
    <w:p w14:paraId="269E314A" w14:textId="77777777" w:rsidR="00CD7E1A" w:rsidRPr="00B33663" w:rsidRDefault="00CD7E1A">
      <w:pPr>
        <w:pStyle w:val="BodyText"/>
        <w:spacing w:before="8"/>
        <w:ind w:left="0"/>
      </w:pPr>
    </w:p>
    <w:p w14:paraId="37C6E242" w14:textId="77777777" w:rsidR="00CD7E1A" w:rsidRPr="00B33663" w:rsidRDefault="00A42A03">
      <w:pPr>
        <w:pStyle w:val="Heading4"/>
        <w:spacing w:line="296" w:lineRule="exact"/>
      </w:pPr>
      <w:r w:rsidRPr="00B33663">
        <w:t>Basic</w:t>
      </w:r>
      <w:r w:rsidRPr="00B33663">
        <w:rPr>
          <w:spacing w:val="-2"/>
        </w:rPr>
        <w:t xml:space="preserve"> </w:t>
      </w:r>
      <w:r w:rsidRPr="00B33663">
        <w:t>Service</w:t>
      </w:r>
      <w:r w:rsidRPr="00B33663">
        <w:rPr>
          <w:spacing w:val="-2"/>
        </w:rPr>
        <w:t xml:space="preserve"> </w:t>
      </w:r>
      <w:r w:rsidRPr="00B33663">
        <w:t>Set</w:t>
      </w:r>
      <w:r w:rsidRPr="00B33663">
        <w:rPr>
          <w:spacing w:val="-1"/>
        </w:rPr>
        <w:t xml:space="preserve"> </w:t>
      </w:r>
      <w:r w:rsidRPr="00B33663">
        <w:t>(BSS)</w:t>
      </w:r>
    </w:p>
    <w:p w14:paraId="4ABB2689" w14:textId="77777777" w:rsidR="00CD7E1A" w:rsidRPr="00B33663" w:rsidRDefault="00A42A03" w:rsidP="00E700C1">
      <w:pPr>
        <w:pStyle w:val="ListParagraph"/>
        <w:numPr>
          <w:ilvl w:val="0"/>
          <w:numId w:val="8"/>
        </w:numPr>
        <w:tabs>
          <w:tab w:val="left" w:pos="840"/>
          <w:tab w:val="left" w:pos="841"/>
        </w:tabs>
        <w:spacing w:line="237" w:lineRule="auto"/>
        <w:ind w:right="1072"/>
        <w:rPr>
          <w:sz w:val="26"/>
        </w:rPr>
      </w:pPr>
      <w:r w:rsidRPr="00B33663">
        <w:rPr>
          <w:sz w:val="26"/>
        </w:rPr>
        <w:t xml:space="preserve">IEEE 802.11 defines the </w:t>
      </w:r>
      <w:r w:rsidRPr="00B33663">
        <w:rPr>
          <w:b/>
          <w:sz w:val="26"/>
        </w:rPr>
        <w:t xml:space="preserve">basic service set (BSS) </w:t>
      </w:r>
      <w:r w:rsidRPr="00B33663">
        <w:rPr>
          <w:sz w:val="26"/>
        </w:rPr>
        <w:t>as the building blocks of a</w:t>
      </w:r>
      <w:r w:rsidRPr="00B33663">
        <w:rPr>
          <w:spacing w:val="-62"/>
          <w:sz w:val="26"/>
        </w:rPr>
        <w:t xml:space="preserve"> </w:t>
      </w:r>
      <w:r w:rsidRPr="00B33663">
        <w:rPr>
          <w:sz w:val="26"/>
        </w:rPr>
        <w:t>wireless</w:t>
      </w:r>
      <w:r w:rsidRPr="00B33663">
        <w:rPr>
          <w:spacing w:val="-2"/>
          <w:sz w:val="26"/>
        </w:rPr>
        <w:t xml:space="preserve"> </w:t>
      </w:r>
      <w:r w:rsidRPr="00B33663">
        <w:rPr>
          <w:sz w:val="26"/>
        </w:rPr>
        <w:t>LAN.</w:t>
      </w:r>
    </w:p>
    <w:p w14:paraId="6B722361" w14:textId="77777777" w:rsidR="00CD7E1A" w:rsidRPr="00B33663" w:rsidRDefault="00A42A03" w:rsidP="00E700C1">
      <w:pPr>
        <w:pStyle w:val="ListParagraph"/>
        <w:numPr>
          <w:ilvl w:val="0"/>
          <w:numId w:val="8"/>
        </w:numPr>
        <w:tabs>
          <w:tab w:val="left" w:pos="840"/>
          <w:tab w:val="left" w:pos="841"/>
        </w:tabs>
        <w:spacing w:before="5" w:line="237" w:lineRule="auto"/>
        <w:ind w:right="1169"/>
        <w:rPr>
          <w:sz w:val="26"/>
        </w:rPr>
      </w:pPr>
      <w:r w:rsidRPr="00B33663">
        <w:rPr>
          <w:sz w:val="26"/>
        </w:rPr>
        <w:t>A basic service set is made of stationary or mobile wireless stations and an</w:t>
      </w:r>
      <w:r w:rsidRPr="00B33663">
        <w:rPr>
          <w:spacing w:val="-62"/>
          <w:sz w:val="26"/>
        </w:rPr>
        <w:t xml:space="preserve"> </w:t>
      </w:r>
      <w:r w:rsidRPr="00B33663">
        <w:rPr>
          <w:sz w:val="26"/>
        </w:rPr>
        <w:lastRenderedPageBreak/>
        <w:t>optional</w:t>
      </w:r>
      <w:r w:rsidRPr="00B33663">
        <w:rPr>
          <w:spacing w:val="-2"/>
          <w:sz w:val="26"/>
        </w:rPr>
        <w:t xml:space="preserve"> </w:t>
      </w:r>
      <w:r w:rsidRPr="00B33663">
        <w:rPr>
          <w:sz w:val="26"/>
        </w:rPr>
        <w:t>central</w:t>
      </w:r>
      <w:r w:rsidRPr="00B33663">
        <w:rPr>
          <w:spacing w:val="-1"/>
          <w:sz w:val="26"/>
        </w:rPr>
        <w:t xml:space="preserve"> </w:t>
      </w:r>
      <w:r w:rsidRPr="00B33663">
        <w:rPr>
          <w:sz w:val="26"/>
        </w:rPr>
        <w:t>base</w:t>
      </w:r>
      <w:r w:rsidRPr="00B33663">
        <w:rPr>
          <w:spacing w:val="2"/>
          <w:sz w:val="26"/>
        </w:rPr>
        <w:t xml:space="preserve"> </w:t>
      </w:r>
      <w:r w:rsidRPr="00B33663">
        <w:rPr>
          <w:sz w:val="26"/>
        </w:rPr>
        <w:t>station,</w:t>
      </w:r>
      <w:r w:rsidRPr="00B33663">
        <w:rPr>
          <w:spacing w:val="-1"/>
          <w:sz w:val="26"/>
        </w:rPr>
        <w:t xml:space="preserve"> </w:t>
      </w:r>
      <w:r w:rsidRPr="00B33663">
        <w:rPr>
          <w:sz w:val="26"/>
        </w:rPr>
        <w:t>known</w:t>
      </w:r>
      <w:r w:rsidRPr="00B33663">
        <w:rPr>
          <w:spacing w:val="-2"/>
          <w:sz w:val="26"/>
        </w:rPr>
        <w:t xml:space="preserve"> </w:t>
      </w:r>
      <w:r w:rsidRPr="00B33663">
        <w:rPr>
          <w:sz w:val="26"/>
        </w:rPr>
        <w:t>as</w:t>
      </w:r>
      <w:r w:rsidRPr="00B33663">
        <w:rPr>
          <w:spacing w:val="-1"/>
          <w:sz w:val="26"/>
        </w:rPr>
        <w:t xml:space="preserve"> </w:t>
      </w:r>
      <w:r w:rsidRPr="00B33663">
        <w:rPr>
          <w:sz w:val="26"/>
        </w:rPr>
        <w:t>the</w:t>
      </w:r>
      <w:r w:rsidRPr="00B33663">
        <w:rPr>
          <w:spacing w:val="2"/>
          <w:sz w:val="26"/>
        </w:rPr>
        <w:t xml:space="preserve"> </w:t>
      </w:r>
      <w:r w:rsidRPr="00B33663">
        <w:rPr>
          <w:i/>
          <w:sz w:val="26"/>
        </w:rPr>
        <w:t>access</w:t>
      </w:r>
      <w:r w:rsidRPr="00B33663">
        <w:rPr>
          <w:i/>
          <w:spacing w:val="-1"/>
          <w:sz w:val="26"/>
        </w:rPr>
        <w:t xml:space="preserve"> </w:t>
      </w:r>
      <w:r w:rsidRPr="00B33663">
        <w:rPr>
          <w:i/>
          <w:sz w:val="26"/>
        </w:rPr>
        <w:t>point (AP)</w:t>
      </w:r>
      <w:r w:rsidRPr="00B33663">
        <w:rPr>
          <w:sz w:val="26"/>
        </w:rPr>
        <w:t>.</w:t>
      </w:r>
    </w:p>
    <w:p w14:paraId="61C64A8C" w14:textId="77777777" w:rsidR="00CD7E1A" w:rsidRPr="00B33663" w:rsidRDefault="00A42A03">
      <w:pPr>
        <w:pStyle w:val="BodyText"/>
        <w:spacing w:before="4"/>
        <w:ind w:left="0"/>
        <w:rPr>
          <w:sz w:val="13"/>
        </w:rPr>
      </w:pPr>
      <w:r w:rsidRPr="00B33663">
        <w:rPr>
          <w:noProof/>
          <w:lang w:val="en-IN" w:eastAsia="en-IN"/>
        </w:rPr>
        <w:drawing>
          <wp:anchor distT="0" distB="0" distL="0" distR="0" simplePos="0" relativeHeight="251694592" behindDoc="0" locked="0" layoutInCell="1" allowOverlap="1" wp14:anchorId="33E4E587" wp14:editId="07777777">
            <wp:simplePos x="0" y="0"/>
            <wp:positionH relativeFrom="page">
              <wp:posOffset>2140249</wp:posOffset>
            </wp:positionH>
            <wp:positionV relativeFrom="paragraph">
              <wp:posOffset>122710</wp:posOffset>
            </wp:positionV>
            <wp:extent cx="3408817" cy="1303020"/>
            <wp:effectExtent l="0" t="0" r="0" b="0"/>
            <wp:wrapTopAndBottom/>
            <wp:docPr id="121"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62.jpeg"/>
                    <pic:cNvPicPr/>
                  </pic:nvPicPr>
                  <pic:blipFill>
                    <a:blip r:embed="rId70" cstate="print"/>
                    <a:stretch>
                      <a:fillRect/>
                    </a:stretch>
                  </pic:blipFill>
                  <pic:spPr>
                    <a:xfrm>
                      <a:off x="0" y="0"/>
                      <a:ext cx="3408817" cy="1303020"/>
                    </a:xfrm>
                    <a:prstGeom prst="rect">
                      <a:avLst/>
                    </a:prstGeom>
                  </pic:spPr>
                </pic:pic>
              </a:graphicData>
            </a:graphic>
          </wp:anchor>
        </w:drawing>
      </w:r>
    </w:p>
    <w:p w14:paraId="7A4C786A" w14:textId="77777777" w:rsidR="00CD7E1A" w:rsidRPr="00B33663" w:rsidRDefault="00A42A03">
      <w:pPr>
        <w:pStyle w:val="Heading4"/>
        <w:spacing w:before="227" w:line="295" w:lineRule="exact"/>
      </w:pPr>
      <w:r w:rsidRPr="00B33663">
        <w:t>Extended</w:t>
      </w:r>
      <w:r w:rsidRPr="00B33663">
        <w:rPr>
          <w:spacing w:val="-3"/>
        </w:rPr>
        <w:t xml:space="preserve"> </w:t>
      </w:r>
      <w:r w:rsidRPr="00B33663">
        <w:t>Service Set</w:t>
      </w:r>
      <w:r w:rsidRPr="00B33663">
        <w:rPr>
          <w:spacing w:val="2"/>
        </w:rPr>
        <w:t xml:space="preserve"> </w:t>
      </w:r>
      <w:r w:rsidRPr="00B33663">
        <w:t>(ESS)</w:t>
      </w:r>
    </w:p>
    <w:p w14:paraId="6C4B2F08" w14:textId="77777777" w:rsidR="00CD7E1A" w:rsidRPr="00B33663" w:rsidRDefault="00A42A03" w:rsidP="00E700C1">
      <w:pPr>
        <w:pStyle w:val="ListParagraph"/>
        <w:numPr>
          <w:ilvl w:val="0"/>
          <w:numId w:val="8"/>
        </w:numPr>
        <w:tabs>
          <w:tab w:val="left" w:pos="840"/>
          <w:tab w:val="left" w:pos="841"/>
        </w:tabs>
        <w:spacing w:line="315" w:lineRule="exact"/>
        <w:ind w:hanging="361"/>
        <w:rPr>
          <w:sz w:val="26"/>
        </w:rPr>
      </w:pPr>
      <w:r w:rsidRPr="00B33663">
        <w:rPr>
          <w:sz w:val="26"/>
        </w:rPr>
        <w:t>An</w:t>
      </w:r>
      <w:r w:rsidRPr="00B33663">
        <w:rPr>
          <w:spacing w:val="-3"/>
          <w:sz w:val="26"/>
        </w:rPr>
        <w:t xml:space="preserve"> </w:t>
      </w:r>
      <w:r w:rsidRPr="00B33663">
        <w:rPr>
          <w:sz w:val="26"/>
        </w:rPr>
        <w:t>extended</w:t>
      </w:r>
      <w:r w:rsidRPr="00B33663">
        <w:rPr>
          <w:spacing w:val="-2"/>
          <w:sz w:val="26"/>
        </w:rPr>
        <w:t xml:space="preserve"> </w:t>
      </w:r>
      <w:r w:rsidRPr="00B33663">
        <w:rPr>
          <w:sz w:val="26"/>
        </w:rPr>
        <w:t>service</w:t>
      </w:r>
      <w:r w:rsidRPr="00B33663">
        <w:rPr>
          <w:spacing w:val="1"/>
          <w:sz w:val="26"/>
        </w:rPr>
        <w:t xml:space="preserve"> </w:t>
      </w:r>
      <w:r w:rsidRPr="00B33663">
        <w:rPr>
          <w:sz w:val="26"/>
        </w:rPr>
        <w:t>set</w:t>
      </w:r>
      <w:r w:rsidRPr="00B33663">
        <w:rPr>
          <w:spacing w:val="-2"/>
          <w:sz w:val="26"/>
        </w:rPr>
        <w:t xml:space="preserve"> </w:t>
      </w:r>
      <w:r w:rsidRPr="00B33663">
        <w:rPr>
          <w:sz w:val="26"/>
        </w:rPr>
        <w:t>(ESS) is</w:t>
      </w:r>
      <w:r w:rsidRPr="00B33663">
        <w:rPr>
          <w:spacing w:val="-1"/>
          <w:sz w:val="26"/>
        </w:rPr>
        <w:t xml:space="preserve"> </w:t>
      </w:r>
      <w:r w:rsidRPr="00B33663">
        <w:rPr>
          <w:sz w:val="26"/>
        </w:rPr>
        <w:t>made</w:t>
      </w:r>
      <w:r w:rsidRPr="00B33663">
        <w:rPr>
          <w:spacing w:val="-2"/>
          <w:sz w:val="26"/>
        </w:rPr>
        <w:t xml:space="preserve"> </w:t>
      </w:r>
      <w:r w:rsidRPr="00B33663">
        <w:rPr>
          <w:sz w:val="26"/>
        </w:rPr>
        <w:t>up</w:t>
      </w:r>
      <w:r w:rsidRPr="00B33663">
        <w:rPr>
          <w:spacing w:val="-2"/>
          <w:sz w:val="26"/>
        </w:rPr>
        <w:t xml:space="preserve"> </w:t>
      </w:r>
      <w:r w:rsidRPr="00B33663">
        <w:rPr>
          <w:sz w:val="26"/>
        </w:rPr>
        <w:t>of</w:t>
      </w:r>
      <w:r w:rsidRPr="00B33663">
        <w:rPr>
          <w:spacing w:val="1"/>
          <w:sz w:val="26"/>
        </w:rPr>
        <w:t xml:space="preserve"> </w:t>
      </w:r>
      <w:r w:rsidRPr="00B33663">
        <w:rPr>
          <w:sz w:val="26"/>
        </w:rPr>
        <w:t>two</w:t>
      </w:r>
      <w:r w:rsidRPr="00B33663">
        <w:rPr>
          <w:spacing w:val="-2"/>
          <w:sz w:val="26"/>
        </w:rPr>
        <w:t xml:space="preserve"> </w:t>
      </w:r>
      <w:r w:rsidRPr="00B33663">
        <w:rPr>
          <w:sz w:val="26"/>
        </w:rPr>
        <w:t>or more</w:t>
      </w:r>
      <w:r w:rsidRPr="00B33663">
        <w:rPr>
          <w:spacing w:val="1"/>
          <w:sz w:val="26"/>
        </w:rPr>
        <w:t xml:space="preserve"> </w:t>
      </w:r>
      <w:r w:rsidRPr="00B33663">
        <w:rPr>
          <w:sz w:val="26"/>
        </w:rPr>
        <w:t>BSSs with APs.</w:t>
      </w:r>
    </w:p>
    <w:p w14:paraId="19925FD2" w14:textId="77777777" w:rsidR="00CD7E1A" w:rsidRPr="00B33663" w:rsidRDefault="00A42A03" w:rsidP="00E700C1">
      <w:pPr>
        <w:pStyle w:val="ListParagraph"/>
        <w:numPr>
          <w:ilvl w:val="0"/>
          <w:numId w:val="8"/>
        </w:numPr>
        <w:tabs>
          <w:tab w:val="left" w:pos="840"/>
          <w:tab w:val="left" w:pos="841"/>
        </w:tabs>
        <w:spacing w:before="4" w:line="237" w:lineRule="auto"/>
        <w:ind w:right="922"/>
        <w:rPr>
          <w:sz w:val="26"/>
        </w:rPr>
      </w:pPr>
      <w:r w:rsidRPr="00B33663">
        <w:rPr>
          <w:sz w:val="26"/>
        </w:rPr>
        <w:t xml:space="preserve">In this case, the BSSs are connected through a </w:t>
      </w:r>
      <w:r w:rsidRPr="00B33663">
        <w:rPr>
          <w:i/>
          <w:sz w:val="26"/>
        </w:rPr>
        <w:t xml:space="preserve">distribution system, </w:t>
      </w:r>
      <w:r w:rsidRPr="00B33663">
        <w:rPr>
          <w:sz w:val="26"/>
        </w:rPr>
        <w:t>which is a</w:t>
      </w:r>
      <w:r w:rsidRPr="00B33663">
        <w:rPr>
          <w:spacing w:val="-62"/>
          <w:sz w:val="26"/>
        </w:rPr>
        <w:t xml:space="preserve"> </w:t>
      </w:r>
      <w:r w:rsidRPr="00B33663">
        <w:rPr>
          <w:sz w:val="26"/>
        </w:rPr>
        <w:t>wired</w:t>
      </w:r>
      <w:r w:rsidRPr="00B33663">
        <w:rPr>
          <w:spacing w:val="-2"/>
          <w:sz w:val="26"/>
        </w:rPr>
        <w:t xml:space="preserve"> </w:t>
      </w:r>
      <w:r w:rsidRPr="00B33663">
        <w:rPr>
          <w:sz w:val="26"/>
        </w:rPr>
        <w:t>or</w:t>
      </w:r>
      <w:r w:rsidRPr="00B33663">
        <w:rPr>
          <w:spacing w:val="-1"/>
          <w:sz w:val="26"/>
        </w:rPr>
        <w:t xml:space="preserve"> </w:t>
      </w:r>
      <w:r w:rsidRPr="00B33663">
        <w:rPr>
          <w:sz w:val="26"/>
        </w:rPr>
        <w:t>a</w:t>
      </w:r>
      <w:r w:rsidRPr="00B33663">
        <w:rPr>
          <w:spacing w:val="1"/>
          <w:sz w:val="26"/>
        </w:rPr>
        <w:t xml:space="preserve"> </w:t>
      </w:r>
      <w:r w:rsidRPr="00B33663">
        <w:rPr>
          <w:sz w:val="26"/>
        </w:rPr>
        <w:t>wireless</w:t>
      </w:r>
      <w:r w:rsidRPr="00B33663">
        <w:rPr>
          <w:spacing w:val="1"/>
          <w:sz w:val="26"/>
        </w:rPr>
        <w:t xml:space="preserve"> </w:t>
      </w:r>
      <w:r w:rsidRPr="00B33663">
        <w:rPr>
          <w:sz w:val="26"/>
        </w:rPr>
        <w:t>network.</w:t>
      </w:r>
    </w:p>
    <w:p w14:paraId="79EC92C7" w14:textId="77777777" w:rsidR="00CD7E1A" w:rsidRPr="00B33663" w:rsidRDefault="00A42A03" w:rsidP="00E700C1">
      <w:pPr>
        <w:pStyle w:val="ListParagraph"/>
        <w:numPr>
          <w:ilvl w:val="0"/>
          <w:numId w:val="8"/>
        </w:numPr>
        <w:tabs>
          <w:tab w:val="left" w:pos="840"/>
          <w:tab w:val="left" w:pos="841"/>
        </w:tabs>
        <w:spacing w:before="5" w:line="237" w:lineRule="auto"/>
        <w:ind w:right="667"/>
        <w:rPr>
          <w:sz w:val="26"/>
        </w:rPr>
      </w:pPr>
      <w:r w:rsidRPr="00B33663">
        <w:rPr>
          <w:sz w:val="26"/>
        </w:rPr>
        <w:t>The</w:t>
      </w:r>
      <w:r w:rsidRPr="00B33663">
        <w:rPr>
          <w:spacing w:val="-2"/>
          <w:sz w:val="26"/>
        </w:rPr>
        <w:t xml:space="preserve"> </w:t>
      </w:r>
      <w:r w:rsidRPr="00B33663">
        <w:rPr>
          <w:sz w:val="26"/>
        </w:rPr>
        <w:t>distribution</w:t>
      </w:r>
      <w:r w:rsidRPr="00B33663">
        <w:rPr>
          <w:spacing w:val="-2"/>
          <w:sz w:val="26"/>
        </w:rPr>
        <w:t xml:space="preserve"> </w:t>
      </w:r>
      <w:r w:rsidRPr="00B33663">
        <w:rPr>
          <w:sz w:val="26"/>
        </w:rPr>
        <w:t>system</w:t>
      </w:r>
      <w:r w:rsidRPr="00B33663">
        <w:rPr>
          <w:spacing w:val="-2"/>
          <w:sz w:val="26"/>
        </w:rPr>
        <w:t xml:space="preserve"> </w:t>
      </w:r>
      <w:r w:rsidRPr="00B33663">
        <w:rPr>
          <w:sz w:val="26"/>
        </w:rPr>
        <w:t>connects</w:t>
      </w:r>
      <w:r w:rsidRPr="00B33663">
        <w:rPr>
          <w:spacing w:val="-2"/>
          <w:sz w:val="26"/>
        </w:rPr>
        <w:t xml:space="preserve"> </w:t>
      </w:r>
      <w:r w:rsidRPr="00B33663">
        <w:rPr>
          <w:sz w:val="26"/>
        </w:rPr>
        <w:t>the</w:t>
      </w:r>
      <w:r w:rsidRPr="00B33663">
        <w:rPr>
          <w:spacing w:val="-2"/>
          <w:sz w:val="26"/>
        </w:rPr>
        <w:t xml:space="preserve"> </w:t>
      </w:r>
      <w:r w:rsidRPr="00B33663">
        <w:rPr>
          <w:sz w:val="26"/>
        </w:rPr>
        <w:t>APs</w:t>
      </w:r>
      <w:r w:rsidRPr="00B33663">
        <w:rPr>
          <w:spacing w:val="-2"/>
          <w:sz w:val="26"/>
        </w:rPr>
        <w:t xml:space="preserve"> </w:t>
      </w:r>
      <w:r w:rsidRPr="00B33663">
        <w:rPr>
          <w:sz w:val="26"/>
        </w:rPr>
        <w:t>in</w:t>
      </w:r>
      <w:r w:rsidRPr="00B33663">
        <w:rPr>
          <w:spacing w:val="-2"/>
          <w:sz w:val="26"/>
        </w:rPr>
        <w:t xml:space="preserve"> </w:t>
      </w:r>
      <w:r w:rsidRPr="00B33663">
        <w:rPr>
          <w:sz w:val="26"/>
        </w:rPr>
        <w:t>the</w:t>
      </w:r>
      <w:r w:rsidRPr="00B33663">
        <w:rPr>
          <w:spacing w:val="-1"/>
          <w:sz w:val="26"/>
        </w:rPr>
        <w:t xml:space="preserve"> </w:t>
      </w:r>
      <w:r w:rsidRPr="00B33663">
        <w:rPr>
          <w:sz w:val="26"/>
        </w:rPr>
        <w:t>BSSs.</w:t>
      </w:r>
      <w:r w:rsidRPr="00B33663">
        <w:rPr>
          <w:spacing w:val="-2"/>
          <w:sz w:val="26"/>
        </w:rPr>
        <w:t xml:space="preserve"> </w:t>
      </w:r>
      <w:r w:rsidRPr="00B33663">
        <w:rPr>
          <w:sz w:val="26"/>
        </w:rPr>
        <w:t>The</w:t>
      </w:r>
      <w:r w:rsidRPr="00B33663">
        <w:rPr>
          <w:spacing w:val="-2"/>
          <w:sz w:val="26"/>
        </w:rPr>
        <w:t xml:space="preserve"> </w:t>
      </w:r>
      <w:r w:rsidRPr="00B33663">
        <w:rPr>
          <w:sz w:val="26"/>
        </w:rPr>
        <w:t>extended</w:t>
      </w:r>
      <w:r w:rsidRPr="00B33663">
        <w:rPr>
          <w:spacing w:val="-2"/>
          <w:sz w:val="26"/>
        </w:rPr>
        <w:t xml:space="preserve"> </w:t>
      </w:r>
      <w:r w:rsidRPr="00B33663">
        <w:rPr>
          <w:sz w:val="26"/>
        </w:rPr>
        <w:t>service</w:t>
      </w:r>
      <w:r w:rsidRPr="00B33663">
        <w:rPr>
          <w:spacing w:val="-2"/>
          <w:sz w:val="26"/>
        </w:rPr>
        <w:t xml:space="preserve"> </w:t>
      </w:r>
      <w:r w:rsidRPr="00B33663">
        <w:rPr>
          <w:sz w:val="26"/>
        </w:rPr>
        <w:t>set</w:t>
      </w:r>
      <w:r w:rsidRPr="00B33663">
        <w:rPr>
          <w:spacing w:val="-62"/>
          <w:sz w:val="26"/>
        </w:rPr>
        <w:t xml:space="preserve"> </w:t>
      </w:r>
      <w:r w:rsidRPr="00B33663">
        <w:rPr>
          <w:sz w:val="26"/>
        </w:rPr>
        <w:t>uses</w:t>
      </w:r>
      <w:r w:rsidRPr="00B33663">
        <w:rPr>
          <w:spacing w:val="-2"/>
          <w:sz w:val="26"/>
        </w:rPr>
        <w:t xml:space="preserve"> </w:t>
      </w:r>
      <w:r w:rsidRPr="00B33663">
        <w:rPr>
          <w:sz w:val="26"/>
        </w:rPr>
        <w:t>two</w:t>
      </w:r>
      <w:r w:rsidRPr="00B33663">
        <w:rPr>
          <w:spacing w:val="-1"/>
          <w:sz w:val="26"/>
        </w:rPr>
        <w:t xml:space="preserve"> </w:t>
      </w:r>
      <w:r w:rsidRPr="00B33663">
        <w:rPr>
          <w:sz w:val="26"/>
        </w:rPr>
        <w:t>types</w:t>
      </w:r>
      <w:r w:rsidRPr="00B33663">
        <w:rPr>
          <w:spacing w:val="-1"/>
          <w:sz w:val="26"/>
        </w:rPr>
        <w:t xml:space="preserve"> </w:t>
      </w:r>
      <w:r w:rsidRPr="00B33663">
        <w:rPr>
          <w:sz w:val="26"/>
        </w:rPr>
        <w:t>of</w:t>
      </w:r>
      <w:r w:rsidRPr="00B33663">
        <w:rPr>
          <w:spacing w:val="2"/>
          <w:sz w:val="26"/>
        </w:rPr>
        <w:t xml:space="preserve"> </w:t>
      </w:r>
      <w:r w:rsidRPr="00B33663">
        <w:rPr>
          <w:sz w:val="26"/>
        </w:rPr>
        <w:t>stations: mobile</w:t>
      </w:r>
      <w:r w:rsidRPr="00B33663">
        <w:rPr>
          <w:spacing w:val="1"/>
          <w:sz w:val="26"/>
        </w:rPr>
        <w:t xml:space="preserve"> </w:t>
      </w:r>
      <w:r w:rsidRPr="00B33663">
        <w:rPr>
          <w:sz w:val="26"/>
        </w:rPr>
        <w:t>and</w:t>
      </w:r>
      <w:r w:rsidRPr="00B33663">
        <w:rPr>
          <w:spacing w:val="-1"/>
          <w:sz w:val="26"/>
        </w:rPr>
        <w:t xml:space="preserve"> </w:t>
      </w:r>
      <w:r w:rsidRPr="00B33663">
        <w:rPr>
          <w:sz w:val="26"/>
        </w:rPr>
        <w:t>stationary.</w:t>
      </w:r>
    </w:p>
    <w:p w14:paraId="39451A21" w14:textId="77777777" w:rsidR="00CD7E1A" w:rsidRPr="00B33663" w:rsidRDefault="00A42A03" w:rsidP="00E700C1">
      <w:pPr>
        <w:pStyle w:val="ListParagraph"/>
        <w:numPr>
          <w:ilvl w:val="0"/>
          <w:numId w:val="8"/>
        </w:numPr>
        <w:tabs>
          <w:tab w:val="left" w:pos="840"/>
          <w:tab w:val="left" w:pos="841"/>
        </w:tabs>
        <w:spacing w:before="3" w:line="318" w:lineRule="exact"/>
        <w:ind w:hanging="361"/>
        <w:rPr>
          <w:sz w:val="26"/>
        </w:rPr>
      </w:pPr>
      <w:r w:rsidRPr="00B33663">
        <w:rPr>
          <w:sz w:val="26"/>
        </w:rPr>
        <w:t>The mobile</w:t>
      </w:r>
      <w:r w:rsidRPr="00B33663">
        <w:rPr>
          <w:spacing w:val="-1"/>
          <w:sz w:val="26"/>
        </w:rPr>
        <w:t xml:space="preserve"> </w:t>
      </w:r>
      <w:r w:rsidRPr="00B33663">
        <w:rPr>
          <w:sz w:val="26"/>
        </w:rPr>
        <w:t>stations</w:t>
      </w:r>
      <w:r w:rsidRPr="00B33663">
        <w:rPr>
          <w:spacing w:val="-2"/>
          <w:sz w:val="26"/>
        </w:rPr>
        <w:t xml:space="preserve"> </w:t>
      </w:r>
      <w:r w:rsidRPr="00B33663">
        <w:rPr>
          <w:sz w:val="26"/>
        </w:rPr>
        <w:t>are normal</w:t>
      </w:r>
      <w:r w:rsidRPr="00B33663">
        <w:rPr>
          <w:spacing w:val="-2"/>
          <w:sz w:val="26"/>
        </w:rPr>
        <w:t xml:space="preserve"> </w:t>
      </w:r>
      <w:r w:rsidRPr="00B33663">
        <w:rPr>
          <w:sz w:val="26"/>
        </w:rPr>
        <w:t>stations</w:t>
      </w:r>
      <w:r w:rsidRPr="00B33663">
        <w:rPr>
          <w:spacing w:val="-3"/>
          <w:sz w:val="26"/>
        </w:rPr>
        <w:t xml:space="preserve"> </w:t>
      </w:r>
      <w:r w:rsidRPr="00B33663">
        <w:rPr>
          <w:sz w:val="26"/>
        </w:rPr>
        <w:t>inside</w:t>
      </w:r>
      <w:r w:rsidRPr="00B33663">
        <w:rPr>
          <w:spacing w:val="-1"/>
          <w:sz w:val="26"/>
        </w:rPr>
        <w:t xml:space="preserve"> </w:t>
      </w:r>
      <w:r w:rsidRPr="00B33663">
        <w:rPr>
          <w:sz w:val="26"/>
        </w:rPr>
        <w:t>a</w:t>
      </w:r>
      <w:r w:rsidRPr="00B33663">
        <w:rPr>
          <w:spacing w:val="-2"/>
          <w:sz w:val="26"/>
        </w:rPr>
        <w:t xml:space="preserve"> </w:t>
      </w:r>
      <w:r w:rsidRPr="00B33663">
        <w:rPr>
          <w:sz w:val="26"/>
        </w:rPr>
        <w:t>BSS.</w:t>
      </w:r>
    </w:p>
    <w:p w14:paraId="3D1EAFC0" w14:textId="77777777" w:rsidR="00CD7E1A" w:rsidRPr="00B33663" w:rsidRDefault="00A42A03" w:rsidP="00E700C1">
      <w:pPr>
        <w:pStyle w:val="ListParagraph"/>
        <w:numPr>
          <w:ilvl w:val="0"/>
          <w:numId w:val="8"/>
        </w:numPr>
        <w:tabs>
          <w:tab w:val="left" w:pos="840"/>
          <w:tab w:val="left" w:pos="841"/>
        </w:tabs>
        <w:spacing w:line="318" w:lineRule="exact"/>
        <w:ind w:hanging="361"/>
        <w:rPr>
          <w:sz w:val="26"/>
        </w:rPr>
      </w:pPr>
      <w:r w:rsidRPr="00B33663">
        <w:rPr>
          <w:sz w:val="26"/>
        </w:rPr>
        <w:t>The</w:t>
      </w:r>
      <w:r w:rsidRPr="00B33663">
        <w:rPr>
          <w:spacing w:val="-2"/>
          <w:sz w:val="26"/>
        </w:rPr>
        <w:t xml:space="preserve"> </w:t>
      </w:r>
      <w:r w:rsidRPr="00B33663">
        <w:rPr>
          <w:sz w:val="26"/>
        </w:rPr>
        <w:t>stationary</w:t>
      </w:r>
      <w:r w:rsidRPr="00B33663">
        <w:rPr>
          <w:spacing w:val="-6"/>
          <w:sz w:val="26"/>
        </w:rPr>
        <w:t xml:space="preserve"> </w:t>
      </w:r>
      <w:r w:rsidRPr="00B33663">
        <w:rPr>
          <w:sz w:val="26"/>
        </w:rPr>
        <w:t>stations are</w:t>
      </w:r>
      <w:r w:rsidRPr="00B33663">
        <w:rPr>
          <w:spacing w:val="-1"/>
          <w:sz w:val="26"/>
        </w:rPr>
        <w:t xml:space="preserve"> </w:t>
      </w:r>
      <w:r w:rsidRPr="00B33663">
        <w:rPr>
          <w:sz w:val="26"/>
        </w:rPr>
        <w:t>AP</w:t>
      </w:r>
      <w:r w:rsidRPr="00B33663">
        <w:rPr>
          <w:spacing w:val="-2"/>
          <w:sz w:val="26"/>
        </w:rPr>
        <w:t xml:space="preserve"> </w:t>
      </w:r>
      <w:r w:rsidRPr="00B33663">
        <w:rPr>
          <w:sz w:val="26"/>
        </w:rPr>
        <w:t>stations</w:t>
      </w:r>
      <w:r w:rsidRPr="00B33663">
        <w:rPr>
          <w:spacing w:val="-1"/>
          <w:sz w:val="26"/>
        </w:rPr>
        <w:t xml:space="preserve"> </w:t>
      </w:r>
      <w:r w:rsidRPr="00B33663">
        <w:rPr>
          <w:sz w:val="26"/>
        </w:rPr>
        <w:t>that</w:t>
      </w:r>
      <w:r w:rsidRPr="00B33663">
        <w:rPr>
          <w:spacing w:val="-2"/>
          <w:sz w:val="26"/>
        </w:rPr>
        <w:t xml:space="preserve"> </w:t>
      </w:r>
      <w:r w:rsidRPr="00B33663">
        <w:rPr>
          <w:sz w:val="26"/>
        </w:rPr>
        <w:t>are</w:t>
      </w:r>
      <w:r w:rsidRPr="00B33663">
        <w:rPr>
          <w:spacing w:val="2"/>
          <w:sz w:val="26"/>
        </w:rPr>
        <w:t xml:space="preserve"> </w:t>
      </w:r>
      <w:r w:rsidRPr="00B33663">
        <w:rPr>
          <w:sz w:val="26"/>
        </w:rPr>
        <w:t>part</w:t>
      </w:r>
      <w:r w:rsidRPr="00B33663">
        <w:rPr>
          <w:spacing w:val="-1"/>
          <w:sz w:val="26"/>
        </w:rPr>
        <w:t xml:space="preserve"> </w:t>
      </w:r>
      <w:r w:rsidRPr="00B33663">
        <w:rPr>
          <w:sz w:val="26"/>
        </w:rPr>
        <w:t>of</w:t>
      </w:r>
      <w:r w:rsidRPr="00B33663">
        <w:rPr>
          <w:spacing w:val="1"/>
          <w:sz w:val="26"/>
        </w:rPr>
        <w:t xml:space="preserve"> </w:t>
      </w:r>
      <w:r w:rsidRPr="00B33663">
        <w:rPr>
          <w:sz w:val="26"/>
        </w:rPr>
        <w:t>a</w:t>
      </w:r>
      <w:r w:rsidRPr="00B33663">
        <w:rPr>
          <w:spacing w:val="-1"/>
          <w:sz w:val="26"/>
        </w:rPr>
        <w:t xml:space="preserve"> </w:t>
      </w:r>
      <w:r w:rsidRPr="00B33663">
        <w:rPr>
          <w:sz w:val="26"/>
        </w:rPr>
        <w:t>wired</w:t>
      </w:r>
      <w:r w:rsidRPr="00B33663">
        <w:rPr>
          <w:spacing w:val="-2"/>
          <w:sz w:val="26"/>
        </w:rPr>
        <w:t xml:space="preserve"> </w:t>
      </w:r>
      <w:r w:rsidRPr="00B33663">
        <w:rPr>
          <w:sz w:val="26"/>
        </w:rPr>
        <w:t>LAN.</w:t>
      </w:r>
    </w:p>
    <w:p w14:paraId="4DF14509" w14:textId="77777777" w:rsidR="00CD7E1A" w:rsidRPr="00B33663" w:rsidRDefault="00A42A03">
      <w:pPr>
        <w:pStyle w:val="BodyText"/>
        <w:spacing w:before="8"/>
        <w:ind w:left="0"/>
        <w:rPr>
          <w:sz w:val="25"/>
        </w:rPr>
      </w:pPr>
      <w:r w:rsidRPr="00B33663">
        <w:rPr>
          <w:noProof/>
          <w:lang w:val="en-IN" w:eastAsia="en-IN"/>
        </w:rPr>
        <w:drawing>
          <wp:anchor distT="0" distB="0" distL="0" distR="0" simplePos="0" relativeHeight="251697664" behindDoc="0" locked="0" layoutInCell="1" allowOverlap="1" wp14:anchorId="0EBE4436" wp14:editId="07777777">
            <wp:simplePos x="0" y="0"/>
            <wp:positionH relativeFrom="page">
              <wp:posOffset>2027507</wp:posOffset>
            </wp:positionH>
            <wp:positionV relativeFrom="paragraph">
              <wp:posOffset>212630</wp:posOffset>
            </wp:positionV>
            <wp:extent cx="3893401" cy="1638300"/>
            <wp:effectExtent l="0" t="0" r="0" b="0"/>
            <wp:wrapTopAndBottom/>
            <wp:docPr id="123"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63.jpeg"/>
                    <pic:cNvPicPr/>
                  </pic:nvPicPr>
                  <pic:blipFill>
                    <a:blip r:embed="rId71" cstate="print"/>
                    <a:stretch>
                      <a:fillRect/>
                    </a:stretch>
                  </pic:blipFill>
                  <pic:spPr>
                    <a:xfrm>
                      <a:off x="0" y="0"/>
                      <a:ext cx="3893401" cy="1638300"/>
                    </a:xfrm>
                    <a:prstGeom prst="rect">
                      <a:avLst/>
                    </a:prstGeom>
                  </pic:spPr>
                </pic:pic>
              </a:graphicData>
            </a:graphic>
          </wp:anchor>
        </w:drawing>
      </w:r>
    </w:p>
    <w:p w14:paraId="47341341" w14:textId="77777777" w:rsidR="00CD7E1A" w:rsidRPr="00B33663" w:rsidRDefault="00CD7E1A">
      <w:pPr>
        <w:pStyle w:val="BodyText"/>
        <w:spacing w:before="2"/>
        <w:ind w:left="0"/>
        <w:rPr>
          <w:sz w:val="34"/>
        </w:rPr>
      </w:pPr>
    </w:p>
    <w:p w14:paraId="4129A840" w14:textId="77777777" w:rsidR="00CD7E1A" w:rsidRPr="00B33663" w:rsidRDefault="00A42A03">
      <w:pPr>
        <w:pStyle w:val="Heading4"/>
        <w:spacing w:line="295" w:lineRule="exact"/>
      </w:pPr>
      <w:r w:rsidRPr="00B33663">
        <w:t>Station</w:t>
      </w:r>
      <w:r w:rsidRPr="00B33663">
        <w:rPr>
          <w:spacing w:val="-3"/>
        </w:rPr>
        <w:t xml:space="preserve"> </w:t>
      </w:r>
      <w:r w:rsidRPr="00B33663">
        <w:t>Types</w:t>
      </w:r>
    </w:p>
    <w:p w14:paraId="2B7CC740" w14:textId="77777777" w:rsidR="00CD7E1A" w:rsidRPr="00B33663" w:rsidRDefault="00A42A03">
      <w:pPr>
        <w:pStyle w:val="BodyText"/>
        <w:ind w:left="480" w:right="638"/>
      </w:pPr>
      <w:r w:rsidRPr="00B33663">
        <w:t>IEEE</w:t>
      </w:r>
      <w:r w:rsidRPr="00B33663">
        <w:rPr>
          <w:spacing w:val="24"/>
        </w:rPr>
        <w:t xml:space="preserve"> </w:t>
      </w:r>
      <w:r w:rsidRPr="00B33663">
        <w:t>802.11</w:t>
      </w:r>
      <w:r w:rsidRPr="00B33663">
        <w:rPr>
          <w:spacing w:val="24"/>
        </w:rPr>
        <w:t xml:space="preserve"> </w:t>
      </w:r>
      <w:r w:rsidRPr="00B33663">
        <w:t>defines</w:t>
      </w:r>
      <w:r w:rsidRPr="00B33663">
        <w:rPr>
          <w:spacing w:val="24"/>
        </w:rPr>
        <w:t xml:space="preserve"> </w:t>
      </w:r>
      <w:r w:rsidRPr="00B33663">
        <w:t>three</w:t>
      </w:r>
      <w:r w:rsidRPr="00B33663">
        <w:rPr>
          <w:spacing w:val="25"/>
        </w:rPr>
        <w:t xml:space="preserve"> </w:t>
      </w:r>
      <w:r w:rsidRPr="00B33663">
        <w:t>types</w:t>
      </w:r>
      <w:r w:rsidRPr="00B33663">
        <w:rPr>
          <w:spacing w:val="24"/>
        </w:rPr>
        <w:t xml:space="preserve"> </w:t>
      </w:r>
      <w:r w:rsidRPr="00B33663">
        <w:t>of</w:t>
      </w:r>
      <w:r w:rsidRPr="00B33663">
        <w:rPr>
          <w:spacing w:val="26"/>
        </w:rPr>
        <w:t xml:space="preserve"> </w:t>
      </w:r>
      <w:r w:rsidRPr="00B33663">
        <w:t>stations</w:t>
      </w:r>
      <w:r w:rsidRPr="00B33663">
        <w:rPr>
          <w:spacing w:val="27"/>
        </w:rPr>
        <w:t xml:space="preserve"> </w:t>
      </w:r>
      <w:r w:rsidRPr="00B33663">
        <w:t>based</w:t>
      </w:r>
      <w:r w:rsidRPr="00B33663">
        <w:rPr>
          <w:spacing w:val="24"/>
        </w:rPr>
        <w:t xml:space="preserve"> </w:t>
      </w:r>
      <w:r w:rsidRPr="00B33663">
        <w:t>on</w:t>
      </w:r>
      <w:r w:rsidRPr="00B33663">
        <w:rPr>
          <w:spacing w:val="24"/>
        </w:rPr>
        <w:t xml:space="preserve"> </w:t>
      </w:r>
      <w:r w:rsidRPr="00B33663">
        <w:t>their</w:t>
      </w:r>
      <w:r w:rsidRPr="00B33663">
        <w:rPr>
          <w:spacing w:val="27"/>
        </w:rPr>
        <w:t xml:space="preserve"> </w:t>
      </w:r>
      <w:r w:rsidRPr="00B33663">
        <w:t>mobility</w:t>
      </w:r>
      <w:r w:rsidRPr="00B33663">
        <w:rPr>
          <w:spacing w:val="21"/>
        </w:rPr>
        <w:t xml:space="preserve"> </w:t>
      </w:r>
      <w:r w:rsidRPr="00B33663">
        <w:t>in</w:t>
      </w:r>
      <w:r w:rsidRPr="00B33663">
        <w:rPr>
          <w:spacing w:val="25"/>
        </w:rPr>
        <w:t xml:space="preserve"> </w:t>
      </w:r>
      <w:r w:rsidRPr="00B33663">
        <w:t>a</w:t>
      </w:r>
      <w:r w:rsidRPr="00B33663">
        <w:rPr>
          <w:spacing w:val="24"/>
        </w:rPr>
        <w:t xml:space="preserve"> </w:t>
      </w:r>
      <w:r w:rsidRPr="00B33663">
        <w:t>wireless</w:t>
      </w:r>
      <w:r w:rsidRPr="00B33663">
        <w:rPr>
          <w:spacing w:val="-62"/>
        </w:rPr>
        <w:t xml:space="preserve"> </w:t>
      </w:r>
      <w:r w:rsidRPr="00B33663">
        <w:t>LAN:</w:t>
      </w:r>
    </w:p>
    <w:p w14:paraId="1FE5A80C" w14:textId="77777777" w:rsidR="00CD7E1A" w:rsidRPr="00B33663" w:rsidRDefault="00A42A03" w:rsidP="00E700C1">
      <w:pPr>
        <w:pStyle w:val="ListParagraph"/>
        <w:numPr>
          <w:ilvl w:val="0"/>
          <w:numId w:val="7"/>
        </w:numPr>
        <w:tabs>
          <w:tab w:val="left" w:pos="1201"/>
        </w:tabs>
        <w:ind w:right="1057"/>
        <w:rPr>
          <w:sz w:val="26"/>
        </w:rPr>
      </w:pPr>
      <w:r w:rsidRPr="00B33663">
        <w:rPr>
          <w:b/>
          <w:i/>
          <w:sz w:val="26"/>
        </w:rPr>
        <w:t>No-transition</w:t>
      </w:r>
      <w:r w:rsidRPr="00B33663">
        <w:rPr>
          <w:b/>
          <w:i/>
          <w:spacing w:val="1"/>
          <w:sz w:val="26"/>
        </w:rPr>
        <w:t xml:space="preserve"> </w:t>
      </w:r>
      <w:r w:rsidRPr="00B33663">
        <w:rPr>
          <w:sz w:val="26"/>
        </w:rPr>
        <w:t>- A station with no-transition mobility is either stationary</w:t>
      </w:r>
      <w:r w:rsidRPr="00B33663">
        <w:rPr>
          <w:spacing w:val="-62"/>
          <w:sz w:val="26"/>
        </w:rPr>
        <w:t xml:space="preserve"> </w:t>
      </w:r>
      <w:r w:rsidRPr="00B33663">
        <w:rPr>
          <w:sz w:val="26"/>
        </w:rPr>
        <w:t>(not moving)</w:t>
      </w:r>
      <w:r w:rsidRPr="00B33663">
        <w:rPr>
          <w:spacing w:val="-1"/>
          <w:sz w:val="26"/>
        </w:rPr>
        <w:t xml:space="preserve"> </w:t>
      </w:r>
      <w:r w:rsidRPr="00B33663">
        <w:rPr>
          <w:sz w:val="26"/>
        </w:rPr>
        <w:t>or</w:t>
      </w:r>
      <w:r w:rsidRPr="00B33663">
        <w:rPr>
          <w:spacing w:val="2"/>
          <w:sz w:val="26"/>
        </w:rPr>
        <w:t xml:space="preserve"> </w:t>
      </w:r>
      <w:r w:rsidRPr="00B33663">
        <w:rPr>
          <w:sz w:val="26"/>
        </w:rPr>
        <w:t>moving</w:t>
      </w:r>
      <w:r w:rsidRPr="00B33663">
        <w:rPr>
          <w:spacing w:val="-1"/>
          <w:sz w:val="26"/>
        </w:rPr>
        <w:t xml:space="preserve"> </w:t>
      </w:r>
      <w:r w:rsidRPr="00B33663">
        <w:rPr>
          <w:sz w:val="26"/>
        </w:rPr>
        <w:t>only</w:t>
      </w:r>
      <w:r w:rsidRPr="00B33663">
        <w:rPr>
          <w:spacing w:val="-6"/>
          <w:sz w:val="26"/>
        </w:rPr>
        <w:t xml:space="preserve"> </w:t>
      </w:r>
      <w:r w:rsidRPr="00B33663">
        <w:rPr>
          <w:sz w:val="26"/>
        </w:rPr>
        <w:t>inside</w:t>
      </w:r>
      <w:r w:rsidRPr="00B33663">
        <w:rPr>
          <w:spacing w:val="-1"/>
          <w:sz w:val="26"/>
        </w:rPr>
        <w:t xml:space="preserve"> </w:t>
      </w:r>
      <w:r w:rsidRPr="00B33663">
        <w:rPr>
          <w:sz w:val="26"/>
        </w:rPr>
        <w:t>a</w:t>
      </w:r>
      <w:r w:rsidRPr="00B33663">
        <w:rPr>
          <w:spacing w:val="-1"/>
          <w:sz w:val="26"/>
        </w:rPr>
        <w:t xml:space="preserve"> </w:t>
      </w:r>
      <w:r w:rsidRPr="00B33663">
        <w:rPr>
          <w:sz w:val="26"/>
        </w:rPr>
        <w:t>BSS.</w:t>
      </w:r>
    </w:p>
    <w:p w14:paraId="7DD44077" w14:textId="77777777" w:rsidR="00CD7E1A" w:rsidRPr="00B33663" w:rsidRDefault="00A42A03" w:rsidP="00E700C1">
      <w:pPr>
        <w:pStyle w:val="ListParagraph"/>
        <w:numPr>
          <w:ilvl w:val="0"/>
          <w:numId w:val="7"/>
        </w:numPr>
        <w:tabs>
          <w:tab w:val="left" w:pos="1201"/>
          <w:tab w:val="left" w:pos="3003"/>
        </w:tabs>
        <w:ind w:right="634"/>
        <w:rPr>
          <w:sz w:val="26"/>
        </w:rPr>
      </w:pPr>
      <w:r w:rsidRPr="00B33663">
        <w:rPr>
          <w:b/>
          <w:i/>
          <w:sz w:val="26"/>
        </w:rPr>
        <w:t>BSS-transition</w:t>
      </w:r>
      <w:r w:rsidRPr="00B33663">
        <w:rPr>
          <w:b/>
          <w:i/>
          <w:sz w:val="26"/>
        </w:rPr>
        <w:tab/>
      </w:r>
      <w:r w:rsidRPr="00B33663">
        <w:rPr>
          <w:sz w:val="26"/>
        </w:rPr>
        <w:t>-</w:t>
      </w:r>
      <w:r w:rsidRPr="00B33663">
        <w:rPr>
          <w:spacing w:val="41"/>
          <w:sz w:val="26"/>
        </w:rPr>
        <w:t xml:space="preserve"> </w:t>
      </w:r>
      <w:r w:rsidRPr="00B33663">
        <w:rPr>
          <w:sz w:val="26"/>
        </w:rPr>
        <w:t>A</w:t>
      </w:r>
      <w:r w:rsidRPr="00B33663">
        <w:rPr>
          <w:spacing w:val="41"/>
          <w:sz w:val="26"/>
        </w:rPr>
        <w:t xml:space="preserve"> </w:t>
      </w:r>
      <w:r w:rsidRPr="00B33663">
        <w:rPr>
          <w:sz w:val="26"/>
        </w:rPr>
        <w:t>station</w:t>
      </w:r>
      <w:r w:rsidRPr="00B33663">
        <w:rPr>
          <w:spacing w:val="41"/>
          <w:sz w:val="26"/>
        </w:rPr>
        <w:t xml:space="preserve"> </w:t>
      </w:r>
      <w:r w:rsidRPr="00B33663">
        <w:rPr>
          <w:sz w:val="26"/>
        </w:rPr>
        <w:t>with</w:t>
      </w:r>
      <w:r w:rsidRPr="00B33663">
        <w:rPr>
          <w:spacing w:val="43"/>
          <w:sz w:val="26"/>
        </w:rPr>
        <w:t xml:space="preserve"> </w:t>
      </w:r>
      <w:r w:rsidRPr="00B33663">
        <w:rPr>
          <w:sz w:val="26"/>
        </w:rPr>
        <w:t>BSS-transition</w:t>
      </w:r>
      <w:r w:rsidRPr="00B33663">
        <w:rPr>
          <w:spacing w:val="41"/>
          <w:sz w:val="26"/>
        </w:rPr>
        <w:t xml:space="preserve"> </w:t>
      </w:r>
      <w:r w:rsidRPr="00B33663">
        <w:rPr>
          <w:sz w:val="26"/>
        </w:rPr>
        <w:t>mobility</w:t>
      </w:r>
      <w:r w:rsidRPr="00B33663">
        <w:rPr>
          <w:spacing w:val="38"/>
          <w:sz w:val="26"/>
        </w:rPr>
        <w:t xml:space="preserve"> </w:t>
      </w:r>
      <w:r w:rsidRPr="00B33663">
        <w:rPr>
          <w:sz w:val="26"/>
        </w:rPr>
        <w:t>can</w:t>
      </w:r>
      <w:r w:rsidRPr="00B33663">
        <w:rPr>
          <w:spacing w:val="44"/>
          <w:sz w:val="26"/>
        </w:rPr>
        <w:t xml:space="preserve"> </w:t>
      </w:r>
      <w:r w:rsidRPr="00B33663">
        <w:rPr>
          <w:sz w:val="26"/>
        </w:rPr>
        <w:t>move</w:t>
      </w:r>
      <w:r w:rsidRPr="00B33663">
        <w:rPr>
          <w:spacing w:val="41"/>
          <w:sz w:val="26"/>
        </w:rPr>
        <w:t xml:space="preserve"> </w:t>
      </w:r>
      <w:r w:rsidRPr="00B33663">
        <w:rPr>
          <w:sz w:val="26"/>
        </w:rPr>
        <w:t>from</w:t>
      </w:r>
      <w:r w:rsidRPr="00B33663">
        <w:rPr>
          <w:spacing w:val="-62"/>
          <w:sz w:val="26"/>
        </w:rPr>
        <w:t xml:space="preserve"> </w:t>
      </w:r>
      <w:r w:rsidRPr="00B33663">
        <w:rPr>
          <w:sz w:val="26"/>
        </w:rPr>
        <w:t>one</w:t>
      </w:r>
      <w:r w:rsidRPr="00B33663">
        <w:rPr>
          <w:spacing w:val="-2"/>
          <w:sz w:val="26"/>
        </w:rPr>
        <w:t xml:space="preserve"> </w:t>
      </w:r>
      <w:r w:rsidRPr="00B33663">
        <w:rPr>
          <w:sz w:val="26"/>
        </w:rPr>
        <w:t>BSS</w:t>
      </w:r>
      <w:r w:rsidRPr="00B33663">
        <w:rPr>
          <w:spacing w:val="-1"/>
          <w:sz w:val="26"/>
        </w:rPr>
        <w:t xml:space="preserve"> </w:t>
      </w:r>
      <w:r w:rsidRPr="00B33663">
        <w:rPr>
          <w:sz w:val="26"/>
        </w:rPr>
        <w:t>to</w:t>
      </w:r>
      <w:r w:rsidRPr="00B33663">
        <w:rPr>
          <w:spacing w:val="-1"/>
          <w:sz w:val="26"/>
        </w:rPr>
        <w:t xml:space="preserve"> </w:t>
      </w:r>
      <w:r w:rsidRPr="00B33663">
        <w:rPr>
          <w:sz w:val="26"/>
        </w:rPr>
        <w:t>another,</w:t>
      </w:r>
      <w:r w:rsidRPr="00B33663">
        <w:rPr>
          <w:spacing w:val="-2"/>
          <w:sz w:val="26"/>
        </w:rPr>
        <w:t xml:space="preserve"> </w:t>
      </w:r>
      <w:r w:rsidRPr="00B33663">
        <w:rPr>
          <w:sz w:val="26"/>
        </w:rPr>
        <w:t>but</w:t>
      </w:r>
      <w:r w:rsidRPr="00B33663">
        <w:rPr>
          <w:spacing w:val="-1"/>
          <w:sz w:val="26"/>
        </w:rPr>
        <w:t xml:space="preserve"> </w:t>
      </w:r>
      <w:r w:rsidRPr="00B33663">
        <w:rPr>
          <w:sz w:val="26"/>
        </w:rPr>
        <w:t>the</w:t>
      </w:r>
      <w:r w:rsidRPr="00B33663">
        <w:rPr>
          <w:spacing w:val="1"/>
          <w:sz w:val="26"/>
        </w:rPr>
        <w:t xml:space="preserve"> </w:t>
      </w:r>
      <w:r w:rsidRPr="00B33663">
        <w:rPr>
          <w:sz w:val="26"/>
        </w:rPr>
        <w:t>movement</w:t>
      </w:r>
      <w:r w:rsidRPr="00B33663">
        <w:rPr>
          <w:spacing w:val="-2"/>
          <w:sz w:val="26"/>
        </w:rPr>
        <w:t xml:space="preserve"> </w:t>
      </w:r>
      <w:r w:rsidRPr="00B33663">
        <w:rPr>
          <w:sz w:val="26"/>
        </w:rPr>
        <w:t>is</w:t>
      </w:r>
      <w:r w:rsidRPr="00B33663">
        <w:rPr>
          <w:spacing w:val="-1"/>
          <w:sz w:val="26"/>
        </w:rPr>
        <w:t xml:space="preserve"> </w:t>
      </w:r>
      <w:r w:rsidRPr="00B33663">
        <w:rPr>
          <w:sz w:val="26"/>
        </w:rPr>
        <w:t>confined</w:t>
      </w:r>
      <w:r w:rsidRPr="00B33663">
        <w:rPr>
          <w:spacing w:val="-1"/>
          <w:sz w:val="26"/>
        </w:rPr>
        <w:t xml:space="preserve"> </w:t>
      </w:r>
      <w:r w:rsidRPr="00B33663">
        <w:rPr>
          <w:sz w:val="26"/>
        </w:rPr>
        <w:t>inside one</w:t>
      </w:r>
      <w:r w:rsidRPr="00B33663">
        <w:rPr>
          <w:spacing w:val="-1"/>
          <w:sz w:val="26"/>
        </w:rPr>
        <w:t xml:space="preserve"> </w:t>
      </w:r>
      <w:r w:rsidRPr="00B33663">
        <w:rPr>
          <w:sz w:val="26"/>
        </w:rPr>
        <w:t>ESS</w:t>
      </w:r>
    </w:p>
    <w:p w14:paraId="65CA9A3A" w14:textId="77777777" w:rsidR="00CD7E1A" w:rsidRPr="00B33663" w:rsidRDefault="00A42A03">
      <w:pPr>
        <w:pStyle w:val="BodyText"/>
        <w:ind w:right="638"/>
      </w:pPr>
      <w:r w:rsidRPr="00B33663">
        <w:rPr>
          <w:b/>
          <w:i/>
        </w:rPr>
        <w:t>ESS-transition</w:t>
      </w:r>
      <w:r w:rsidRPr="00B33663">
        <w:rPr>
          <w:b/>
          <w:i/>
          <w:spacing w:val="5"/>
        </w:rPr>
        <w:t xml:space="preserve"> </w:t>
      </w:r>
      <w:r w:rsidRPr="00B33663">
        <w:t>-</w:t>
      </w:r>
      <w:r w:rsidRPr="00B33663">
        <w:rPr>
          <w:spacing w:val="5"/>
        </w:rPr>
        <w:t xml:space="preserve"> </w:t>
      </w:r>
      <w:r w:rsidRPr="00B33663">
        <w:t>A</w:t>
      </w:r>
      <w:r w:rsidRPr="00B33663">
        <w:rPr>
          <w:spacing w:val="5"/>
        </w:rPr>
        <w:t xml:space="preserve"> </w:t>
      </w:r>
      <w:r w:rsidRPr="00B33663">
        <w:t>station</w:t>
      </w:r>
      <w:r w:rsidRPr="00B33663">
        <w:rPr>
          <w:spacing w:val="4"/>
        </w:rPr>
        <w:t xml:space="preserve"> </w:t>
      </w:r>
      <w:r w:rsidRPr="00B33663">
        <w:t>with</w:t>
      </w:r>
      <w:r w:rsidRPr="00B33663">
        <w:rPr>
          <w:spacing w:val="6"/>
        </w:rPr>
        <w:t xml:space="preserve"> </w:t>
      </w:r>
      <w:r w:rsidRPr="00B33663">
        <w:t>ESS-transition</w:t>
      </w:r>
      <w:r w:rsidRPr="00B33663">
        <w:rPr>
          <w:spacing w:val="7"/>
        </w:rPr>
        <w:t xml:space="preserve"> </w:t>
      </w:r>
      <w:r w:rsidRPr="00B33663">
        <w:t>mobility</w:t>
      </w:r>
      <w:r w:rsidRPr="00B33663">
        <w:rPr>
          <w:spacing w:val="-1"/>
        </w:rPr>
        <w:t xml:space="preserve"> </w:t>
      </w:r>
      <w:r w:rsidRPr="00B33663">
        <w:t>can</w:t>
      </w:r>
      <w:r w:rsidRPr="00B33663">
        <w:rPr>
          <w:spacing w:val="7"/>
        </w:rPr>
        <w:t xml:space="preserve"> </w:t>
      </w:r>
      <w:r w:rsidRPr="00B33663">
        <w:t>move</w:t>
      </w:r>
      <w:r w:rsidRPr="00B33663">
        <w:rPr>
          <w:spacing w:val="5"/>
        </w:rPr>
        <w:t xml:space="preserve"> </w:t>
      </w:r>
      <w:r w:rsidRPr="00B33663">
        <w:t>from</w:t>
      </w:r>
      <w:r w:rsidRPr="00B33663">
        <w:rPr>
          <w:spacing w:val="2"/>
        </w:rPr>
        <w:t xml:space="preserve"> </w:t>
      </w:r>
      <w:r w:rsidRPr="00B33663">
        <w:t>one</w:t>
      </w:r>
      <w:r w:rsidRPr="00B33663">
        <w:rPr>
          <w:spacing w:val="-62"/>
        </w:rPr>
        <w:t xml:space="preserve"> </w:t>
      </w:r>
      <w:r w:rsidRPr="00B33663">
        <w:t>ESS</w:t>
      </w:r>
      <w:r w:rsidRPr="00B33663">
        <w:rPr>
          <w:spacing w:val="-2"/>
        </w:rPr>
        <w:t xml:space="preserve"> </w:t>
      </w:r>
      <w:r w:rsidRPr="00B33663">
        <w:t>to</w:t>
      </w:r>
      <w:r w:rsidRPr="00B33663">
        <w:rPr>
          <w:spacing w:val="-1"/>
        </w:rPr>
        <w:t xml:space="preserve"> </w:t>
      </w:r>
      <w:r w:rsidRPr="00B33663">
        <w:t>another.</w:t>
      </w:r>
    </w:p>
    <w:p w14:paraId="42EF2083" w14:textId="77777777" w:rsidR="00CD7E1A" w:rsidRPr="00B33663" w:rsidRDefault="00CD7E1A">
      <w:p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7B40C951"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7A16052">
          <v:group id="_x0000_s1057" style="width:436.3pt;height:4.45pt;mso-position-horizontal-relative:char;mso-position-vertical-relative:line" coordsize="8726,89">
            <v:shape id="_x0000_s1058" style="position:absolute;width:8726;height:89" coordsize="8726,89" o:spt="100" adj="0,,0" path="m8726,29l,29,,89r8726,l8726,29xm8726,l,,,14r8726,l8726,xe" fillcolor="#612322" stroked="f">
              <v:stroke joinstyle="round"/>
              <v:formulas/>
              <v:path arrowok="t" o:connecttype="segments"/>
            </v:shape>
            <w10:anchorlock/>
          </v:group>
        </w:pict>
      </w:r>
    </w:p>
    <w:p w14:paraId="4B4D7232" w14:textId="77777777" w:rsidR="00CD7E1A" w:rsidRPr="00B33663" w:rsidRDefault="00CD7E1A">
      <w:pPr>
        <w:pStyle w:val="BodyText"/>
        <w:ind w:left="0"/>
        <w:rPr>
          <w:sz w:val="20"/>
        </w:rPr>
      </w:pPr>
    </w:p>
    <w:p w14:paraId="2093CA67" w14:textId="77777777" w:rsidR="00CD7E1A" w:rsidRPr="00B33663" w:rsidRDefault="00CD7E1A">
      <w:pPr>
        <w:pStyle w:val="BodyText"/>
        <w:spacing w:before="4"/>
        <w:ind w:left="0"/>
        <w:rPr>
          <w:sz w:val="23"/>
        </w:rPr>
      </w:pPr>
    </w:p>
    <w:p w14:paraId="323E8FDE" w14:textId="77777777" w:rsidR="00CD7E1A" w:rsidRPr="00B33663" w:rsidRDefault="00A42A03">
      <w:pPr>
        <w:pStyle w:val="Heading4"/>
        <w:spacing w:before="88"/>
      </w:pPr>
      <w:r w:rsidRPr="00B33663">
        <w:t>COLLISION</w:t>
      </w:r>
      <w:r w:rsidRPr="00B33663">
        <w:rPr>
          <w:spacing w:val="-3"/>
        </w:rPr>
        <w:t xml:space="preserve"> </w:t>
      </w:r>
      <w:r w:rsidRPr="00B33663">
        <w:t>AVOIDANCE</w:t>
      </w:r>
      <w:r w:rsidRPr="00B33663">
        <w:rPr>
          <w:spacing w:val="-2"/>
        </w:rPr>
        <w:t xml:space="preserve"> </w:t>
      </w:r>
      <w:r w:rsidRPr="00B33663">
        <w:t>IN</w:t>
      </w:r>
      <w:r w:rsidRPr="00B33663">
        <w:rPr>
          <w:spacing w:val="1"/>
        </w:rPr>
        <w:t xml:space="preserve"> </w:t>
      </w:r>
      <w:r w:rsidRPr="00B33663">
        <w:t>WLAN</w:t>
      </w:r>
      <w:r w:rsidRPr="00B33663">
        <w:rPr>
          <w:spacing w:val="-2"/>
        </w:rPr>
        <w:t xml:space="preserve"> </w:t>
      </w:r>
      <w:r w:rsidRPr="00B33663">
        <w:t>/</w:t>
      </w:r>
      <w:r w:rsidRPr="00B33663">
        <w:rPr>
          <w:spacing w:val="62"/>
        </w:rPr>
        <w:t xml:space="preserve"> </w:t>
      </w:r>
      <w:r w:rsidRPr="00B33663">
        <w:t>802.11</w:t>
      </w:r>
    </w:p>
    <w:p w14:paraId="2503B197" w14:textId="77777777" w:rsidR="00CD7E1A" w:rsidRPr="00B33663" w:rsidRDefault="00CD7E1A">
      <w:pPr>
        <w:pStyle w:val="BodyText"/>
        <w:spacing w:before="4"/>
        <w:ind w:left="0"/>
        <w:rPr>
          <w:b/>
          <w:sz w:val="25"/>
        </w:rPr>
      </w:pPr>
    </w:p>
    <w:p w14:paraId="06DF15C1" w14:textId="77777777" w:rsidR="00CD7E1A" w:rsidRPr="00B33663" w:rsidRDefault="00A42A03">
      <w:pPr>
        <w:pStyle w:val="BodyText"/>
        <w:ind w:left="480" w:right="741"/>
      </w:pPr>
      <w:r w:rsidRPr="00B33663">
        <w:t>Wireless protocol would follow exactly the same algorithm as the Ethernet—Wait</w:t>
      </w:r>
      <w:r w:rsidRPr="00B33663">
        <w:rPr>
          <w:spacing w:val="-62"/>
        </w:rPr>
        <w:t xml:space="preserve"> </w:t>
      </w:r>
      <w:r w:rsidRPr="00B33663">
        <w:t>until the link becomes idle before transmitting and back off should a collision</w:t>
      </w:r>
      <w:r w:rsidRPr="00B33663">
        <w:rPr>
          <w:spacing w:val="1"/>
        </w:rPr>
        <w:t xml:space="preserve"> </w:t>
      </w:r>
      <w:r w:rsidRPr="00B33663">
        <w:t>occur.</w:t>
      </w:r>
    </w:p>
    <w:p w14:paraId="38288749" w14:textId="77777777" w:rsidR="00CD7E1A" w:rsidRPr="00B33663" w:rsidRDefault="00CD7E1A">
      <w:pPr>
        <w:pStyle w:val="BodyText"/>
        <w:spacing w:before="6"/>
        <w:ind w:left="0"/>
        <w:rPr>
          <w:sz w:val="39"/>
        </w:rPr>
      </w:pPr>
    </w:p>
    <w:p w14:paraId="139B9E77" w14:textId="77777777" w:rsidR="00CD7E1A" w:rsidRPr="00B33663" w:rsidRDefault="00A42A03">
      <w:pPr>
        <w:pStyle w:val="Heading4"/>
      </w:pPr>
      <w:r w:rsidRPr="00B33663">
        <w:t>Hidden</w:t>
      </w:r>
      <w:r w:rsidRPr="00B33663">
        <w:rPr>
          <w:spacing w:val="-1"/>
        </w:rPr>
        <w:t xml:space="preserve"> </w:t>
      </w:r>
      <w:r w:rsidRPr="00B33663">
        <w:t>Node</w:t>
      </w:r>
      <w:r w:rsidRPr="00B33663">
        <w:rPr>
          <w:spacing w:val="-2"/>
        </w:rPr>
        <w:t xml:space="preserve"> </w:t>
      </w:r>
      <w:r w:rsidRPr="00B33663">
        <w:t>Problem</w:t>
      </w:r>
    </w:p>
    <w:p w14:paraId="20BD9A1A" w14:textId="77777777" w:rsidR="00CD7E1A" w:rsidRPr="00B33663" w:rsidRDefault="00CD7E1A">
      <w:pPr>
        <w:pStyle w:val="BodyText"/>
        <w:ind w:left="0"/>
        <w:rPr>
          <w:b/>
          <w:sz w:val="20"/>
        </w:rPr>
      </w:pPr>
    </w:p>
    <w:p w14:paraId="0AC2FA05" w14:textId="77777777" w:rsidR="00CD7E1A" w:rsidRPr="00B33663" w:rsidRDefault="00A42A03">
      <w:pPr>
        <w:pStyle w:val="BodyText"/>
        <w:ind w:left="0"/>
        <w:rPr>
          <w:b/>
          <w:sz w:val="15"/>
        </w:rPr>
      </w:pPr>
      <w:r w:rsidRPr="00B33663">
        <w:rPr>
          <w:noProof/>
          <w:lang w:val="en-IN" w:eastAsia="en-IN"/>
        </w:rPr>
        <w:drawing>
          <wp:anchor distT="0" distB="0" distL="0" distR="0" simplePos="0" relativeHeight="251700736" behindDoc="0" locked="0" layoutInCell="1" allowOverlap="1" wp14:anchorId="59C90923" wp14:editId="07777777">
            <wp:simplePos x="0" y="0"/>
            <wp:positionH relativeFrom="page">
              <wp:posOffset>2463596</wp:posOffset>
            </wp:positionH>
            <wp:positionV relativeFrom="paragraph">
              <wp:posOffset>134851</wp:posOffset>
            </wp:positionV>
            <wp:extent cx="2631986" cy="1564481"/>
            <wp:effectExtent l="0" t="0" r="0" b="0"/>
            <wp:wrapTopAndBottom/>
            <wp:docPr id="125"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4.jpeg"/>
                    <pic:cNvPicPr/>
                  </pic:nvPicPr>
                  <pic:blipFill>
                    <a:blip r:embed="rId72" cstate="print"/>
                    <a:stretch>
                      <a:fillRect/>
                    </a:stretch>
                  </pic:blipFill>
                  <pic:spPr>
                    <a:xfrm>
                      <a:off x="0" y="0"/>
                      <a:ext cx="2631986" cy="1564481"/>
                    </a:xfrm>
                    <a:prstGeom prst="rect">
                      <a:avLst/>
                    </a:prstGeom>
                  </pic:spPr>
                </pic:pic>
              </a:graphicData>
            </a:graphic>
          </wp:anchor>
        </w:drawing>
      </w:r>
    </w:p>
    <w:p w14:paraId="0C136CF1" w14:textId="77777777" w:rsidR="00CD7E1A" w:rsidRPr="00B33663" w:rsidRDefault="00CD7E1A">
      <w:pPr>
        <w:pStyle w:val="BodyText"/>
        <w:ind w:left="0"/>
        <w:rPr>
          <w:b/>
          <w:sz w:val="12"/>
        </w:rPr>
      </w:pPr>
    </w:p>
    <w:p w14:paraId="6C2F2DD4" w14:textId="77777777" w:rsidR="00CD7E1A" w:rsidRPr="00B33663" w:rsidRDefault="00A42A03" w:rsidP="00E700C1">
      <w:pPr>
        <w:pStyle w:val="ListParagraph"/>
        <w:numPr>
          <w:ilvl w:val="1"/>
          <w:numId w:val="8"/>
        </w:numPr>
        <w:tabs>
          <w:tab w:val="left" w:pos="1200"/>
          <w:tab w:val="left" w:pos="1201"/>
        </w:tabs>
        <w:spacing w:before="99"/>
        <w:ind w:hanging="361"/>
        <w:rPr>
          <w:sz w:val="26"/>
        </w:rPr>
      </w:pPr>
      <w:r w:rsidRPr="00B33663">
        <w:rPr>
          <w:sz w:val="26"/>
          <w:szCs w:val="26"/>
        </w:rPr>
        <w:t>Consider</w:t>
      </w:r>
      <w:r w:rsidRPr="00B33663">
        <w:rPr>
          <w:spacing w:val="-2"/>
          <w:sz w:val="26"/>
          <w:szCs w:val="26"/>
        </w:rPr>
        <w:t xml:space="preserve"> </w:t>
      </w:r>
      <w:r w:rsidRPr="00B33663">
        <w:rPr>
          <w:sz w:val="26"/>
          <w:szCs w:val="26"/>
        </w:rPr>
        <w:t>the</w:t>
      </w:r>
      <w:r w:rsidRPr="00B33663">
        <w:rPr>
          <w:spacing w:val="-1"/>
          <w:sz w:val="26"/>
          <w:szCs w:val="26"/>
        </w:rPr>
        <w:t xml:space="preserve"> </w:t>
      </w:r>
      <w:r w:rsidRPr="00B33663">
        <w:rPr>
          <w:sz w:val="26"/>
          <w:szCs w:val="26"/>
        </w:rPr>
        <w:t>situation</w:t>
      </w:r>
      <w:r w:rsidRPr="00B33663">
        <w:rPr>
          <w:spacing w:val="-1"/>
          <w:sz w:val="26"/>
          <w:szCs w:val="26"/>
        </w:rPr>
        <w:t xml:space="preserve"> </w:t>
      </w:r>
      <w:r w:rsidRPr="00B33663">
        <w:rPr>
          <w:sz w:val="26"/>
          <w:szCs w:val="26"/>
        </w:rPr>
        <w:t>shown</w:t>
      </w:r>
      <w:r w:rsidRPr="00B33663">
        <w:rPr>
          <w:spacing w:val="-1"/>
          <w:sz w:val="26"/>
          <w:szCs w:val="26"/>
        </w:rPr>
        <w:t xml:space="preserve"> </w:t>
      </w:r>
      <w:r w:rsidRPr="00B33663">
        <w:rPr>
          <w:sz w:val="26"/>
          <w:szCs w:val="26"/>
        </w:rPr>
        <w:t>in</w:t>
      </w:r>
      <w:r w:rsidRPr="00B33663">
        <w:rPr>
          <w:spacing w:val="-1"/>
          <w:sz w:val="26"/>
          <w:szCs w:val="26"/>
        </w:rPr>
        <w:t xml:space="preserve"> </w:t>
      </w:r>
      <w:r w:rsidRPr="00B33663">
        <w:rPr>
          <w:sz w:val="26"/>
          <w:szCs w:val="26"/>
        </w:rPr>
        <w:t>the</w:t>
      </w:r>
      <w:r w:rsidRPr="00B33663">
        <w:rPr>
          <w:spacing w:val="-1"/>
          <w:sz w:val="26"/>
          <w:szCs w:val="26"/>
        </w:rPr>
        <w:t xml:space="preserve"> </w:t>
      </w:r>
      <w:r w:rsidRPr="00B33663">
        <w:rPr>
          <w:sz w:val="26"/>
          <w:szCs w:val="26"/>
        </w:rPr>
        <w:t>Figure.</w:t>
      </w:r>
    </w:p>
    <w:p w14:paraId="2E8BFD69" w14:textId="77777777" w:rsidR="00CD7E1A" w:rsidRPr="00B33663" w:rsidRDefault="00A42A03" w:rsidP="00E700C1">
      <w:pPr>
        <w:pStyle w:val="ListParagraph"/>
        <w:numPr>
          <w:ilvl w:val="1"/>
          <w:numId w:val="8"/>
        </w:numPr>
        <w:tabs>
          <w:tab w:val="left" w:pos="1200"/>
          <w:tab w:val="left" w:pos="1201"/>
        </w:tabs>
        <w:spacing w:before="1" w:line="318" w:lineRule="exact"/>
        <w:ind w:hanging="361"/>
        <w:rPr>
          <w:sz w:val="26"/>
        </w:rPr>
      </w:pPr>
      <w:r w:rsidRPr="00B33663">
        <w:rPr>
          <w:sz w:val="26"/>
          <w:szCs w:val="26"/>
        </w:rPr>
        <w:t>Here</w:t>
      </w:r>
      <w:r w:rsidRPr="00B33663">
        <w:rPr>
          <w:spacing w:val="62"/>
          <w:sz w:val="26"/>
          <w:szCs w:val="26"/>
        </w:rPr>
        <w:t xml:space="preserve"> </w:t>
      </w:r>
      <w:r w:rsidRPr="00B33663">
        <w:rPr>
          <w:sz w:val="26"/>
          <w:szCs w:val="26"/>
        </w:rPr>
        <w:t>A</w:t>
      </w:r>
      <w:r w:rsidRPr="00B33663">
        <w:rPr>
          <w:spacing w:val="-2"/>
          <w:sz w:val="26"/>
          <w:szCs w:val="26"/>
        </w:rPr>
        <w:t xml:space="preserve"> </w:t>
      </w:r>
      <w:r w:rsidRPr="00B33663">
        <w:rPr>
          <w:sz w:val="26"/>
          <w:szCs w:val="26"/>
        </w:rPr>
        <w:t>and</w:t>
      </w:r>
      <w:r w:rsidRPr="00B33663">
        <w:rPr>
          <w:spacing w:val="1"/>
          <w:sz w:val="26"/>
          <w:szCs w:val="26"/>
        </w:rPr>
        <w:t xml:space="preserve"> </w:t>
      </w:r>
      <w:r w:rsidRPr="00B33663">
        <w:rPr>
          <w:sz w:val="26"/>
          <w:szCs w:val="26"/>
        </w:rPr>
        <w:t>C</w:t>
      </w:r>
      <w:r w:rsidRPr="00B33663">
        <w:rPr>
          <w:spacing w:val="-2"/>
          <w:sz w:val="26"/>
          <w:szCs w:val="26"/>
        </w:rPr>
        <w:t xml:space="preserve"> </w:t>
      </w:r>
      <w:r w:rsidRPr="00B33663">
        <w:rPr>
          <w:sz w:val="26"/>
          <w:szCs w:val="26"/>
        </w:rPr>
        <w:t>are</w:t>
      </w:r>
      <w:r w:rsidRPr="00B33663">
        <w:rPr>
          <w:spacing w:val="-2"/>
          <w:sz w:val="26"/>
          <w:szCs w:val="26"/>
        </w:rPr>
        <w:t xml:space="preserve"> </w:t>
      </w:r>
      <w:r w:rsidRPr="00B33663">
        <w:rPr>
          <w:sz w:val="26"/>
          <w:szCs w:val="26"/>
        </w:rPr>
        <w:t>both within</w:t>
      </w:r>
      <w:r w:rsidRPr="00B33663">
        <w:rPr>
          <w:spacing w:val="-2"/>
          <w:sz w:val="26"/>
          <w:szCs w:val="26"/>
        </w:rPr>
        <w:t xml:space="preserve"> </w:t>
      </w:r>
      <w:r w:rsidRPr="00B33663">
        <w:rPr>
          <w:sz w:val="26"/>
          <w:szCs w:val="26"/>
        </w:rPr>
        <w:t>range</w:t>
      </w:r>
      <w:r w:rsidRPr="00B33663">
        <w:rPr>
          <w:spacing w:val="-2"/>
          <w:sz w:val="26"/>
          <w:szCs w:val="26"/>
        </w:rPr>
        <w:t xml:space="preserve"> </w:t>
      </w:r>
      <w:r w:rsidRPr="00B33663">
        <w:rPr>
          <w:sz w:val="26"/>
          <w:szCs w:val="26"/>
        </w:rPr>
        <w:t>of B</w:t>
      </w:r>
      <w:r w:rsidRPr="00B33663">
        <w:rPr>
          <w:spacing w:val="-2"/>
          <w:sz w:val="26"/>
          <w:szCs w:val="26"/>
        </w:rPr>
        <w:t xml:space="preserve"> </w:t>
      </w:r>
      <w:r w:rsidRPr="00B33663">
        <w:rPr>
          <w:sz w:val="26"/>
          <w:szCs w:val="26"/>
        </w:rPr>
        <w:t>but not</w:t>
      </w:r>
      <w:r w:rsidRPr="00B33663">
        <w:rPr>
          <w:spacing w:val="-2"/>
          <w:sz w:val="26"/>
          <w:szCs w:val="26"/>
        </w:rPr>
        <w:t xml:space="preserve"> </w:t>
      </w:r>
      <w:r w:rsidRPr="00B33663">
        <w:rPr>
          <w:sz w:val="26"/>
          <w:szCs w:val="26"/>
        </w:rPr>
        <w:t>with</w:t>
      </w:r>
      <w:r w:rsidRPr="00B33663">
        <w:rPr>
          <w:spacing w:val="-2"/>
          <w:sz w:val="26"/>
          <w:szCs w:val="26"/>
        </w:rPr>
        <w:t xml:space="preserve"> </w:t>
      </w:r>
      <w:r w:rsidRPr="00B33663">
        <w:rPr>
          <w:sz w:val="26"/>
          <w:szCs w:val="26"/>
        </w:rPr>
        <w:t>each</w:t>
      </w:r>
      <w:r w:rsidRPr="00B33663">
        <w:rPr>
          <w:spacing w:val="-1"/>
          <w:sz w:val="26"/>
          <w:szCs w:val="26"/>
        </w:rPr>
        <w:t xml:space="preserve"> </w:t>
      </w:r>
      <w:r w:rsidRPr="00B33663">
        <w:rPr>
          <w:sz w:val="26"/>
          <w:szCs w:val="26"/>
        </w:rPr>
        <w:t>other.</w:t>
      </w:r>
    </w:p>
    <w:p w14:paraId="606083DE" w14:textId="77777777" w:rsidR="00CD7E1A" w:rsidRPr="00B33663" w:rsidRDefault="00A42A03" w:rsidP="00E700C1">
      <w:pPr>
        <w:pStyle w:val="ListParagraph"/>
        <w:numPr>
          <w:ilvl w:val="1"/>
          <w:numId w:val="8"/>
        </w:numPr>
        <w:tabs>
          <w:tab w:val="left" w:pos="1200"/>
          <w:tab w:val="left" w:pos="1201"/>
        </w:tabs>
        <w:spacing w:before="2" w:line="237" w:lineRule="auto"/>
        <w:ind w:right="643"/>
        <w:rPr>
          <w:sz w:val="26"/>
        </w:rPr>
      </w:pPr>
      <w:r w:rsidRPr="00B33663">
        <w:rPr>
          <w:sz w:val="26"/>
          <w:szCs w:val="26"/>
        </w:rPr>
        <w:t>Suppose both A and</w:t>
      </w:r>
      <w:r w:rsidRPr="00B33663">
        <w:rPr>
          <w:spacing w:val="1"/>
          <w:sz w:val="26"/>
          <w:szCs w:val="26"/>
        </w:rPr>
        <w:t xml:space="preserve"> </w:t>
      </w:r>
      <w:r w:rsidRPr="00B33663">
        <w:rPr>
          <w:sz w:val="26"/>
          <w:szCs w:val="26"/>
        </w:rPr>
        <w:t>C</w:t>
      </w:r>
      <w:r w:rsidRPr="00B33663">
        <w:rPr>
          <w:spacing w:val="3"/>
          <w:sz w:val="26"/>
          <w:szCs w:val="26"/>
        </w:rPr>
        <w:t xml:space="preserve"> </w:t>
      </w:r>
      <w:r w:rsidRPr="00B33663">
        <w:rPr>
          <w:sz w:val="26"/>
          <w:szCs w:val="26"/>
        </w:rPr>
        <w:t>want</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communicate</w:t>
      </w:r>
      <w:r w:rsidRPr="00B33663">
        <w:rPr>
          <w:spacing w:val="3"/>
          <w:sz w:val="26"/>
          <w:szCs w:val="26"/>
        </w:rPr>
        <w:t xml:space="preserve"> </w:t>
      </w:r>
      <w:r w:rsidRPr="00B33663">
        <w:rPr>
          <w:sz w:val="26"/>
          <w:szCs w:val="26"/>
        </w:rPr>
        <w:t>with B and</w:t>
      </w:r>
      <w:r w:rsidRPr="00B33663">
        <w:rPr>
          <w:spacing w:val="1"/>
          <w:sz w:val="26"/>
          <w:szCs w:val="26"/>
        </w:rPr>
        <w:t xml:space="preserve"> </w:t>
      </w:r>
      <w:r w:rsidRPr="00B33663">
        <w:rPr>
          <w:sz w:val="26"/>
          <w:szCs w:val="26"/>
        </w:rPr>
        <w:t>so they</w:t>
      </w:r>
      <w:r w:rsidRPr="00B33663">
        <w:rPr>
          <w:spacing w:val="-4"/>
          <w:sz w:val="26"/>
          <w:szCs w:val="26"/>
        </w:rPr>
        <w:t xml:space="preserve"> </w:t>
      </w:r>
      <w:r w:rsidRPr="00B33663">
        <w:rPr>
          <w:sz w:val="26"/>
          <w:szCs w:val="26"/>
        </w:rPr>
        <w:t>each send</w:t>
      </w:r>
      <w:r w:rsidRPr="00B33663">
        <w:rPr>
          <w:spacing w:val="1"/>
          <w:sz w:val="26"/>
          <w:szCs w:val="26"/>
        </w:rPr>
        <w:t xml:space="preserve"> </w:t>
      </w:r>
      <w:r w:rsidRPr="00B33663">
        <w:rPr>
          <w:sz w:val="26"/>
          <w:szCs w:val="26"/>
        </w:rPr>
        <w:t>a</w:t>
      </w:r>
      <w:r w:rsidRPr="00B33663">
        <w:rPr>
          <w:spacing w:val="-62"/>
          <w:sz w:val="26"/>
          <w:szCs w:val="26"/>
        </w:rPr>
        <w:t xml:space="preserve"> </w:t>
      </w:r>
      <w:r w:rsidRPr="00B33663">
        <w:rPr>
          <w:sz w:val="26"/>
          <w:szCs w:val="26"/>
        </w:rPr>
        <w:t>frame</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B.</w:t>
      </w:r>
    </w:p>
    <w:p w14:paraId="07E6A23C" w14:textId="77777777" w:rsidR="00CD7E1A" w:rsidRPr="00B33663" w:rsidRDefault="00A42A03" w:rsidP="00E700C1">
      <w:pPr>
        <w:pStyle w:val="ListParagraph"/>
        <w:numPr>
          <w:ilvl w:val="1"/>
          <w:numId w:val="8"/>
        </w:numPr>
        <w:tabs>
          <w:tab w:val="left" w:pos="1200"/>
          <w:tab w:val="left" w:pos="1201"/>
        </w:tabs>
        <w:spacing w:before="3" w:line="318" w:lineRule="exact"/>
        <w:ind w:hanging="361"/>
        <w:rPr>
          <w:sz w:val="26"/>
        </w:rPr>
      </w:pPr>
      <w:r w:rsidRPr="00B33663">
        <w:rPr>
          <w:sz w:val="26"/>
          <w:szCs w:val="26"/>
        </w:rPr>
        <w:t>A</w:t>
      </w:r>
      <w:r w:rsidRPr="00B33663">
        <w:rPr>
          <w:spacing w:val="-2"/>
          <w:sz w:val="26"/>
          <w:szCs w:val="26"/>
        </w:rPr>
        <w:t xml:space="preserve"> </w:t>
      </w:r>
      <w:r w:rsidRPr="00B33663">
        <w:rPr>
          <w:sz w:val="26"/>
          <w:szCs w:val="26"/>
        </w:rPr>
        <w:t>and</w:t>
      </w:r>
      <w:r w:rsidRPr="00B33663">
        <w:rPr>
          <w:spacing w:val="-2"/>
          <w:sz w:val="26"/>
          <w:szCs w:val="26"/>
        </w:rPr>
        <w:t xml:space="preserve"> </w:t>
      </w:r>
      <w:r w:rsidRPr="00B33663">
        <w:rPr>
          <w:sz w:val="26"/>
          <w:szCs w:val="26"/>
        </w:rPr>
        <w:t>C</w:t>
      </w:r>
      <w:r w:rsidRPr="00B33663">
        <w:rPr>
          <w:spacing w:val="-1"/>
          <w:sz w:val="26"/>
          <w:szCs w:val="26"/>
        </w:rPr>
        <w:t xml:space="preserve"> </w:t>
      </w:r>
      <w:r w:rsidRPr="00B33663">
        <w:rPr>
          <w:sz w:val="26"/>
          <w:szCs w:val="26"/>
        </w:rPr>
        <w:t>are unaware of</w:t>
      </w:r>
      <w:r w:rsidRPr="00B33663">
        <w:rPr>
          <w:spacing w:val="1"/>
          <w:sz w:val="26"/>
          <w:szCs w:val="26"/>
        </w:rPr>
        <w:t xml:space="preserve"> </w:t>
      </w:r>
      <w:r w:rsidRPr="00B33663">
        <w:rPr>
          <w:sz w:val="26"/>
          <w:szCs w:val="26"/>
        </w:rPr>
        <w:t>each</w:t>
      </w:r>
      <w:r w:rsidRPr="00B33663">
        <w:rPr>
          <w:spacing w:val="-2"/>
          <w:sz w:val="26"/>
          <w:szCs w:val="26"/>
        </w:rPr>
        <w:t xml:space="preserve"> </w:t>
      </w:r>
      <w:r w:rsidRPr="00B33663">
        <w:rPr>
          <w:sz w:val="26"/>
          <w:szCs w:val="26"/>
        </w:rPr>
        <w:t>other</w:t>
      </w:r>
      <w:r w:rsidRPr="00B33663">
        <w:rPr>
          <w:spacing w:val="-1"/>
          <w:sz w:val="26"/>
          <w:szCs w:val="26"/>
        </w:rPr>
        <w:t xml:space="preserve"> </w:t>
      </w:r>
      <w:r w:rsidRPr="00B33663">
        <w:rPr>
          <w:sz w:val="26"/>
          <w:szCs w:val="26"/>
        </w:rPr>
        <w:t>since</w:t>
      </w:r>
      <w:r w:rsidRPr="00B33663">
        <w:rPr>
          <w:spacing w:val="-2"/>
          <w:sz w:val="26"/>
          <w:szCs w:val="26"/>
        </w:rPr>
        <w:t xml:space="preserve"> </w:t>
      </w:r>
      <w:r w:rsidRPr="00B33663">
        <w:rPr>
          <w:sz w:val="26"/>
          <w:szCs w:val="26"/>
        </w:rPr>
        <w:t>their</w:t>
      </w:r>
      <w:r w:rsidRPr="00B33663">
        <w:rPr>
          <w:spacing w:val="1"/>
          <w:sz w:val="26"/>
          <w:szCs w:val="26"/>
        </w:rPr>
        <w:t xml:space="preserve"> </w:t>
      </w:r>
      <w:r w:rsidRPr="00B33663">
        <w:rPr>
          <w:sz w:val="26"/>
          <w:szCs w:val="26"/>
        </w:rPr>
        <w:t>signals</w:t>
      </w:r>
      <w:r w:rsidRPr="00B33663">
        <w:rPr>
          <w:spacing w:val="-1"/>
          <w:sz w:val="26"/>
          <w:szCs w:val="26"/>
        </w:rPr>
        <w:t xml:space="preserve"> </w:t>
      </w:r>
      <w:r w:rsidRPr="00B33663">
        <w:rPr>
          <w:sz w:val="26"/>
          <w:szCs w:val="26"/>
        </w:rPr>
        <w:t>do not</w:t>
      </w:r>
      <w:r w:rsidRPr="00B33663">
        <w:rPr>
          <w:spacing w:val="-2"/>
          <w:sz w:val="26"/>
          <w:szCs w:val="26"/>
        </w:rPr>
        <w:t xml:space="preserve"> </w:t>
      </w:r>
      <w:r w:rsidRPr="00B33663">
        <w:rPr>
          <w:sz w:val="26"/>
          <w:szCs w:val="26"/>
        </w:rPr>
        <w:t>carry</w:t>
      </w:r>
      <w:r w:rsidRPr="00B33663">
        <w:rPr>
          <w:spacing w:val="-3"/>
          <w:sz w:val="26"/>
          <w:szCs w:val="26"/>
        </w:rPr>
        <w:t xml:space="preserve"> </w:t>
      </w:r>
      <w:r w:rsidRPr="00B33663">
        <w:rPr>
          <w:sz w:val="26"/>
          <w:szCs w:val="26"/>
        </w:rPr>
        <w:t>that</w:t>
      </w:r>
      <w:r w:rsidRPr="00B33663">
        <w:rPr>
          <w:spacing w:val="-2"/>
          <w:sz w:val="26"/>
          <w:szCs w:val="26"/>
        </w:rPr>
        <w:t xml:space="preserve"> </w:t>
      </w:r>
      <w:r w:rsidRPr="00B33663">
        <w:rPr>
          <w:sz w:val="26"/>
          <w:szCs w:val="26"/>
        </w:rPr>
        <w:t>far.</w:t>
      </w:r>
    </w:p>
    <w:p w14:paraId="70DEFE35" w14:textId="77777777" w:rsidR="00CD7E1A" w:rsidRPr="00B33663" w:rsidRDefault="00A42A03" w:rsidP="00E700C1">
      <w:pPr>
        <w:pStyle w:val="ListParagraph"/>
        <w:numPr>
          <w:ilvl w:val="1"/>
          <w:numId w:val="8"/>
        </w:numPr>
        <w:tabs>
          <w:tab w:val="left" w:pos="1200"/>
          <w:tab w:val="left" w:pos="1201"/>
        </w:tabs>
        <w:ind w:right="642"/>
        <w:rPr>
          <w:sz w:val="26"/>
        </w:rPr>
      </w:pPr>
      <w:r w:rsidRPr="00B33663">
        <w:rPr>
          <w:sz w:val="26"/>
          <w:szCs w:val="26"/>
        </w:rPr>
        <w:t>These</w:t>
      </w:r>
      <w:r w:rsidRPr="00B33663">
        <w:rPr>
          <w:spacing w:val="1"/>
          <w:sz w:val="26"/>
          <w:szCs w:val="26"/>
        </w:rPr>
        <w:t xml:space="preserve"> </w:t>
      </w:r>
      <w:r w:rsidRPr="00B33663">
        <w:rPr>
          <w:sz w:val="26"/>
          <w:szCs w:val="26"/>
        </w:rPr>
        <w:t>two frames collide</w:t>
      </w:r>
      <w:r w:rsidRPr="00B33663">
        <w:rPr>
          <w:spacing w:val="1"/>
          <w:sz w:val="26"/>
          <w:szCs w:val="26"/>
        </w:rPr>
        <w:t xml:space="preserve"> </w:t>
      </w:r>
      <w:r w:rsidRPr="00B33663">
        <w:rPr>
          <w:sz w:val="26"/>
          <w:szCs w:val="26"/>
        </w:rPr>
        <w:t>with each</w:t>
      </w:r>
      <w:r w:rsidRPr="00B33663">
        <w:rPr>
          <w:spacing w:val="2"/>
          <w:sz w:val="26"/>
          <w:szCs w:val="26"/>
        </w:rPr>
        <w:t xml:space="preserve"> </w:t>
      </w:r>
      <w:r w:rsidRPr="00B33663">
        <w:rPr>
          <w:sz w:val="26"/>
          <w:szCs w:val="26"/>
        </w:rPr>
        <w:t>other</w:t>
      </w:r>
      <w:r w:rsidRPr="00B33663">
        <w:rPr>
          <w:spacing w:val="1"/>
          <w:sz w:val="26"/>
          <w:szCs w:val="26"/>
        </w:rPr>
        <w:t xml:space="preserve"> </w:t>
      </w:r>
      <w:r w:rsidRPr="00B33663">
        <w:rPr>
          <w:sz w:val="26"/>
          <w:szCs w:val="26"/>
        </w:rPr>
        <w:t>at B, but</w:t>
      </w:r>
      <w:r w:rsidRPr="00B33663">
        <w:rPr>
          <w:spacing w:val="2"/>
          <w:sz w:val="26"/>
          <w:szCs w:val="26"/>
        </w:rPr>
        <w:t xml:space="preserve"> </w:t>
      </w:r>
      <w:r w:rsidRPr="00B33663">
        <w:rPr>
          <w:sz w:val="26"/>
          <w:szCs w:val="26"/>
        </w:rPr>
        <w:t>neither</w:t>
      </w:r>
      <w:r w:rsidRPr="00B33663">
        <w:rPr>
          <w:spacing w:val="1"/>
          <w:sz w:val="26"/>
          <w:szCs w:val="26"/>
        </w:rPr>
        <w:t xml:space="preserve"> </w:t>
      </w:r>
      <w:r w:rsidRPr="00B33663">
        <w:rPr>
          <w:sz w:val="26"/>
          <w:szCs w:val="26"/>
        </w:rPr>
        <w:t>A nor</w:t>
      </w:r>
      <w:r w:rsidRPr="00B33663">
        <w:rPr>
          <w:spacing w:val="2"/>
          <w:sz w:val="26"/>
          <w:szCs w:val="26"/>
        </w:rPr>
        <w:t xml:space="preserve"> </w:t>
      </w:r>
      <w:r w:rsidRPr="00B33663">
        <w:rPr>
          <w:sz w:val="26"/>
          <w:szCs w:val="26"/>
        </w:rPr>
        <w:t>C is aware</w:t>
      </w:r>
      <w:r w:rsidRPr="00B33663">
        <w:rPr>
          <w:spacing w:val="-62"/>
          <w:sz w:val="26"/>
          <w:szCs w:val="26"/>
        </w:rPr>
        <w:t xml:space="preserve"> </w:t>
      </w:r>
      <w:r w:rsidRPr="00B33663">
        <w:rPr>
          <w:sz w:val="26"/>
          <w:szCs w:val="26"/>
        </w:rPr>
        <w:t>of</w:t>
      </w:r>
      <w:r w:rsidRPr="00B33663">
        <w:rPr>
          <w:spacing w:val="1"/>
          <w:sz w:val="26"/>
          <w:szCs w:val="26"/>
        </w:rPr>
        <w:t xml:space="preserve"> </w:t>
      </w:r>
      <w:r w:rsidRPr="00B33663">
        <w:rPr>
          <w:sz w:val="26"/>
          <w:szCs w:val="26"/>
        </w:rPr>
        <w:t>this</w:t>
      </w:r>
      <w:r w:rsidRPr="00B33663">
        <w:rPr>
          <w:spacing w:val="-1"/>
          <w:sz w:val="26"/>
          <w:szCs w:val="26"/>
        </w:rPr>
        <w:t xml:space="preserve"> </w:t>
      </w:r>
      <w:r w:rsidRPr="00B33663">
        <w:rPr>
          <w:sz w:val="26"/>
          <w:szCs w:val="26"/>
        </w:rPr>
        <w:t>collision.</w:t>
      </w:r>
    </w:p>
    <w:p w14:paraId="4C55D0DE" w14:textId="77777777" w:rsidR="00CD7E1A" w:rsidRPr="00B33663" w:rsidRDefault="00A42A03" w:rsidP="00E700C1">
      <w:pPr>
        <w:pStyle w:val="ListParagraph"/>
        <w:numPr>
          <w:ilvl w:val="1"/>
          <w:numId w:val="8"/>
        </w:numPr>
        <w:tabs>
          <w:tab w:val="left" w:pos="1200"/>
          <w:tab w:val="left" w:pos="1201"/>
        </w:tabs>
        <w:spacing w:line="318" w:lineRule="exact"/>
        <w:ind w:hanging="361"/>
        <w:rPr>
          <w:sz w:val="26"/>
        </w:rPr>
      </w:pPr>
      <w:r w:rsidRPr="00B33663">
        <w:rPr>
          <w:sz w:val="26"/>
          <w:szCs w:val="26"/>
        </w:rPr>
        <w:t>A</w:t>
      </w:r>
      <w:r w:rsidRPr="00B33663">
        <w:rPr>
          <w:spacing w:val="-2"/>
          <w:sz w:val="26"/>
          <w:szCs w:val="26"/>
        </w:rPr>
        <w:t xml:space="preserve"> </w:t>
      </w:r>
      <w:r w:rsidRPr="00B33663">
        <w:rPr>
          <w:sz w:val="26"/>
          <w:szCs w:val="26"/>
        </w:rPr>
        <w:t>and</w:t>
      </w:r>
      <w:r w:rsidRPr="00B33663">
        <w:rPr>
          <w:spacing w:val="-2"/>
          <w:sz w:val="26"/>
          <w:szCs w:val="26"/>
        </w:rPr>
        <w:t xml:space="preserve"> </w:t>
      </w:r>
      <w:r w:rsidRPr="00B33663">
        <w:rPr>
          <w:sz w:val="26"/>
          <w:szCs w:val="26"/>
        </w:rPr>
        <w:t>C</w:t>
      </w:r>
      <w:r w:rsidRPr="00B33663">
        <w:rPr>
          <w:spacing w:val="-2"/>
          <w:sz w:val="26"/>
          <w:szCs w:val="26"/>
        </w:rPr>
        <w:t xml:space="preserve"> </w:t>
      </w:r>
      <w:r w:rsidRPr="00B33663">
        <w:rPr>
          <w:sz w:val="26"/>
          <w:szCs w:val="26"/>
        </w:rPr>
        <w:t>are said</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be</w:t>
      </w:r>
      <w:r w:rsidRPr="00B33663">
        <w:rPr>
          <w:spacing w:val="2"/>
          <w:sz w:val="26"/>
          <w:szCs w:val="26"/>
        </w:rPr>
        <w:t xml:space="preserve"> </w:t>
      </w:r>
      <w:r w:rsidRPr="00B33663">
        <w:rPr>
          <w:i/>
          <w:iCs/>
          <w:sz w:val="26"/>
          <w:szCs w:val="26"/>
        </w:rPr>
        <w:t>hidden</w:t>
      </w:r>
      <w:r w:rsidRPr="00B33663">
        <w:rPr>
          <w:i/>
          <w:iCs/>
          <w:spacing w:val="-2"/>
          <w:sz w:val="26"/>
          <w:szCs w:val="26"/>
        </w:rPr>
        <w:t xml:space="preserve"> </w:t>
      </w:r>
      <w:r w:rsidRPr="00B33663">
        <w:rPr>
          <w:i/>
          <w:iCs/>
          <w:sz w:val="26"/>
          <w:szCs w:val="26"/>
        </w:rPr>
        <w:t>nodes</w:t>
      </w:r>
      <w:r w:rsidRPr="00B33663">
        <w:rPr>
          <w:i/>
          <w:iCs/>
          <w:spacing w:val="-1"/>
          <w:sz w:val="26"/>
          <w:szCs w:val="26"/>
        </w:rPr>
        <w:t xml:space="preserve"> </w:t>
      </w:r>
      <w:r w:rsidRPr="00B33663">
        <w:rPr>
          <w:sz w:val="26"/>
          <w:szCs w:val="26"/>
        </w:rPr>
        <w:t>with respect</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each</w:t>
      </w:r>
      <w:r w:rsidRPr="00B33663">
        <w:rPr>
          <w:spacing w:val="-2"/>
          <w:sz w:val="26"/>
          <w:szCs w:val="26"/>
        </w:rPr>
        <w:t xml:space="preserve"> </w:t>
      </w:r>
      <w:r w:rsidRPr="00B33663">
        <w:rPr>
          <w:sz w:val="26"/>
          <w:szCs w:val="26"/>
        </w:rPr>
        <w:t>other.</w:t>
      </w:r>
    </w:p>
    <w:p w14:paraId="02F8EF47" w14:textId="77777777" w:rsidR="00CD7E1A" w:rsidRPr="00B33663" w:rsidRDefault="00A42A03">
      <w:pPr>
        <w:pStyle w:val="Heading4"/>
        <w:spacing w:before="225"/>
      </w:pPr>
      <w:r w:rsidRPr="00B33663">
        <w:t>Exposed</w:t>
      </w:r>
      <w:r w:rsidRPr="00B33663">
        <w:rPr>
          <w:spacing w:val="-2"/>
        </w:rPr>
        <w:t xml:space="preserve"> </w:t>
      </w:r>
      <w:r w:rsidRPr="00B33663">
        <w:t>Node</w:t>
      </w:r>
      <w:r w:rsidRPr="00B33663">
        <w:rPr>
          <w:spacing w:val="-2"/>
        </w:rPr>
        <w:t xml:space="preserve"> </w:t>
      </w:r>
      <w:r w:rsidRPr="00B33663">
        <w:t>Problem</w:t>
      </w:r>
    </w:p>
    <w:p w14:paraId="0A392C6A" w14:textId="77777777" w:rsidR="00CD7E1A" w:rsidRPr="00B33663" w:rsidRDefault="00CD7E1A">
      <w:pPr>
        <w:pStyle w:val="BodyText"/>
        <w:ind w:left="0"/>
        <w:rPr>
          <w:b/>
          <w:sz w:val="20"/>
        </w:rPr>
      </w:pPr>
    </w:p>
    <w:p w14:paraId="4BEB96B0" w14:textId="77777777" w:rsidR="00CD7E1A" w:rsidRPr="00B33663" w:rsidRDefault="00A42A03">
      <w:pPr>
        <w:pStyle w:val="BodyText"/>
        <w:spacing w:before="1"/>
        <w:ind w:left="0"/>
        <w:rPr>
          <w:b/>
          <w:sz w:val="22"/>
        </w:rPr>
      </w:pPr>
      <w:r w:rsidRPr="00B33663">
        <w:rPr>
          <w:noProof/>
          <w:lang w:val="en-IN" w:eastAsia="en-IN"/>
        </w:rPr>
        <w:drawing>
          <wp:anchor distT="0" distB="0" distL="0" distR="0" simplePos="0" relativeHeight="251703808" behindDoc="0" locked="0" layoutInCell="1" allowOverlap="1" wp14:anchorId="071DB23D" wp14:editId="07777777">
            <wp:simplePos x="0" y="0"/>
            <wp:positionH relativeFrom="page">
              <wp:posOffset>2696616</wp:posOffset>
            </wp:positionH>
            <wp:positionV relativeFrom="paragraph">
              <wp:posOffset>186219</wp:posOffset>
            </wp:positionV>
            <wp:extent cx="2297940" cy="1721358"/>
            <wp:effectExtent l="0" t="0" r="0" b="0"/>
            <wp:wrapTopAndBottom/>
            <wp:docPr id="127"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5.jpeg"/>
                    <pic:cNvPicPr/>
                  </pic:nvPicPr>
                  <pic:blipFill>
                    <a:blip r:embed="rId73" cstate="print"/>
                    <a:stretch>
                      <a:fillRect/>
                    </a:stretch>
                  </pic:blipFill>
                  <pic:spPr>
                    <a:xfrm>
                      <a:off x="0" y="0"/>
                      <a:ext cx="2297940" cy="1721358"/>
                    </a:xfrm>
                    <a:prstGeom prst="rect">
                      <a:avLst/>
                    </a:prstGeom>
                  </pic:spPr>
                </pic:pic>
              </a:graphicData>
            </a:graphic>
          </wp:anchor>
        </w:drawing>
      </w:r>
    </w:p>
    <w:p w14:paraId="290583F9" w14:textId="77777777" w:rsidR="00CD7E1A" w:rsidRPr="00B33663" w:rsidRDefault="00CD7E1A">
      <w:pPr>
        <w:pStyle w:val="BodyText"/>
        <w:spacing w:before="4"/>
        <w:ind w:left="0"/>
        <w:rPr>
          <w:b/>
          <w:sz w:val="9"/>
        </w:rPr>
      </w:pPr>
    </w:p>
    <w:p w14:paraId="419B34E7" w14:textId="77777777" w:rsidR="00CD7E1A" w:rsidRPr="00B33663" w:rsidRDefault="00A42A03" w:rsidP="00E700C1">
      <w:pPr>
        <w:pStyle w:val="ListParagraph"/>
        <w:numPr>
          <w:ilvl w:val="1"/>
          <w:numId w:val="8"/>
        </w:numPr>
        <w:tabs>
          <w:tab w:val="left" w:pos="1200"/>
          <w:tab w:val="left" w:pos="1201"/>
        </w:tabs>
        <w:spacing w:before="99"/>
        <w:ind w:right="640"/>
        <w:rPr>
          <w:sz w:val="26"/>
        </w:rPr>
      </w:pPr>
      <w:r w:rsidRPr="00B33663">
        <w:rPr>
          <w:sz w:val="26"/>
          <w:szCs w:val="26"/>
        </w:rPr>
        <w:t>Each</w:t>
      </w:r>
      <w:r w:rsidRPr="00B33663">
        <w:rPr>
          <w:spacing w:val="6"/>
          <w:sz w:val="26"/>
          <w:szCs w:val="26"/>
        </w:rPr>
        <w:t xml:space="preserve"> </w:t>
      </w:r>
      <w:r w:rsidRPr="00B33663">
        <w:rPr>
          <w:sz w:val="26"/>
          <w:szCs w:val="26"/>
        </w:rPr>
        <w:t>of</w:t>
      </w:r>
      <w:r w:rsidRPr="00B33663">
        <w:rPr>
          <w:spacing w:val="8"/>
          <w:sz w:val="26"/>
          <w:szCs w:val="26"/>
        </w:rPr>
        <w:t xml:space="preserve"> </w:t>
      </w:r>
      <w:r w:rsidRPr="00B33663">
        <w:rPr>
          <w:sz w:val="26"/>
          <w:szCs w:val="26"/>
        </w:rPr>
        <w:t>the</w:t>
      </w:r>
      <w:r w:rsidRPr="00B33663">
        <w:rPr>
          <w:spacing w:val="5"/>
          <w:sz w:val="26"/>
          <w:szCs w:val="26"/>
        </w:rPr>
        <w:t xml:space="preserve"> </w:t>
      </w:r>
      <w:r w:rsidRPr="00B33663">
        <w:rPr>
          <w:sz w:val="26"/>
          <w:szCs w:val="26"/>
        </w:rPr>
        <w:t>four</w:t>
      </w:r>
      <w:r w:rsidRPr="00B33663">
        <w:rPr>
          <w:spacing w:val="5"/>
          <w:sz w:val="26"/>
          <w:szCs w:val="26"/>
        </w:rPr>
        <w:t xml:space="preserve"> </w:t>
      </w:r>
      <w:r w:rsidRPr="00B33663">
        <w:rPr>
          <w:sz w:val="26"/>
          <w:szCs w:val="26"/>
        </w:rPr>
        <w:t>nodes</w:t>
      </w:r>
      <w:r w:rsidRPr="00B33663">
        <w:rPr>
          <w:spacing w:val="6"/>
          <w:sz w:val="26"/>
          <w:szCs w:val="26"/>
        </w:rPr>
        <w:t xml:space="preserve"> </w:t>
      </w:r>
      <w:r w:rsidRPr="00B33663">
        <w:rPr>
          <w:sz w:val="26"/>
          <w:szCs w:val="26"/>
        </w:rPr>
        <w:t>is</w:t>
      </w:r>
      <w:r w:rsidRPr="00B33663">
        <w:rPr>
          <w:spacing w:val="5"/>
          <w:sz w:val="26"/>
          <w:szCs w:val="26"/>
        </w:rPr>
        <w:t xml:space="preserve"> </w:t>
      </w:r>
      <w:r w:rsidRPr="00B33663">
        <w:rPr>
          <w:sz w:val="26"/>
          <w:szCs w:val="26"/>
        </w:rPr>
        <w:t>able</w:t>
      </w:r>
      <w:r w:rsidRPr="00B33663">
        <w:rPr>
          <w:spacing w:val="5"/>
          <w:sz w:val="26"/>
          <w:szCs w:val="26"/>
        </w:rPr>
        <w:t xml:space="preserve"> </w:t>
      </w:r>
      <w:r w:rsidRPr="00B33663">
        <w:rPr>
          <w:sz w:val="26"/>
          <w:szCs w:val="26"/>
        </w:rPr>
        <w:t>to</w:t>
      </w:r>
      <w:r w:rsidRPr="00B33663">
        <w:rPr>
          <w:spacing w:val="6"/>
          <w:sz w:val="26"/>
          <w:szCs w:val="26"/>
        </w:rPr>
        <w:t xml:space="preserve"> </w:t>
      </w:r>
      <w:r w:rsidRPr="00B33663">
        <w:rPr>
          <w:sz w:val="26"/>
          <w:szCs w:val="26"/>
        </w:rPr>
        <w:t>send</w:t>
      </w:r>
      <w:r w:rsidRPr="00B33663">
        <w:rPr>
          <w:spacing w:val="5"/>
          <w:sz w:val="26"/>
          <w:szCs w:val="26"/>
        </w:rPr>
        <w:t xml:space="preserve"> </w:t>
      </w:r>
      <w:r w:rsidRPr="00B33663">
        <w:rPr>
          <w:sz w:val="26"/>
          <w:szCs w:val="26"/>
        </w:rPr>
        <w:t>and</w:t>
      </w:r>
      <w:r w:rsidRPr="00B33663">
        <w:rPr>
          <w:spacing w:val="5"/>
          <w:sz w:val="26"/>
          <w:szCs w:val="26"/>
        </w:rPr>
        <w:t xml:space="preserve"> </w:t>
      </w:r>
      <w:r w:rsidRPr="00B33663">
        <w:rPr>
          <w:sz w:val="26"/>
          <w:szCs w:val="26"/>
        </w:rPr>
        <w:t>receive</w:t>
      </w:r>
      <w:r w:rsidRPr="00B33663">
        <w:rPr>
          <w:spacing w:val="5"/>
          <w:sz w:val="26"/>
          <w:szCs w:val="26"/>
        </w:rPr>
        <w:t xml:space="preserve"> </w:t>
      </w:r>
      <w:r w:rsidRPr="00B33663">
        <w:rPr>
          <w:sz w:val="26"/>
          <w:szCs w:val="26"/>
        </w:rPr>
        <w:t>signals</w:t>
      </w:r>
      <w:r w:rsidRPr="00B33663">
        <w:rPr>
          <w:spacing w:val="6"/>
          <w:sz w:val="26"/>
          <w:szCs w:val="26"/>
        </w:rPr>
        <w:t xml:space="preserve"> </w:t>
      </w:r>
      <w:r w:rsidRPr="00B33663">
        <w:rPr>
          <w:sz w:val="26"/>
          <w:szCs w:val="26"/>
        </w:rPr>
        <w:t>that</w:t>
      </w:r>
      <w:r w:rsidRPr="00B33663">
        <w:rPr>
          <w:spacing w:val="5"/>
          <w:sz w:val="26"/>
          <w:szCs w:val="26"/>
        </w:rPr>
        <w:t xml:space="preserve"> </w:t>
      </w:r>
      <w:r w:rsidRPr="00B33663">
        <w:rPr>
          <w:sz w:val="26"/>
          <w:szCs w:val="26"/>
        </w:rPr>
        <w:t>reach</w:t>
      </w:r>
      <w:r w:rsidRPr="00B33663">
        <w:rPr>
          <w:spacing w:val="6"/>
          <w:sz w:val="26"/>
          <w:szCs w:val="26"/>
        </w:rPr>
        <w:t xml:space="preserve"> </w:t>
      </w:r>
      <w:r w:rsidRPr="00B33663">
        <w:rPr>
          <w:sz w:val="26"/>
          <w:szCs w:val="26"/>
        </w:rPr>
        <w:t>just</w:t>
      </w:r>
      <w:r w:rsidRPr="00B33663">
        <w:rPr>
          <w:spacing w:val="5"/>
          <w:sz w:val="26"/>
          <w:szCs w:val="26"/>
        </w:rPr>
        <w:t xml:space="preserve"> </w:t>
      </w:r>
      <w:r w:rsidRPr="00B33663">
        <w:rPr>
          <w:sz w:val="26"/>
          <w:szCs w:val="26"/>
        </w:rPr>
        <w:t>the</w:t>
      </w:r>
      <w:r w:rsidRPr="00B33663">
        <w:rPr>
          <w:spacing w:val="-62"/>
          <w:sz w:val="26"/>
          <w:szCs w:val="26"/>
        </w:rPr>
        <w:t xml:space="preserve"> </w:t>
      </w:r>
      <w:r w:rsidRPr="00B33663">
        <w:rPr>
          <w:sz w:val="26"/>
          <w:szCs w:val="26"/>
        </w:rPr>
        <w:t>nodes</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its</w:t>
      </w:r>
      <w:r w:rsidRPr="00B33663">
        <w:rPr>
          <w:spacing w:val="-1"/>
          <w:sz w:val="26"/>
          <w:szCs w:val="26"/>
        </w:rPr>
        <w:t xml:space="preserve"> </w:t>
      </w:r>
      <w:r w:rsidRPr="00B33663">
        <w:rPr>
          <w:sz w:val="26"/>
          <w:szCs w:val="26"/>
        </w:rPr>
        <w:t>immediate</w:t>
      </w:r>
      <w:r w:rsidRPr="00B33663">
        <w:rPr>
          <w:spacing w:val="2"/>
          <w:sz w:val="26"/>
          <w:szCs w:val="26"/>
        </w:rPr>
        <w:t xml:space="preserve"> </w:t>
      </w:r>
      <w:r w:rsidRPr="00B33663">
        <w:rPr>
          <w:sz w:val="26"/>
          <w:szCs w:val="26"/>
        </w:rPr>
        <w:t>left</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right.</w:t>
      </w:r>
    </w:p>
    <w:p w14:paraId="2466A9BB" w14:textId="77777777" w:rsidR="00CD7E1A" w:rsidRPr="00B33663" w:rsidRDefault="00A42A03" w:rsidP="00E700C1">
      <w:pPr>
        <w:pStyle w:val="ListParagraph"/>
        <w:numPr>
          <w:ilvl w:val="1"/>
          <w:numId w:val="8"/>
        </w:numPr>
        <w:tabs>
          <w:tab w:val="left" w:pos="1200"/>
          <w:tab w:val="left" w:pos="1201"/>
        </w:tabs>
        <w:ind w:right="642"/>
        <w:rPr>
          <w:sz w:val="26"/>
        </w:rPr>
      </w:pPr>
      <w:r w:rsidRPr="00B33663">
        <w:rPr>
          <w:sz w:val="26"/>
          <w:szCs w:val="26"/>
        </w:rPr>
        <w:t>For</w:t>
      </w:r>
      <w:r w:rsidRPr="00B33663">
        <w:rPr>
          <w:spacing w:val="21"/>
          <w:sz w:val="26"/>
          <w:szCs w:val="26"/>
        </w:rPr>
        <w:t xml:space="preserve"> </w:t>
      </w:r>
      <w:r w:rsidRPr="00B33663">
        <w:rPr>
          <w:sz w:val="26"/>
          <w:szCs w:val="26"/>
        </w:rPr>
        <w:t>example,</w:t>
      </w:r>
      <w:r w:rsidRPr="00B33663">
        <w:rPr>
          <w:spacing w:val="22"/>
          <w:sz w:val="26"/>
          <w:szCs w:val="26"/>
        </w:rPr>
        <w:t xml:space="preserve"> </w:t>
      </w:r>
      <w:r w:rsidRPr="00B33663">
        <w:rPr>
          <w:sz w:val="26"/>
          <w:szCs w:val="26"/>
        </w:rPr>
        <w:t>B</w:t>
      </w:r>
      <w:r w:rsidRPr="00B33663">
        <w:rPr>
          <w:spacing w:val="22"/>
          <w:sz w:val="26"/>
          <w:szCs w:val="26"/>
        </w:rPr>
        <w:t xml:space="preserve"> </w:t>
      </w:r>
      <w:r w:rsidRPr="00B33663">
        <w:rPr>
          <w:sz w:val="26"/>
          <w:szCs w:val="26"/>
        </w:rPr>
        <w:t>can</w:t>
      </w:r>
      <w:r w:rsidRPr="00B33663">
        <w:rPr>
          <w:spacing w:val="22"/>
          <w:sz w:val="26"/>
          <w:szCs w:val="26"/>
        </w:rPr>
        <w:t xml:space="preserve"> </w:t>
      </w:r>
      <w:r w:rsidRPr="00B33663">
        <w:rPr>
          <w:sz w:val="26"/>
          <w:szCs w:val="26"/>
        </w:rPr>
        <w:t>exchange</w:t>
      </w:r>
      <w:r w:rsidRPr="00B33663">
        <w:rPr>
          <w:spacing w:val="22"/>
          <w:sz w:val="26"/>
          <w:szCs w:val="26"/>
        </w:rPr>
        <w:t xml:space="preserve"> </w:t>
      </w:r>
      <w:r w:rsidRPr="00B33663">
        <w:rPr>
          <w:sz w:val="26"/>
          <w:szCs w:val="26"/>
        </w:rPr>
        <w:t>frames</w:t>
      </w:r>
      <w:r w:rsidRPr="00B33663">
        <w:rPr>
          <w:spacing w:val="21"/>
          <w:sz w:val="26"/>
          <w:szCs w:val="26"/>
        </w:rPr>
        <w:t xml:space="preserve"> </w:t>
      </w:r>
      <w:r w:rsidRPr="00B33663">
        <w:rPr>
          <w:sz w:val="26"/>
          <w:szCs w:val="26"/>
        </w:rPr>
        <w:t>with</w:t>
      </w:r>
      <w:r w:rsidRPr="00B33663">
        <w:rPr>
          <w:spacing w:val="22"/>
          <w:sz w:val="26"/>
          <w:szCs w:val="26"/>
        </w:rPr>
        <w:t xml:space="preserve"> </w:t>
      </w:r>
      <w:r w:rsidRPr="00B33663">
        <w:rPr>
          <w:sz w:val="26"/>
          <w:szCs w:val="26"/>
        </w:rPr>
        <w:t>A</w:t>
      </w:r>
      <w:r w:rsidRPr="00B33663">
        <w:rPr>
          <w:spacing w:val="22"/>
          <w:sz w:val="26"/>
          <w:szCs w:val="26"/>
        </w:rPr>
        <w:t xml:space="preserve"> </w:t>
      </w:r>
      <w:r w:rsidRPr="00B33663">
        <w:rPr>
          <w:sz w:val="26"/>
          <w:szCs w:val="26"/>
        </w:rPr>
        <w:t>and</w:t>
      </w:r>
      <w:r w:rsidRPr="00B33663">
        <w:rPr>
          <w:spacing w:val="22"/>
          <w:sz w:val="26"/>
          <w:szCs w:val="26"/>
        </w:rPr>
        <w:t xml:space="preserve"> </w:t>
      </w:r>
      <w:r w:rsidRPr="00B33663">
        <w:rPr>
          <w:sz w:val="26"/>
          <w:szCs w:val="26"/>
        </w:rPr>
        <w:t>C</w:t>
      </w:r>
      <w:r w:rsidRPr="00B33663">
        <w:rPr>
          <w:spacing w:val="22"/>
          <w:sz w:val="26"/>
          <w:szCs w:val="26"/>
        </w:rPr>
        <w:t xml:space="preserve"> </w:t>
      </w:r>
      <w:r w:rsidRPr="00B33663">
        <w:rPr>
          <w:sz w:val="26"/>
          <w:szCs w:val="26"/>
        </w:rPr>
        <w:t>but</w:t>
      </w:r>
      <w:r w:rsidRPr="00B33663">
        <w:rPr>
          <w:spacing w:val="21"/>
          <w:sz w:val="26"/>
          <w:szCs w:val="26"/>
        </w:rPr>
        <w:t xml:space="preserve"> </w:t>
      </w:r>
      <w:r w:rsidRPr="00B33663">
        <w:rPr>
          <w:sz w:val="26"/>
          <w:szCs w:val="26"/>
        </w:rPr>
        <w:t>it</w:t>
      </w:r>
      <w:r w:rsidRPr="00B33663">
        <w:rPr>
          <w:spacing w:val="22"/>
          <w:sz w:val="26"/>
          <w:szCs w:val="26"/>
        </w:rPr>
        <w:t xml:space="preserve"> </w:t>
      </w:r>
      <w:r w:rsidRPr="00B33663">
        <w:rPr>
          <w:sz w:val="26"/>
          <w:szCs w:val="26"/>
        </w:rPr>
        <w:t>cannot</w:t>
      </w:r>
      <w:r w:rsidRPr="00B33663">
        <w:rPr>
          <w:spacing w:val="22"/>
          <w:sz w:val="26"/>
          <w:szCs w:val="26"/>
        </w:rPr>
        <w:t xml:space="preserve"> </w:t>
      </w:r>
      <w:r w:rsidRPr="00B33663">
        <w:rPr>
          <w:sz w:val="26"/>
          <w:szCs w:val="26"/>
        </w:rPr>
        <w:t>reach</w:t>
      </w:r>
      <w:r w:rsidRPr="00B33663">
        <w:rPr>
          <w:spacing w:val="22"/>
          <w:sz w:val="26"/>
          <w:szCs w:val="26"/>
        </w:rPr>
        <w:t xml:space="preserve"> </w:t>
      </w:r>
      <w:r w:rsidRPr="00B33663">
        <w:rPr>
          <w:sz w:val="26"/>
          <w:szCs w:val="26"/>
        </w:rPr>
        <w:t>D,</w:t>
      </w:r>
      <w:r w:rsidRPr="00B33663">
        <w:rPr>
          <w:spacing w:val="-62"/>
          <w:sz w:val="26"/>
          <w:szCs w:val="26"/>
        </w:rPr>
        <w:t xml:space="preserve"> </w:t>
      </w:r>
      <w:r w:rsidRPr="00B33663">
        <w:rPr>
          <w:sz w:val="26"/>
          <w:szCs w:val="26"/>
        </w:rPr>
        <w:t>while</w:t>
      </w:r>
      <w:r w:rsidRPr="00B33663">
        <w:rPr>
          <w:spacing w:val="-2"/>
          <w:sz w:val="26"/>
          <w:szCs w:val="26"/>
        </w:rPr>
        <w:t xml:space="preserve"> </w:t>
      </w:r>
      <w:r w:rsidRPr="00B33663">
        <w:rPr>
          <w:sz w:val="26"/>
          <w:szCs w:val="26"/>
        </w:rPr>
        <w:t>C</w:t>
      </w:r>
      <w:r w:rsidRPr="00B33663">
        <w:rPr>
          <w:spacing w:val="-1"/>
          <w:sz w:val="26"/>
          <w:szCs w:val="26"/>
        </w:rPr>
        <w:t xml:space="preserve"> </w:t>
      </w:r>
      <w:r w:rsidRPr="00B33663">
        <w:rPr>
          <w:sz w:val="26"/>
          <w:szCs w:val="26"/>
        </w:rPr>
        <w:t>can</w:t>
      </w:r>
      <w:r w:rsidRPr="00B33663">
        <w:rPr>
          <w:spacing w:val="1"/>
          <w:sz w:val="26"/>
          <w:szCs w:val="26"/>
        </w:rPr>
        <w:t xml:space="preserve"> </w:t>
      </w:r>
      <w:r w:rsidRPr="00B33663">
        <w:rPr>
          <w:sz w:val="26"/>
          <w:szCs w:val="26"/>
        </w:rPr>
        <w:t>reach</w:t>
      </w:r>
      <w:r w:rsidRPr="00B33663">
        <w:rPr>
          <w:spacing w:val="-1"/>
          <w:sz w:val="26"/>
          <w:szCs w:val="26"/>
        </w:rPr>
        <w:t xml:space="preserve"> </w:t>
      </w:r>
      <w:r w:rsidRPr="00B33663">
        <w:rPr>
          <w:sz w:val="26"/>
          <w:szCs w:val="26"/>
        </w:rPr>
        <w:t>B</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D</w:t>
      </w:r>
      <w:r w:rsidRPr="00B33663">
        <w:rPr>
          <w:spacing w:val="-1"/>
          <w:sz w:val="26"/>
          <w:szCs w:val="26"/>
        </w:rPr>
        <w:t xml:space="preserve"> </w:t>
      </w:r>
      <w:r w:rsidRPr="00B33663">
        <w:rPr>
          <w:sz w:val="26"/>
          <w:szCs w:val="26"/>
        </w:rPr>
        <w:t>but</w:t>
      </w:r>
      <w:r w:rsidRPr="00B33663">
        <w:rPr>
          <w:spacing w:val="-1"/>
          <w:sz w:val="26"/>
          <w:szCs w:val="26"/>
        </w:rPr>
        <w:t xml:space="preserve"> </w:t>
      </w:r>
      <w:r w:rsidRPr="00B33663">
        <w:rPr>
          <w:sz w:val="26"/>
          <w:szCs w:val="26"/>
        </w:rPr>
        <w:t>not</w:t>
      </w:r>
      <w:r w:rsidRPr="00B33663">
        <w:rPr>
          <w:spacing w:val="-1"/>
          <w:sz w:val="26"/>
          <w:szCs w:val="26"/>
        </w:rPr>
        <w:t xml:space="preserve"> </w:t>
      </w:r>
      <w:r w:rsidRPr="00B33663">
        <w:rPr>
          <w:sz w:val="26"/>
          <w:szCs w:val="26"/>
        </w:rPr>
        <w:t>A.</w:t>
      </w:r>
    </w:p>
    <w:p w14:paraId="68F21D90" w14:textId="77777777" w:rsidR="00CD7E1A" w:rsidRPr="00B33663" w:rsidRDefault="00CD7E1A">
      <w:pPr>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3C326F3"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684D0E9B">
          <v:group id="_x0000_s1055" style="width:436.3pt;height:4.45pt;mso-position-horizontal-relative:char;mso-position-vertical-relative:line" coordsize="8726,89">
            <v:shape id="_x0000_s1056" style="position:absolute;width:8726;height:89" coordsize="8726,89" o:spt="100" adj="0,,0" path="m8726,29l,29,,89r8726,l8726,29xm8726,l,,,14r8726,l8726,xe" fillcolor="#612322" stroked="f">
              <v:stroke joinstyle="round"/>
              <v:formulas/>
              <v:path arrowok="t" o:connecttype="segments"/>
            </v:shape>
            <w10:anchorlock/>
          </v:group>
        </w:pict>
      </w:r>
    </w:p>
    <w:p w14:paraId="4853B841" w14:textId="77777777" w:rsidR="00CD7E1A" w:rsidRPr="00B33663" w:rsidRDefault="00CD7E1A">
      <w:pPr>
        <w:pStyle w:val="BodyText"/>
        <w:spacing w:before="8"/>
        <w:ind w:left="0"/>
        <w:rPr>
          <w:sz w:val="15"/>
        </w:rPr>
      </w:pPr>
    </w:p>
    <w:p w14:paraId="6EC30EB3" w14:textId="77777777" w:rsidR="00CD7E1A" w:rsidRPr="00B33663" w:rsidRDefault="00A42A03" w:rsidP="00E700C1">
      <w:pPr>
        <w:pStyle w:val="ListParagraph"/>
        <w:numPr>
          <w:ilvl w:val="1"/>
          <w:numId w:val="8"/>
        </w:numPr>
        <w:tabs>
          <w:tab w:val="left" w:pos="1200"/>
          <w:tab w:val="left" w:pos="1201"/>
        </w:tabs>
        <w:spacing w:before="99"/>
        <w:ind w:right="642"/>
        <w:rPr>
          <w:sz w:val="26"/>
        </w:rPr>
      </w:pPr>
      <w:r w:rsidRPr="00B33663">
        <w:rPr>
          <w:sz w:val="26"/>
          <w:szCs w:val="26"/>
        </w:rPr>
        <w:t>Suppose</w:t>
      </w:r>
      <w:r w:rsidRPr="00B33663">
        <w:rPr>
          <w:spacing w:val="1"/>
          <w:sz w:val="26"/>
          <w:szCs w:val="26"/>
        </w:rPr>
        <w:t xml:space="preserve"> </w:t>
      </w:r>
      <w:r w:rsidRPr="00B33663">
        <w:rPr>
          <w:sz w:val="26"/>
          <w:szCs w:val="26"/>
        </w:rPr>
        <w:t>B</w:t>
      </w:r>
      <w:r w:rsidRPr="00B33663">
        <w:rPr>
          <w:spacing w:val="2"/>
          <w:sz w:val="26"/>
          <w:szCs w:val="26"/>
        </w:rPr>
        <w:t xml:space="preserve"> </w:t>
      </w:r>
      <w:r w:rsidRPr="00B33663">
        <w:rPr>
          <w:sz w:val="26"/>
          <w:szCs w:val="26"/>
        </w:rPr>
        <w:t>is</w:t>
      </w:r>
      <w:r w:rsidRPr="00B33663">
        <w:rPr>
          <w:spacing w:val="2"/>
          <w:sz w:val="26"/>
          <w:szCs w:val="26"/>
        </w:rPr>
        <w:t xml:space="preserve"> </w:t>
      </w:r>
      <w:r w:rsidRPr="00B33663">
        <w:rPr>
          <w:sz w:val="26"/>
          <w:szCs w:val="26"/>
        </w:rPr>
        <w:t>sending</w:t>
      </w:r>
      <w:r w:rsidRPr="00B33663">
        <w:rPr>
          <w:spacing w:val="2"/>
          <w:sz w:val="26"/>
          <w:szCs w:val="26"/>
        </w:rPr>
        <w:t xml:space="preserve"> </w:t>
      </w:r>
      <w:r w:rsidRPr="00B33663">
        <w:rPr>
          <w:sz w:val="26"/>
          <w:szCs w:val="26"/>
        </w:rPr>
        <w:t>to</w:t>
      </w:r>
      <w:r w:rsidRPr="00B33663">
        <w:rPr>
          <w:spacing w:val="2"/>
          <w:sz w:val="26"/>
          <w:szCs w:val="26"/>
        </w:rPr>
        <w:t xml:space="preserve"> </w:t>
      </w:r>
      <w:r w:rsidRPr="00B33663">
        <w:rPr>
          <w:sz w:val="26"/>
          <w:szCs w:val="26"/>
        </w:rPr>
        <w:t>A.</w:t>
      </w:r>
      <w:r w:rsidRPr="00B33663">
        <w:rPr>
          <w:spacing w:val="1"/>
          <w:sz w:val="26"/>
          <w:szCs w:val="26"/>
        </w:rPr>
        <w:t xml:space="preserve"> </w:t>
      </w:r>
      <w:r w:rsidRPr="00B33663">
        <w:rPr>
          <w:sz w:val="26"/>
          <w:szCs w:val="26"/>
        </w:rPr>
        <w:t>Node</w:t>
      </w:r>
      <w:r w:rsidRPr="00B33663">
        <w:rPr>
          <w:spacing w:val="2"/>
          <w:sz w:val="26"/>
          <w:szCs w:val="26"/>
        </w:rPr>
        <w:t xml:space="preserve"> </w:t>
      </w:r>
      <w:r w:rsidRPr="00B33663">
        <w:rPr>
          <w:sz w:val="26"/>
          <w:szCs w:val="26"/>
        </w:rPr>
        <w:t>C</w:t>
      </w:r>
      <w:r w:rsidRPr="00B33663">
        <w:rPr>
          <w:spacing w:val="2"/>
          <w:sz w:val="26"/>
          <w:szCs w:val="26"/>
        </w:rPr>
        <w:t xml:space="preserve"> </w:t>
      </w:r>
      <w:r w:rsidRPr="00B33663">
        <w:rPr>
          <w:sz w:val="26"/>
          <w:szCs w:val="26"/>
        </w:rPr>
        <w:t>is</w:t>
      </w:r>
      <w:r w:rsidRPr="00B33663">
        <w:rPr>
          <w:spacing w:val="2"/>
          <w:sz w:val="26"/>
          <w:szCs w:val="26"/>
        </w:rPr>
        <w:t xml:space="preserve"> </w:t>
      </w:r>
      <w:r w:rsidRPr="00B33663">
        <w:rPr>
          <w:sz w:val="26"/>
          <w:szCs w:val="26"/>
        </w:rPr>
        <w:t>aware</w:t>
      </w:r>
      <w:r w:rsidRPr="00B33663">
        <w:rPr>
          <w:spacing w:val="2"/>
          <w:sz w:val="26"/>
          <w:szCs w:val="26"/>
        </w:rPr>
        <w:t xml:space="preserve"> </w:t>
      </w:r>
      <w:r w:rsidRPr="00B33663">
        <w:rPr>
          <w:sz w:val="26"/>
          <w:szCs w:val="26"/>
        </w:rPr>
        <w:t>of</w:t>
      </w:r>
      <w:r w:rsidRPr="00B33663">
        <w:rPr>
          <w:spacing w:val="3"/>
          <w:sz w:val="26"/>
          <w:szCs w:val="26"/>
        </w:rPr>
        <w:t xml:space="preserve"> </w:t>
      </w:r>
      <w:r w:rsidRPr="00B33663">
        <w:rPr>
          <w:sz w:val="26"/>
          <w:szCs w:val="26"/>
        </w:rPr>
        <w:t>this</w:t>
      </w:r>
      <w:r w:rsidRPr="00B33663">
        <w:rPr>
          <w:spacing w:val="2"/>
          <w:sz w:val="26"/>
          <w:szCs w:val="26"/>
        </w:rPr>
        <w:t xml:space="preserve"> </w:t>
      </w:r>
      <w:r w:rsidRPr="00B33663">
        <w:rPr>
          <w:sz w:val="26"/>
          <w:szCs w:val="26"/>
        </w:rPr>
        <w:t>communication</w:t>
      </w:r>
      <w:r w:rsidRPr="00B33663">
        <w:rPr>
          <w:spacing w:val="2"/>
          <w:sz w:val="26"/>
          <w:szCs w:val="26"/>
        </w:rPr>
        <w:t xml:space="preserve"> </w:t>
      </w:r>
      <w:r w:rsidRPr="00B33663">
        <w:rPr>
          <w:sz w:val="26"/>
          <w:szCs w:val="26"/>
        </w:rPr>
        <w:t>because</w:t>
      </w:r>
      <w:r w:rsidRPr="00B33663">
        <w:rPr>
          <w:spacing w:val="-62"/>
          <w:sz w:val="26"/>
          <w:szCs w:val="26"/>
        </w:rPr>
        <w:t xml:space="preserve"> </w:t>
      </w:r>
      <w:r w:rsidRPr="00B33663">
        <w:rPr>
          <w:sz w:val="26"/>
          <w:szCs w:val="26"/>
        </w:rPr>
        <w:t>it</w:t>
      </w:r>
      <w:r w:rsidRPr="00B33663">
        <w:rPr>
          <w:spacing w:val="-2"/>
          <w:sz w:val="26"/>
          <w:szCs w:val="26"/>
        </w:rPr>
        <w:t xml:space="preserve"> </w:t>
      </w:r>
      <w:r w:rsidRPr="00B33663">
        <w:rPr>
          <w:sz w:val="26"/>
          <w:szCs w:val="26"/>
        </w:rPr>
        <w:t>hears</w:t>
      </w:r>
      <w:r w:rsidRPr="00B33663">
        <w:rPr>
          <w:spacing w:val="-1"/>
          <w:sz w:val="26"/>
          <w:szCs w:val="26"/>
        </w:rPr>
        <w:t xml:space="preserve"> </w:t>
      </w:r>
      <w:r w:rsidRPr="00B33663">
        <w:rPr>
          <w:sz w:val="26"/>
          <w:szCs w:val="26"/>
        </w:rPr>
        <w:t>B’s</w:t>
      </w:r>
      <w:r w:rsidRPr="00B33663">
        <w:rPr>
          <w:spacing w:val="1"/>
          <w:sz w:val="26"/>
          <w:szCs w:val="26"/>
        </w:rPr>
        <w:t xml:space="preserve"> </w:t>
      </w:r>
      <w:r w:rsidRPr="00B33663">
        <w:rPr>
          <w:sz w:val="26"/>
          <w:szCs w:val="26"/>
        </w:rPr>
        <w:t>transmission.</w:t>
      </w:r>
    </w:p>
    <w:p w14:paraId="4F5A1215" w14:textId="77777777" w:rsidR="00CD7E1A" w:rsidRPr="00B33663" w:rsidRDefault="00A42A03" w:rsidP="00E700C1">
      <w:pPr>
        <w:pStyle w:val="ListParagraph"/>
        <w:numPr>
          <w:ilvl w:val="1"/>
          <w:numId w:val="8"/>
        </w:numPr>
        <w:tabs>
          <w:tab w:val="left" w:pos="1200"/>
          <w:tab w:val="left" w:pos="1201"/>
        </w:tabs>
        <w:spacing w:line="317" w:lineRule="exact"/>
        <w:ind w:hanging="361"/>
        <w:rPr>
          <w:sz w:val="26"/>
        </w:rPr>
      </w:pPr>
      <w:r w:rsidRPr="00B33663">
        <w:rPr>
          <w:sz w:val="26"/>
          <w:szCs w:val="26"/>
        </w:rPr>
        <w:t>If</w:t>
      </w:r>
      <w:r w:rsidRPr="00B33663">
        <w:rPr>
          <w:spacing w:val="1"/>
          <w:sz w:val="26"/>
          <w:szCs w:val="26"/>
        </w:rPr>
        <w:t xml:space="preserve"> </w:t>
      </w:r>
      <w:r w:rsidRPr="00B33663">
        <w:rPr>
          <w:sz w:val="26"/>
          <w:szCs w:val="26"/>
        </w:rPr>
        <w:t>at</w:t>
      </w:r>
      <w:r w:rsidRPr="00B33663">
        <w:rPr>
          <w:spacing w:val="-2"/>
          <w:sz w:val="26"/>
          <w:szCs w:val="26"/>
        </w:rPr>
        <w:t xml:space="preserve"> </w:t>
      </w:r>
      <w:r w:rsidRPr="00B33663">
        <w:rPr>
          <w:sz w:val="26"/>
          <w:szCs w:val="26"/>
        </w:rPr>
        <w:t>the</w:t>
      </w:r>
      <w:r w:rsidRPr="00B33663">
        <w:rPr>
          <w:spacing w:val="-2"/>
          <w:sz w:val="26"/>
          <w:szCs w:val="26"/>
        </w:rPr>
        <w:t xml:space="preserve"> </w:t>
      </w:r>
      <w:r w:rsidRPr="00B33663">
        <w:rPr>
          <w:sz w:val="26"/>
          <w:szCs w:val="26"/>
        </w:rPr>
        <w:t>same</w:t>
      </w:r>
      <w:r w:rsidRPr="00B33663">
        <w:rPr>
          <w:spacing w:val="-1"/>
          <w:sz w:val="26"/>
          <w:szCs w:val="26"/>
        </w:rPr>
        <w:t xml:space="preserve"> </w:t>
      </w:r>
      <w:r w:rsidRPr="00B33663">
        <w:rPr>
          <w:sz w:val="26"/>
          <w:szCs w:val="26"/>
        </w:rPr>
        <w:t>time,</w:t>
      </w:r>
      <w:r w:rsidRPr="00B33663">
        <w:rPr>
          <w:spacing w:val="1"/>
          <w:sz w:val="26"/>
          <w:szCs w:val="26"/>
        </w:rPr>
        <w:t xml:space="preserve"> </w:t>
      </w:r>
      <w:r w:rsidRPr="00B33663">
        <w:rPr>
          <w:sz w:val="26"/>
          <w:szCs w:val="26"/>
        </w:rPr>
        <w:t>C wants</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transmit</w:t>
      </w:r>
      <w:r w:rsidRPr="00B33663">
        <w:rPr>
          <w:spacing w:val="-2"/>
          <w:sz w:val="26"/>
          <w:szCs w:val="26"/>
        </w:rPr>
        <w:t xml:space="preserve"> </w:t>
      </w:r>
      <w:r w:rsidRPr="00B33663">
        <w:rPr>
          <w:sz w:val="26"/>
          <w:szCs w:val="26"/>
        </w:rPr>
        <w:t>to</w:t>
      </w:r>
      <w:r w:rsidRPr="00B33663">
        <w:rPr>
          <w:spacing w:val="-2"/>
          <w:sz w:val="26"/>
          <w:szCs w:val="26"/>
        </w:rPr>
        <w:t xml:space="preserve"> </w:t>
      </w:r>
      <w:r w:rsidRPr="00B33663">
        <w:rPr>
          <w:sz w:val="26"/>
          <w:szCs w:val="26"/>
        </w:rPr>
        <w:t>node</w:t>
      </w:r>
      <w:r w:rsidRPr="00B33663">
        <w:rPr>
          <w:spacing w:val="-2"/>
          <w:sz w:val="26"/>
          <w:szCs w:val="26"/>
        </w:rPr>
        <w:t xml:space="preserve"> </w:t>
      </w:r>
      <w:r w:rsidRPr="00B33663">
        <w:rPr>
          <w:sz w:val="26"/>
          <w:szCs w:val="26"/>
        </w:rPr>
        <w:t>D.</w:t>
      </w:r>
    </w:p>
    <w:p w14:paraId="70EA2542" w14:textId="77777777" w:rsidR="00CD7E1A" w:rsidRPr="00B33663" w:rsidRDefault="00A42A03" w:rsidP="00E700C1">
      <w:pPr>
        <w:pStyle w:val="ListParagraph"/>
        <w:numPr>
          <w:ilvl w:val="1"/>
          <w:numId w:val="8"/>
        </w:numPr>
        <w:tabs>
          <w:tab w:val="left" w:pos="1200"/>
          <w:tab w:val="left" w:pos="1201"/>
        </w:tabs>
        <w:ind w:right="642"/>
        <w:rPr>
          <w:sz w:val="26"/>
        </w:rPr>
      </w:pPr>
      <w:r w:rsidRPr="00B33663">
        <w:rPr>
          <w:sz w:val="26"/>
          <w:szCs w:val="26"/>
        </w:rPr>
        <w:t>It</w:t>
      </w:r>
      <w:r w:rsidRPr="00B33663">
        <w:rPr>
          <w:spacing w:val="8"/>
          <w:sz w:val="26"/>
          <w:szCs w:val="26"/>
        </w:rPr>
        <w:t xml:space="preserve"> </w:t>
      </w:r>
      <w:r w:rsidRPr="00B33663">
        <w:rPr>
          <w:sz w:val="26"/>
          <w:szCs w:val="26"/>
        </w:rPr>
        <w:t>would</w:t>
      </w:r>
      <w:r w:rsidRPr="00B33663">
        <w:rPr>
          <w:spacing w:val="8"/>
          <w:sz w:val="26"/>
          <w:szCs w:val="26"/>
        </w:rPr>
        <w:t xml:space="preserve"> </w:t>
      </w:r>
      <w:r w:rsidRPr="00B33663">
        <w:rPr>
          <w:sz w:val="26"/>
          <w:szCs w:val="26"/>
        </w:rPr>
        <w:t>be</w:t>
      </w:r>
      <w:r w:rsidRPr="00B33663">
        <w:rPr>
          <w:spacing w:val="10"/>
          <w:sz w:val="26"/>
          <w:szCs w:val="26"/>
        </w:rPr>
        <w:t xml:space="preserve"> </w:t>
      </w:r>
      <w:r w:rsidRPr="00B33663">
        <w:rPr>
          <w:sz w:val="26"/>
          <w:szCs w:val="26"/>
        </w:rPr>
        <w:t>a</w:t>
      </w:r>
      <w:r w:rsidRPr="00B33663">
        <w:rPr>
          <w:spacing w:val="10"/>
          <w:sz w:val="26"/>
          <w:szCs w:val="26"/>
        </w:rPr>
        <w:t xml:space="preserve"> </w:t>
      </w:r>
      <w:r w:rsidRPr="00B33663">
        <w:rPr>
          <w:sz w:val="26"/>
          <w:szCs w:val="26"/>
        </w:rPr>
        <w:t>mistake,</w:t>
      </w:r>
      <w:r w:rsidRPr="00B33663">
        <w:rPr>
          <w:spacing w:val="10"/>
          <w:sz w:val="26"/>
          <w:szCs w:val="26"/>
        </w:rPr>
        <w:t xml:space="preserve"> </w:t>
      </w:r>
      <w:r w:rsidRPr="00B33663">
        <w:rPr>
          <w:sz w:val="26"/>
          <w:szCs w:val="26"/>
        </w:rPr>
        <w:t>however,</w:t>
      </w:r>
      <w:r w:rsidRPr="00B33663">
        <w:rPr>
          <w:spacing w:val="8"/>
          <w:sz w:val="26"/>
          <w:szCs w:val="26"/>
        </w:rPr>
        <w:t xml:space="preserve"> </w:t>
      </w:r>
      <w:r w:rsidRPr="00B33663">
        <w:rPr>
          <w:sz w:val="26"/>
          <w:szCs w:val="26"/>
        </w:rPr>
        <w:t>for</w:t>
      </w:r>
      <w:r w:rsidRPr="00B33663">
        <w:rPr>
          <w:spacing w:val="8"/>
          <w:sz w:val="26"/>
          <w:szCs w:val="26"/>
        </w:rPr>
        <w:t xml:space="preserve"> </w:t>
      </w:r>
      <w:r w:rsidRPr="00B33663">
        <w:rPr>
          <w:sz w:val="26"/>
          <w:szCs w:val="26"/>
        </w:rPr>
        <w:t>C</w:t>
      </w:r>
      <w:r w:rsidRPr="00B33663">
        <w:rPr>
          <w:spacing w:val="9"/>
          <w:sz w:val="26"/>
          <w:szCs w:val="26"/>
        </w:rPr>
        <w:t xml:space="preserve"> </w:t>
      </w:r>
      <w:r w:rsidRPr="00B33663">
        <w:rPr>
          <w:sz w:val="26"/>
          <w:szCs w:val="26"/>
        </w:rPr>
        <w:t>to</w:t>
      </w:r>
      <w:r w:rsidRPr="00B33663">
        <w:rPr>
          <w:spacing w:val="8"/>
          <w:sz w:val="26"/>
          <w:szCs w:val="26"/>
        </w:rPr>
        <w:t xml:space="preserve"> </w:t>
      </w:r>
      <w:r w:rsidRPr="00B33663">
        <w:rPr>
          <w:sz w:val="26"/>
          <w:szCs w:val="26"/>
        </w:rPr>
        <w:t>conclude</w:t>
      </w:r>
      <w:r w:rsidRPr="00B33663">
        <w:rPr>
          <w:spacing w:val="8"/>
          <w:sz w:val="26"/>
          <w:szCs w:val="26"/>
        </w:rPr>
        <w:t xml:space="preserve"> </w:t>
      </w:r>
      <w:r w:rsidRPr="00B33663">
        <w:rPr>
          <w:sz w:val="26"/>
          <w:szCs w:val="26"/>
        </w:rPr>
        <w:t>that</w:t>
      </w:r>
      <w:r w:rsidRPr="00B33663">
        <w:rPr>
          <w:spacing w:val="8"/>
          <w:sz w:val="26"/>
          <w:szCs w:val="26"/>
        </w:rPr>
        <w:t xml:space="preserve"> </w:t>
      </w:r>
      <w:r w:rsidRPr="00B33663">
        <w:rPr>
          <w:sz w:val="26"/>
          <w:szCs w:val="26"/>
        </w:rPr>
        <w:t>it</w:t>
      </w:r>
      <w:r w:rsidRPr="00B33663">
        <w:rPr>
          <w:spacing w:val="10"/>
          <w:sz w:val="26"/>
          <w:szCs w:val="26"/>
        </w:rPr>
        <w:t xml:space="preserve"> </w:t>
      </w:r>
      <w:r w:rsidRPr="00B33663">
        <w:rPr>
          <w:sz w:val="26"/>
          <w:szCs w:val="26"/>
        </w:rPr>
        <w:t>cannot</w:t>
      </w:r>
      <w:r w:rsidRPr="00B33663">
        <w:rPr>
          <w:spacing w:val="8"/>
          <w:sz w:val="26"/>
          <w:szCs w:val="26"/>
        </w:rPr>
        <w:t xml:space="preserve"> </w:t>
      </w:r>
      <w:r w:rsidRPr="00B33663">
        <w:rPr>
          <w:sz w:val="26"/>
          <w:szCs w:val="26"/>
        </w:rPr>
        <w:t>transmit</w:t>
      </w:r>
      <w:r w:rsidRPr="00B33663">
        <w:rPr>
          <w:spacing w:val="7"/>
          <w:sz w:val="26"/>
          <w:szCs w:val="26"/>
        </w:rPr>
        <w:t xml:space="preserve"> </w:t>
      </w:r>
      <w:r w:rsidRPr="00B33663">
        <w:rPr>
          <w:sz w:val="26"/>
          <w:szCs w:val="26"/>
        </w:rPr>
        <w:t>to</w:t>
      </w:r>
      <w:r w:rsidRPr="00B33663">
        <w:rPr>
          <w:spacing w:val="-62"/>
          <w:sz w:val="26"/>
          <w:szCs w:val="26"/>
        </w:rPr>
        <w:t xml:space="preserve"> </w:t>
      </w:r>
      <w:r w:rsidRPr="00B33663">
        <w:rPr>
          <w:sz w:val="26"/>
          <w:szCs w:val="26"/>
        </w:rPr>
        <w:t>anyone</w:t>
      </w:r>
      <w:r w:rsidRPr="00B33663">
        <w:rPr>
          <w:spacing w:val="-2"/>
          <w:sz w:val="26"/>
          <w:szCs w:val="26"/>
        </w:rPr>
        <w:t xml:space="preserve"> </w:t>
      </w:r>
      <w:r w:rsidRPr="00B33663">
        <w:rPr>
          <w:sz w:val="26"/>
          <w:szCs w:val="26"/>
        </w:rPr>
        <w:t>just</w:t>
      </w:r>
      <w:r w:rsidRPr="00B33663">
        <w:rPr>
          <w:spacing w:val="1"/>
          <w:sz w:val="26"/>
          <w:szCs w:val="26"/>
        </w:rPr>
        <w:t xml:space="preserve"> </w:t>
      </w:r>
      <w:r w:rsidRPr="00B33663">
        <w:rPr>
          <w:sz w:val="26"/>
          <w:szCs w:val="26"/>
        </w:rPr>
        <w:t>because</w:t>
      </w:r>
      <w:r w:rsidRPr="00B33663">
        <w:rPr>
          <w:spacing w:val="2"/>
          <w:sz w:val="26"/>
          <w:szCs w:val="26"/>
        </w:rPr>
        <w:t xml:space="preserve"> </w:t>
      </w:r>
      <w:r w:rsidRPr="00B33663">
        <w:rPr>
          <w:sz w:val="26"/>
          <w:szCs w:val="26"/>
        </w:rPr>
        <w:t>it</w:t>
      </w:r>
      <w:r w:rsidRPr="00B33663">
        <w:rPr>
          <w:spacing w:val="1"/>
          <w:sz w:val="26"/>
          <w:szCs w:val="26"/>
        </w:rPr>
        <w:t xml:space="preserve"> </w:t>
      </w:r>
      <w:r w:rsidRPr="00B33663">
        <w:rPr>
          <w:sz w:val="26"/>
          <w:szCs w:val="26"/>
        </w:rPr>
        <w:t>can</w:t>
      </w:r>
      <w:r w:rsidRPr="00B33663">
        <w:rPr>
          <w:spacing w:val="-2"/>
          <w:sz w:val="26"/>
          <w:szCs w:val="26"/>
        </w:rPr>
        <w:t xml:space="preserve"> </w:t>
      </w:r>
      <w:r w:rsidRPr="00B33663">
        <w:rPr>
          <w:sz w:val="26"/>
          <w:szCs w:val="26"/>
        </w:rPr>
        <w:t>hear</w:t>
      </w:r>
      <w:r w:rsidRPr="00B33663">
        <w:rPr>
          <w:spacing w:val="-1"/>
          <w:sz w:val="26"/>
          <w:szCs w:val="26"/>
        </w:rPr>
        <w:t xml:space="preserve"> </w:t>
      </w:r>
      <w:r w:rsidRPr="00B33663">
        <w:rPr>
          <w:sz w:val="26"/>
          <w:szCs w:val="26"/>
        </w:rPr>
        <w:t>B’s</w:t>
      </w:r>
      <w:r w:rsidRPr="00B33663">
        <w:rPr>
          <w:spacing w:val="2"/>
          <w:sz w:val="26"/>
          <w:szCs w:val="26"/>
        </w:rPr>
        <w:t xml:space="preserve"> </w:t>
      </w:r>
      <w:r w:rsidRPr="00B33663">
        <w:rPr>
          <w:sz w:val="26"/>
          <w:szCs w:val="26"/>
        </w:rPr>
        <w:t>transmission.</w:t>
      </w:r>
    </w:p>
    <w:p w14:paraId="42F64DA6" w14:textId="77777777" w:rsidR="00CD7E1A" w:rsidRPr="00B33663" w:rsidRDefault="00A42A03" w:rsidP="00E700C1">
      <w:pPr>
        <w:pStyle w:val="ListParagraph"/>
        <w:numPr>
          <w:ilvl w:val="1"/>
          <w:numId w:val="8"/>
        </w:numPr>
        <w:tabs>
          <w:tab w:val="left" w:pos="1200"/>
          <w:tab w:val="left" w:pos="1201"/>
        </w:tabs>
        <w:ind w:right="643"/>
        <w:rPr>
          <w:sz w:val="26"/>
        </w:rPr>
      </w:pPr>
      <w:r w:rsidRPr="00B33663">
        <w:rPr>
          <w:sz w:val="26"/>
          <w:szCs w:val="26"/>
        </w:rPr>
        <w:t>This</w:t>
      </w:r>
      <w:r w:rsidRPr="00B33663">
        <w:rPr>
          <w:spacing w:val="-1"/>
          <w:sz w:val="26"/>
          <w:szCs w:val="26"/>
        </w:rPr>
        <w:t xml:space="preserve"> </w:t>
      </w:r>
      <w:r w:rsidRPr="00B33663">
        <w:rPr>
          <w:sz w:val="26"/>
          <w:szCs w:val="26"/>
        </w:rPr>
        <w:t>is not</w:t>
      </w:r>
      <w:r w:rsidRPr="00B33663">
        <w:rPr>
          <w:spacing w:val="3"/>
          <w:sz w:val="26"/>
          <w:szCs w:val="26"/>
        </w:rPr>
        <w:t xml:space="preserve"> </w:t>
      </w:r>
      <w:r w:rsidRPr="00B33663">
        <w:rPr>
          <w:sz w:val="26"/>
          <w:szCs w:val="26"/>
        </w:rPr>
        <w:t>a</w:t>
      </w:r>
      <w:r w:rsidRPr="00B33663">
        <w:rPr>
          <w:spacing w:val="1"/>
          <w:sz w:val="26"/>
          <w:szCs w:val="26"/>
        </w:rPr>
        <w:t xml:space="preserve"> </w:t>
      </w:r>
      <w:r w:rsidRPr="00B33663">
        <w:rPr>
          <w:sz w:val="26"/>
          <w:szCs w:val="26"/>
        </w:rPr>
        <w:t>problem</w:t>
      </w:r>
      <w:r w:rsidRPr="00B33663">
        <w:rPr>
          <w:spacing w:val="-1"/>
          <w:sz w:val="26"/>
          <w:szCs w:val="26"/>
        </w:rPr>
        <w:t xml:space="preserve"> </w:t>
      </w:r>
      <w:r w:rsidRPr="00B33663">
        <w:rPr>
          <w:sz w:val="26"/>
          <w:szCs w:val="26"/>
        </w:rPr>
        <w:t>since</w:t>
      </w:r>
      <w:r w:rsidRPr="00B33663">
        <w:rPr>
          <w:spacing w:val="1"/>
          <w:sz w:val="26"/>
          <w:szCs w:val="26"/>
        </w:rPr>
        <w:t xml:space="preserve"> </w:t>
      </w:r>
      <w:r w:rsidRPr="00B33663">
        <w:rPr>
          <w:sz w:val="26"/>
          <w:szCs w:val="26"/>
        </w:rPr>
        <w:t>C’s transmission to D</w:t>
      </w:r>
      <w:r w:rsidRPr="00B33663">
        <w:rPr>
          <w:spacing w:val="-1"/>
          <w:sz w:val="26"/>
          <w:szCs w:val="26"/>
        </w:rPr>
        <w:t xml:space="preserve"> </w:t>
      </w:r>
      <w:r w:rsidRPr="00B33663">
        <w:rPr>
          <w:sz w:val="26"/>
          <w:szCs w:val="26"/>
        </w:rPr>
        <w:t>will not interfere</w:t>
      </w:r>
      <w:r w:rsidRPr="00B33663">
        <w:rPr>
          <w:spacing w:val="3"/>
          <w:sz w:val="26"/>
          <w:szCs w:val="26"/>
        </w:rPr>
        <w:t xml:space="preserve"> </w:t>
      </w:r>
      <w:r w:rsidRPr="00B33663">
        <w:rPr>
          <w:sz w:val="26"/>
          <w:szCs w:val="26"/>
        </w:rPr>
        <w:t>with</w:t>
      </w:r>
      <w:r w:rsidRPr="00B33663">
        <w:rPr>
          <w:spacing w:val="-1"/>
          <w:sz w:val="26"/>
          <w:szCs w:val="26"/>
        </w:rPr>
        <w:t xml:space="preserve"> </w:t>
      </w:r>
      <w:r w:rsidRPr="00B33663">
        <w:rPr>
          <w:sz w:val="26"/>
          <w:szCs w:val="26"/>
        </w:rPr>
        <w:t>A’s</w:t>
      </w:r>
      <w:r w:rsidRPr="00B33663">
        <w:rPr>
          <w:spacing w:val="-62"/>
          <w:sz w:val="26"/>
          <w:szCs w:val="26"/>
        </w:rPr>
        <w:t xml:space="preserve"> </w:t>
      </w:r>
      <w:r w:rsidRPr="00B33663">
        <w:rPr>
          <w:sz w:val="26"/>
          <w:szCs w:val="26"/>
        </w:rPr>
        <w:t>ability</w:t>
      </w:r>
      <w:r w:rsidRPr="00B33663">
        <w:rPr>
          <w:spacing w:val="-6"/>
          <w:sz w:val="26"/>
          <w:szCs w:val="26"/>
        </w:rPr>
        <w:t xml:space="preserve"> </w:t>
      </w:r>
      <w:r w:rsidRPr="00B33663">
        <w:rPr>
          <w:sz w:val="26"/>
          <w:szCs w:val="26"/>
        </w:rPr>
        <w:t>to</w:t>
      </w:r>
      <w:r w:rsidRPr="00B33663">
        <w:rPr>
          <w:spacing w:val="-1"/>
          <w:sz w:val="26"/>
          <w:szCs w:val="26"/>
        </w:rPr>
        <w:t xml:space="preserve"> </w:t>
      </w:r>
      <w:r w:rsidRPr="00B33663">
        <w:rPr>
          <w:sz w:val="26"/>
          <w:szCs w:val="26"/>
        </w:rPr>
        <w:t>receive</w:t>
      </w:r>
      <w:r w:rsidRPr="00B33663">
        <w:rPr>
          <w:spacing w:val="-1"/>
          <w:sz w:val="26"/>
          <w:szCs w:val="26"/>
        </w:rPr>
        <w:t xml:space="preserve"> </w:t>
      </w:r>
      <w:r w:rsidRPr="00B33663">
        <w:rPr>
          <w:sz w:val="26"/>
          <w:szCs w:val="26"/>
        </w:rPr>
        <w:t>from</w:t>
      </w:r>
      <w:r w:rsidRPr="00B33663">
        <w:rPr>
          <w:spacing w:val="-1"/>
          <w:sz w:val="26"/>
          <w:szCs w:val="26"/>
        </w:rPr>
        <w:t xml:space="preserve"> </w:t>
      </w:r>
      <w:r w:rsidRPr="00B33663">
        <w:rPr>
          <w:sz w:val="26"/>
          <w:szCs w:val="26"/>
        </w:rPr>
        <w:t>B.</w:t>
      </w:r>
    </w:p>
    <w:p w14:paraId="51EB4CF0" w14:textId="77777777" w:rsidR="00CD7E1A" w:rsidRPr="00B33663" w:rsidRDefault="00A42A03" w:rsidP="00E700C1">
      <w:pPr>
        <w:pStyle w:val="ListParagraph"/>
        <w:numPr>
          <w:ilvl w:val="1"/>
          <w:numId w:val="8"/>
        </w:numPr>
        <w:tabs>
          <w:tab w:val="left" w:pos="1200"/>
          <w:tab w:val="left" w:pos="1201"/>
        </w:tabs>
        <w:spacing w:line="318" w:lineRule="exact"/>
        <w:ind w:hanging="361"/>
        <w:rPr>
          <w:sz w:val="26"/>
        </w:rPr>
      </w:pPr>
      <w:r w:rsidRPr="00B33663">
        <w:rPr>
          <w:sz w:val="26"/>
          <w:szCs w:val="26"/>
        </w:rPr>
        <w:t>This</w:t>
      </w:r>
      <w:r w:rsidRPr="00B33663">
        <w:rPr>
          <w:spacing w:val="-3"/>
          <w:sz w:val="26"/>
          <w:szCs w:val="26"/>
        </w:rPr>
        <w:t xml:space="preserve"> </w:t>
      </w:r>
      <w:r w:rsidRPr="00B33663">
        <w:rPr>
          <w:sz w:val="26"/>
          <w:szCs w:val="26"/>
        </w:rPr>
        <w:t>is</w:t>
      </w:r>
      <w:r w:rsidRPr="00B33663">
        <w:rPr>
          <w:spacing w:val="-3"/>
          <w:sz w:val="26"/>
          <w:szCs w:val="26"/>
        </w:rPr>
        <w:t xml:space="preserve"> </w:t>
      </w:r>
      <w:r w:rsidRPr="00B33663">
        <w:rPr>
          <w:sz w:val="26"/>
          <w:szCs w:val="26"/>
        </w:rPr>
        <w:t>called</w:t>
      </w:r>
      <w:r w:rsidRPr="00B33663">
        <w:rPr>
          <w:spacing w:val="-3"/>
          <w:sz w:val="26"/>
          <w:szCs w:val="26"/>
        </w:rPr>
        <w:t xml:space="preserve"> </w:t>
      </w:r>
      <w:r w:rsidRPr="00B33663">
        <w:rPr>
          <w:sz w:val="26"/>
          <w:szCs w:val="26"/>
        </w:rPr>
        <w:t>exposed</w:t>
      </w:r>
      <w:r w:rsidRPr="00B33663">
        <w:rPr>
          <w:spacing w:val="-1"/>
          <w:sz w:val="26"/>
          <w:szCs w:val="26"/>
        </w:rPr>
        <w:t xml:space="preserve"> </w:t>
      </w:r>
      <w:r w:rsidRPr="00B33663">
        <w:rPr>
          <w:sz w:val="26"/>
          <w:szCs w:val="26"/>
        </w:rPr>
        <w:t>problem.</w:t>
      </w:r>
    </w:p>
    <w:p w14:paraId="08F4AF6F" w14:textId="77777777" w:rsidR="00CD7E1A" w:rsidRPr="00B33663" w:rsidRDefault="00A42A03" w:rsidP="00E700C1">
      <w:pPr>
        <w:pStyle w:val="ListParagraph"/>
        <w:numPr>
          <w:ilvl w:val="1"/>
          <w:numId w:val="8"/>
        </w:numPr>
        <w:tabs>
          <w:tab w:val="left" w:pos="1200"/>
          <w:tab w:val="left" w:pos="1201"/>
        </w:tabs>
        <w:spacing w:before="2" w:line="237" w:lineRule="auto"/>
        <w:ind w:right="641"/>
        <w:rPr>
          <w:sz w:val="26"/>
        </w:rPr>
      </w:pPr>
      <w:r w:rsidRPr="00B33663">
        <w:rPr>
          <w:sz w:val="26"/>
          <w:szCs w:val="26"/>
        </w:rPr>
        <w:t>Although</w:t>
      </w:r>
      <w:r w:rsidRPr="00B33663">
        <w:rPr>
          <w:spacing w:val="31"/>
          <w:sz w:val="26"/>
          <w:szCs w:val="26"/>
        </w:rPr>
        <w:t xml:space="preserve"> </w:t>
      </w:r>
      <w:r w:rsidRPr="00B33663">
        <w:rPr>
          <w:sz w:val="26"/>
          <w:szCs w:val="26"/>
        </w:rPr>
        <w:t>B</w:t>
      </w:r>
      <w:r w:rsidRPr="00B33663">
        <w:rPr>
          <w:spacing w:val="29"/>
          <w:sz w:val="26"/>
          <w:szCs w:val="26"/>
        </w:rPr>
        <w:t xml:space="preserve"> </w:t>
      </w:r>
      <w:r w:rsidRPr="00B33663">
        <w:rPr>
          <w:sz w:val="26"/>
          <w:szCs w:val="26"/>
        </w:rPr>
        <w:t>and</w:t>
      </w:r>
      <w:r w:rsidRPr="00B33663">
        <w:rPr>
          <w:spacing w:val="31"/>
          <w:sz w:val="26"/>
          <w:szCs w:val="26"/>
        </w:rPr>
        <w:t xml:space="preserve"> </w:t>
      </w:r>
      <w:r w:rsidRPr="00B33663">
        <w:rPr>
          <w:sz w:val="26"/>
          <w:szCs w:val="26"/>
        </w:rPr>
        <w:t>C</w:t>
      </w:r>
      <w:r w:rsidRPr="00B33663">
        <w:rPr>
          <w:spacing w:val="31"/>
          <w:sz w:val="26"/>
          <w:szCs w:val="26"/>
        </w:rPr>
        <w:t xml:space="preserve"> </w:t>
      </w:r>
      <w:r w:rsidRPr="00B33663">
        <w:rPr>
          <w:sz w:val="26"/>
          <w:szCs w:val="26"/>
        </w:rPr>
        <w:t>are</w:t>
      </w:r>
      <w:r w:rsidRPr="00B33663">
        <w:rPr>
          <w:spacing w:val="29"/>
          <w:sz w:val="26"/>
          <w:szCs w:val="26"/>
        </w:rPr>
        <w:t xml:space="preserve"> </w:t>
      </w:r>
      <w:r w:rsidRPr="00B33663">
        <w:rPr>
          <w:sz w:val="26"/>
          <w:szCs w:val="26"/>
        </w:rPr>
        <w:t>exposed</w:t>
      </w:r>
      <w:r w:rsidRPr="00B33663">
        <w:rPr>
          <w:spacing w:val="31"/>
          <w:sz w:val="26"/>
          <w:szCs w:val="26"/>
        </w:rPr>
        <w:t xml:space="preserve"> </w:t>
      </w:r>
      <w:r w:rsidRPr="00B33663">
        <w:rPr>
          <w:sz w:val="26"/>
          <w:szCs w:val="26"/>
        </w:rPr>
        <w:t>to</w:t>
      </w:r>
      <w:r w:rsidRPr="00B33663">
        <w:rPr>
          <w:spacing w:val="29"/>
          <w:sz w:val="26"/>
          <w:szCs w:val="26"/>
        </w:rPr>
        <w:t xml:space="preserve"> </w:t>
      </w:r>
      <w:r w:rsidRPr="00B33663">
        <w:rPr>
          <w:sz w:val="26"/>
          <w:szCs w:val="26"/>
        </w:rPr>
        <w:t>each</w:t>
      </w:r>
      <w:r w:rsidRPr="00B33663">
        <w:rPr>
          <w:spacing w:val="31"/>
          <w:sz w:val="26"/>
          <w:szCs w:val="26"/>
        </w:rPr>
        <w:t xml:space="preserve"> </w:t>
      </w:r>
      <w:r w:rsidRPr="00B33663">
        <w:rPr>
          <w:sz w:val="26"/>
          <w:szCs w:val="26"/>
        </w:rPr>
        <w:t>other’s</w:t>
      </w:r>
      <w:r w:rsidRPr="00B33663">
        <w:rPr>
          <w:spacing w:val="29"/>
          <w:sz w:val="26"/>
          <w:szCs w:val="26"/>
        </w:rPr>
        <w:t xml:space="preserve"> </w:t>
      </w:r>
      <w:r w:rsidRPr="00B33663">
        <w:rPr>
          <w:sz w:val="26"/>
          <w:szCs w:val="26"/>
        </w:rPr>
        <w:t>signals,</w:t>
      </w:r>
      <w:r w:rsidRPr="00B33663">
        <w:rPr>
          <w:spacing w:val="29"/>
          <w:sz w:val="26"/>
          <w:szCs w:val="26"/>
        </w:rPr>
        <w:t xml:space="preserve"> </w:t>
      </w:r>
      <w:r w:rsidRPr="00B33663">
        <w:rPr>
          <w:sz w:val="26"/>
          <w:szCs w:val="26"/>
        </w:rPr>
        <w:t>there</w:t>
      </w:r>
      <w:r w:rsidRPr="00B33663">
        <w:rPr>
          <w:spacing w:val="29"/>
          <w:sz w:val="26"/>
          <w:szCs w:val="26"/>
        </w:rPr>
        <w:t xml:space="preserve"> </w:t>
      </w:r>
      <w:r w:rsidRPr="00B33663">
        <w:rPr>
          <w:sz w:val="26"/>
          <w:szCs w:val="26"/>
        </w:rPr>
        <w:t>is</w:t>
      </w:r>
      <w:r w:rsidRPr="00B33663">
        <w:rPr>
          <w:spacing w:val="29"/>
          <w:sz w:val="26"/>
          <w:szCs w:val="26"/>
        </w:rPr>
        <w:t xml:space="preserve"> </w:t>
      </w:r>
      <w:r w:rsidRPr="00B33663">
        <w:rPr>
          <w:sz w:val="26"/>
          <w:szCs w:val="26"/>
        </w:rPr>
        <w:t>no</w:t>
      </w:r>
      <w:r w:rsidRPr="00B33663">
        <w:rPr>
          <w:spacing w:val="-62"/>
          <w:sz w:val="26"/>
          <w:szCs w:val="26"/>
        </w:rPr>
        <w:t xml:space="preserve"> </w:t>
      </w:r>
      <w:r w:rsidRPr="00B33663">
        <w:rPr>
          <w:sz w:val="26"/>
          <w:szCs w:val="26"/>
        </w:rPr>
        <w:t>interference</w:t>
      </w:r>
      <w:r w:rsidRPr="00B33663">
        <w:rPr>
          <w:spacing w:val="-2"/>
          <w:sz w:val="26"/>
          <w:szCs w:val="26"/>
        </w:rPr>
        <w:t xml:space="preserve"> </w:t>
      </w:r>
      <w:r w:rsidRPr="00B33663">
        <w:rPr>
          <w:sz w:val="26"/>
          <w:szCs w:val="26"/>
        </w:rPr>
        <w:t>if</w:t>
      </w:r>
      <w:r w:rsidRPr="00B33663">
        <w:rPr>
          <w:spacing w:val="2"/>
          <w:sz w:val="26"/>
          <w:szCs w:val="26"/>
        </w:rPr>
        <w:t xml:space="preserve"> </w:t>
      </w:r>
      <w:r w:rsidRPr="00B33663">
        <w:rPr>
          <w:sz w:val="26"/>
          <w:szCs w:val="26"/>
        </w:rPr>
        <w:t>B</w:t>
      </w:r>
      <w:r w:rsidRPr="00B33663">
        <w:rPr>
          <w:spacing w:val="-1"/>
          <w:sz w:val="26"/>
          <w:szCs w:val="26"/>
        </w:rPr>
        <w:t xml:space="preserve"> </w:t>
      </w:r>
      <w:r w:rsidRPr="00B33663">
        <w:rPr>
          <w:sz w:val="26"/>
          <w:szCs w:val="26"/>
        </w:rPr>
        <w:t>transmits</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A</w:t>
      </w:r>
      <w:r w:rsidRPr="00B33663">
        <w:rPr>
          <w:spacing w:val="1"/>
          <w:sz w:val="26"/>
          <w:szCs w:val="26"/>
        </w:rPr>
        <w:t xml:space="preserve"> </w:t>
      </w:r>
      <w:r w:rsidRPr="00B33663">
        <w:rPr>
          <w:sz w:val="26"/>
          <w:szCs w:val="26"/>
        </w:rPr>
        <w:t>while</w:t>
      </w:r>
      <w:r w:rsidRPr="00B33663">
        <w:rPr>
          <w:spacing w:val="-1"/>
          <w:sz w:val="26"/>
          <w:szCs w:val="26"/>
        </w:rPr>
        <w:t xml:space="preserve"> </w:t>
      </w:r>
      <w:r w:rsidRPr="00B33663">
        <w:rPr>
          <w:sz w:val="26"/>
          <w:szCs w:val="26"/>
        </w:rPr>
        <w:t>C transmits</w:t>
      </w:r>
      <w:r w:rsidRPr="00B33663">
        <w:rPr>
          <w:spacing w:val="-1"/>
          <w:sz w:val="26"/>
          <w:szCs w:val="26"/>
        </w:rPr>
        <w:t xml:space="preserve"> </w:t>
      </w:r>
      <w:r w:rsidRPr="00B33663">
        <w:rPr>
          <w:sz w:val="26"/>
          <w:szCs w:val="26"/>
        </w:rPr>
        <w:t>to</w:t>
      </w:r>
      <w:r w:rsidRPr="00B33663">
        <w:rPr>
          <w:spacing w:val="-1"/>
          <w:sz w:val="26"/>
          <w:szCs w:val="26"/>
        </w:rPr>
        <w:t xml:space="preserve"> </w:t>
      </w:r>
      <w:r w:rsidRPr="00B33663">
        <w:rPr>
          <w:sz w:val="26"/>
          <w:szCs w:val="26"/>
        </w:rPr>
        <w:t>D.</w:t>
      </w:r>
    </w:p>
    <w:p w14:paraId="50125231" w14:textId="77777777" w:rsidR="00CD7E1A" w:rsidRPr="00B33663" w:rsidRDefault="00CD7E1A">
      <w:pPr>
        <w:pStyle w:val="BodyText"/>
        <w:spacing w:before="7"/>
        <w:ind w:left="0"/>
        <w:rPr>
          <w:sz w:val="39"/>
        </w:rPr>
      </w:pPr>
    </w:p>
    <w:p w14:paraId="0FABD6E7" w14:textId="77777777" w:rsidR="00CD7E1A" w:rsidRPr="00B33663" w:rsidRDefault="00A42A03">
      <w:pPr>
        <w:pStyle w:val="Heading4"/>
        <w:spacing w:line="296" w:lineRule="exact"/>
      </w:pPr>
      <w:r w:rsidRPr="00B33663">
        <w:t>MULTIPLE</w:t>
      </w:r>
      <w:r w:rsidRPr="00B33663">
        <w:rPr>
          <w:spacing w:val="-3"/>
        </w:rPr>
        <w:t xml:space="preserve"> </w:t>
      </w:r>
      <w:r w:rsidRPr="00B33663">
        <w:t>ACCESS</w:t>
      </w:r>
      <w:r w:rsidRPr="00B33663">
        <w:rPr>
          <w:spacing w:val="-3"/>
        </w:rPr>
        <w:t xml:space="preserve"> </w:t>
      </w:r>
      <w:r w:rsidRPr="00B33663">
        <w:t>WITH COLLISION</w:t>
      </w:r>
      <w:r w:rsidRPr="00B33663">
        <w:rPr>
          <w:spacing w:val="-3"/>
        </w:rPr>
        <w:t xml:space="preserve"> </w:t>
      </w:r>
      <w:r w:rsidRPr="00B33663">
        <w:t>AVOIDANCE (MACA)</w:t>
      </w:r>
    </w:p>
    <w:p w14:paraId="665DE4FD" w14:textId="77777777" w:rsidR="00CD7E1A" w:rsidRPr="00B33663" w:rsidRDefault="00A42A03" w:rsidP="00E700C1">
      <w:pPr>
        <w:pStyle w:val="ListParagraph"/>
        <w:numPr>
          <w:ilvl w:val="0"/>
          <w:numId w:val="6"/>
        </w:numPr>
        <w:tabs>
          <w:tab w:val="left" w:pos="1201"/>
        </w:tabs>
        <w:ind w:right="637"/>
        <w:rPr>
          <w:sz w:val="26"/>
        </w:rPr>
      </w:pPr>
      <w:r w:rsidRPr="00B33663">
        <w:rPr>
          <w:sz w:val="26"/>
        </w:rPr>
        <w:t>MACA</w:t>
      </w:r>
      <w:r w:rsidRPr="00B33663">
        <w:rPr>
          <w:spacing w:val="28"/>
          <w:sz w:val="26"/>
        </w:rPr>
        <w:t xml:space="preserve"> </w:t>
      </w:r>
      <w:r w:rsidRPr="00B33663">
        <w:rPr>
          <w:sz w:val="26"/>
        </w:rPr>
        <w:t>is</w:t>
      </w:r>
      <w:r w:rsidRPr="00B33663">
        <w:rPr>
          <w:spacing w:val="26"/>
          <w:sz w:val="26"/>
        </w:rPr>
        <w:t xml:space="preserve"> </w:t>
      </w:r>
      <w:r w:rsidRPr="00B33663">
        <w:rPr>
          <w:sz w:val="26"/>
        </w:rPr>
        <w:t>used</w:t>
      </w:r>
      <w:r w:rsidRPr="00B33663">
        <w:rPr>
          <w:spacing w:val="25"/>
          <w:sz w:val="26"/>
        </w:rPr>
        <w:t xml:space="preserve"> </w:t>
      </w:r>
      <w:r w:rsidRPr="00B33663">
        <w:rPr>
          <w:sz w:val="26"/>
        </w:rPr>
        <w:t>to</w:t>
      </w:r>
      <w:r w:rsidRPr="00B33663">
        <w:rPr>
          <w:spacing w:val="25"/>
          <w:sz w:val="26"/>
        </w:rPr>
        <w:t xml:space="preserve"> </w:t>
      </w:r>
      <w:r w:rsidRPr="00B33663">
        <w:rPr>
          <w:sz w:val="26"/>
        </w:rPr>
        <w:t>avoid</w:t>
      </w:r>
      <w:r w:rsidRPr="00B33663">
        <w:rPr>
          <w:spacing w:val="25"/>
          <w:sz w:val="26"/>
        </w:rPr>
        <w:t xml:space="preserve"> </w:t>
      </w:r>
      <w:r w:rsidRPr="00B33663">
        <w:rPr>
          <w:sz w:val="26"/>
        </w:rPr>
        <w:t>collisions</w:t>
      </w:r>
      <w:r w:rsidRPr="00B33663">
        <w:rPr>
          <w:spacing w:val="28"/>
          <w:sz w:val="26"/>
        </w:rPr>
        <w:t xml:space="preserve"> </w:t>
      </w:r>
      <w:r w:rsidRPr="00B33663">
        <w:rPr>
          <w:sz w:val="26"/>
        </w:rPr>
        <w:t>caused</w:t>
      </w:r>
      <w:r w:rsidRPr="00B33663">
        <w:rPr>
          <w:spacing w:val="27"/>
          <w:sz w:val="26"/>
        </w:rPr>
        <w:t xml:space="preserve"> </w:t>
      </w:r>
      <w:r w:rsidRPr="00B33663">
        <w:rPr>
          <w:sz w:val="26"/>
        </w:rPr>
        <w:t>by</w:t>
      </w:r>
      <w:r w:rsidRPr="00B33663">
        <w:rPr>
          <w:spacing w:val="23"/>
          <w:sz w:val="26"/>
        </w:rPr>
        <w:t xml:space="preserve"> </w:t>
      </w:r>
      <w:r w:rsidRPr="00B33663">
        <w:rPr>
          <w:sz w:val="26"/>
        </w:rPr>
        <w:t>the</w:t>
      </w:r>
      <w:r w:rsidRPr="00B33663">
        <w:rPr>
          <w:spacing w:val="26"/>
          <w:sz w:val="26"/>
        </w:rPr>
        <w:t xml:space="preserve"> </w:t>
      </w:r>
      <w:r w:rsidRPr="00B33663">
        <w:rPr>
          <w:sz w:val="26"/>
        </w:rPr>
        <w:t>hidden</w:t>
      </w:r>
      <w:r w:rsidRPr="00B33663">
        <w:rPr>
          <w:spacing w:val="28"/>
          <w:sz w:val="26"/>
        </w:rPr>
        <w:t xml:space="preserve"> </w:t>
      </w:r>
      <w:r w:rsidRPr="00B33663">
        <w:rPr>
          <w:sz w:val="26"/>
        </w:rPr>
        <w:t>terminal</w:t>
      </w:r>
      <w:r w:rsidRPr="00B33663">
        <w:rPr>
          <w:spacing w:val="26"/>
          <w:sz w:val="26"/>
        </w:rPr>
        <w:t xml:space="preserve"> </w:t>
      </w:r>
      <w:r w:rsidRPr="00B33663">
        <w:rPr>
          <w:sz w:val="26"/>
        </w:rPr>
        <w:t>problem</w:t>
      </w:r>
      <w:r w:rsidRPr="00B33663">
        <w:rPr>
          <w:spacing w:val="-62"/>
          <w:sz w:val="26"/>
        </w:rPr>
        <w:t xml:space="preserve"> </w:t>
      </w:r>
      <w:r w:rsidRPr="00B33663">
        <w:rPr>
          <w:sz w:val="26"/>
        </w:rPr>
        <w:t>and</w:t>
      </w:r>
      <w:r w:rsidRPr="00B33663">
        <w:rPr>
          <w:spacing w:val="-1"/>
          <w:sz w:val="26"/>
        </w:rPr>
        <w:t xml:space="preserve"> </w:t>
      </w:r>
      <w:r w:rsidRPr="00B33663">
        <w:rPr>
          <w:sz w:val="26"/>
        </w:rPr>
        <w:t>exposed terminal problem.</w:t>
      </w:r>
    </w:p>
    <w:p w14:paraId="0A1FC68F" w14:textId="77777777" w:rsidR="00CD7E1A" w:rsidRPr="00B33663" w:rsidRDefault="00A42A03" w:rsidP="00E700C1">
      <w:pPr>
        <w:pStyle w:val="ListParagraph"/>
        <w:numPr>
          <w:ilvl w:val="0"/>
          <w:numId w:val="6"/>
        </w:numPr>
        <w:tabs>
          <w:tab w:val="left" w:pos="1201"/>
        </w:tabs>
        <w:ind w:right="636"/>
        <w:rPr>
          <w:sz w:val="26"/>
        </w:rPr>
      </w:pPr>
      <w:r w:rsidRPr="00B33663">
        <w:rPr>
          <w:sz w:val="26"/>
        </w:rPr>
        <w:t>MACA</w:t>
      </w:r>
      <w:r w:rsidRPr="00B33663">
        <w:rPr>
          <w:spacing w:val="50"/>
          <w:sz w:val="26"/>
        </w:rPr>
        <w:t xml:space="preserve"> </w:t>
      </w:r>
      <w:r w:rsidRPr="00B33663">
        <w:rPr>
          <w:sz w:val="26"/>
        </w:rPr>
        <w:t>uses</w:t>
      </w:r>
      <w:r w:rsidRPr="00B33663">
        <w:rPr>
          <w:spacing w:val="48"/>
          <w:sz w:val="26"/>
        </w:rPr>
        <w:t xml:space="preserve"> </w:t>
      </w:r>
      <w:r w:rsidRPr="00B33663">
        <w:rPr>
          <w:sz w:val="26"/>
        </w:rPr>
        <w:t>short</w:t>
      </w:r>
      <w:r w:rsidRPr="00B33663">
        <w:rPr>
          <w:spacing w:val="49"/>
          <w:sz w:val="26"/>
        </w:rPr>
        <w:t xml:space="preserve"> </w:t>
      </w:r>
      <w:r w:rsidRPr="00B33663">
        <w:rPr>
          <w:b/>
          <w:sz w:val="26"/>
        </w:rPr>
        <w:t>signaling</w:t>
      </w:r>
      <w:r w:rsidRPr="00B33663">
        <w:rPr>
          <w:b/>
          <w:spacing w:val="49"/>
          <w:sz w:val="26"/>
        </w:rPr>
        <w:t xml:space="preserve"> </w:t>
      </w:r>
      <w:r w:rsidRPr="00B33663">
        <w:rPr>
          <w:b/>
          <w:sz w:val="26"/>
        </w:rPr>
        <w:t>packets</w:t>
      </w:r>
      <w:r w:rsidRPr="00B33663">
        <w:rPr>
          <w:b/>
          <w:spacing w:val="52"/>
          <w:sz w:val="26"/>
        </w:rPr>
        <w:t xml:space="preserve"> </w:t>
      </w:r>
      <w:r w:rsidRPr="00B33663">
        <w:rPr>
          <w:sz w:val="26"/>
        </w:rPr>
        <w:t>called</w:t>
      </w:r>
      <w:r w:rsidRPr="00B33663">
        <w:rPr>
          <w:spacing w:val="51"/>
          <w:sz w:val="26"/>
        </w:rPr>
        <w:t xml:space="preserve"> </w:t>
      </w:r>
      <w:r w:rsidRPr="00B33663">
        <w:rPr>
          <w:b/>
          <w:sz w:val="26"/>
        </w:rPr>
        <w:t>RTS</w:t>
      </w:r>
      <w:r w:rsidRPr="00B33663">
        <w:rPr>
          <w:b/>
          <w:spacing w:val="48"/>
          <w:sz w:val="26"/>
        </w:rPr>
        <w:t xml:space="preserve"> </w:t>
      </w:r>
      <w:r w:rsidRPr="00B33663">
        <w:rPr>
          <w:sz w:val="26"/>
        </w:rPr>
        <w:t>and</w:t>
      </w:r>
      <w:r w:rsidRPr="00B33663">
        <w:rPr>
          <w:spacing w:val="48"/>
          <w:sz w:val="26"/>
        </w:rPr>
        <w:t xml:space="preserve"> </w:t>
      </w:r>
      <w:r w:rsidRPr="00B33663">
        <w:rPr>
          <w:b/>
          <w:sz w:val="26"/>
        </w:rPr>
        <w:t>CTS</w:t>
      </w:r>
      <w:r w:rsidRPr="00B33663">
        <w:rPr>
          <w:b/>
          <w:spacing w:val="48"/>
          <w:sz w:val="26"/>
        </w:rPr>
        <w:t xml:space="preserve"> </w:t>
      </w:r>
      <w:r w:rsidRPr="00B33663">
        <w:rPr>
          <w:sz w:val="26"/>
        </w:rPr>
        <w:t>for</w:t>
      </w:r>
      <w:r w:rsidRPr="00B33663">
        <w:rPr>
          <w:spacing w:val="48"/>
          <w:sz w:val="26"/>
        </w:rPr>
        <w:t xml:space="preserve"> </w:t>
      </w:r>
      <w:r w:rsidRPr="00B33663">
        <w:rPr>
          <w:sz w:val="26"/>
        </w:rPr>
        <w:t>collision</w:t>
      </w:r>
      <w:r w:rsidRPr="00B33663">
        <w:rPr>
          <w:spacing w:val="-62"/>
          <w:sz w:val="26"/>
        </w:rPr>
        <w:t xml:space="preserve"> </w:t>
      </w:r>
      <w:r w:rsidRPr="00B33663">
        <w:rPr>
          <w:sz w:val="26"/>
        </w:rPr>
        <w:t>avoidance.</w:t>
      </w:r>
    </w:p>
    <w:p w14:paraId="7A02453E" w14:textId="77777777" w:rsidR="00CD7E1A" w:rsidRPr="00B33663" w:rsidRDefault="00A42A03" w:rsidP="00E700C1">
      <w:pPr>
        <w:pStyle w:val="ListParagraph"/>
        <w:numPr>
          <w:ilvl w:val="0"/>
          <w:numId w:val="6"/>
        </w:numPr>
        <w:tabs>
          <w:tab w:val="left" w:pos="1201"/>
        </w:tabs>
        <w:ind w:right="641"/>
        <w:rPr>
          <w:sz w:val="26"/>
        </w:rPr>
      </w:pPr>
      <w:r w:rsidRPr="00B33663">
        <w:rPr>
          <w:sz w:val="26"/>
        </w:rPr>
        <w:t>The</w:t>
      </w:r>
      <w:r w:rsidRPr="00B33663">
        <w:rPr>
          <w:spacing w:val="17"/>
          <w:sz w:val="26"/>
        </w:rPr>
        <w:t xml:space="preserve"> </w:t>
      </w:r>
      <w:r w:rsidRPr="00B33663">
        <w:rPr>
          <w:sz w:val="26"/>
        </w:rPr>
        <w:t>RTS</w:t>
      </w:r>
      <w:r w:rsidRPr="00B33663">
        <w:rPr>
          <w:spacing w:val="17"/>
          <w:sz w:val="26"/>
        </w:rPr>
        <w:t xml:space="preserve"> </w:t>
      </w:r>
      <w:r w:rsidRPr="00B33663">
        <w:rPr>
          <w:sz w:val="26"/>
        </w:rPr>
        <w:t>and</w:t>
      </w:r>
      <w:r w:rsidRPr="00B33663">
        <w:rPr>
          <w:spacing w:val="17"/>
          <w:sz w:val="26"/>
        </w:rPr>
        <w:t xml:space="preserve"> </w:t>
      </w:r>
      <w:r w:rsidRPr="00B33663">
        <w:rPr>
          <w:sz w:val="26"/>
        </w:rPr>
        <w:t>CTS</w:t>
      </w:r>
      <w:r w:rsidRPr="00B33663">
        <w:rPr>
          <w:spacing w:val="17"/>
          <w:sz w:val="26"/>
        </w:rPr>
        <w:t xml:space="preserve"> </w:t>
      </w:r>
      <w:r w:rsidRPr="00B33663">
        <w:rPr>
          <w:sz w:val="26"/>
        </w:rPr>
        <w:t>signals</w:t>
      </w:r>
      <w:r w:rsidRPr="00B33663">
        <w:rPr>
          <w:spacing w:val="17"/>
          <w:sz w:val="26"/>
        </w:rPr>
        <w:t xml:space="preserve"> </w:t>
      </w:r>
      <w:r w:rsidRPr="00B33663">
        <w:rPr>
          <w:sz w:val="26"/>
        </w:rPr>
        <w:t>helps</w:t>
      </w:r>
      <w:r w:rsidRPr="00B33663">
        <w:rPr>
          <w:spacing w:val="17"/>
          <w:sz w:val="26"/>
        </w:rPr>
        <w:t xml:space="preserve"> </w:t>
      </w:r>
      <w:r w:rsidRPr="00B33663">
        <w:rPr>
          <w:sz w:val="26"/>
        </w:rPr>
        <w:t>us</w:t>
      </w:r>
      <w:r w:rsidRPr="00B33663">
        <w:rPr>
          <w:spacing w:val="17"/>
          <w:sz w:val="26"/>
        </w:rPr>
        <w:t xml:space="preserve"> </w:t>
      </w:r>
      <w:r w:rsidRPr="00B33663">
        <w:rPr>
          <w:sz w:val="26"/>
        </w:rPr>
        <w:t>to</w:t>
      </w:r>
      <w:r w:rsidRPr="00B33663">
        <w:rPr>
          <w:spacing w:val="17"/>
          <w:sz w:val="26"/>
        </w:rPr>
        <w:t xml:space="preserve"> </w:t>
      </w:r>
      <w:r w:rsidRPr="00B33663">
        <w:rPr>
          <w:sz w:val="26"/>
        </w:rPr>
        <w:t>determine</w:t>
      </w:r>
      <w:r w:rsidRPr="00B33663">
        <w:rPr>
          <w:spacing w:val="17"/>
          <w:sz w:val="26"/>
        </w:rPr>
        <w:t xml:space="preserve"> </w:t>
      </w:r>
      <w:r w:rsidRPr="00B33663">
        <w:rPr>
          <w:sz w:val="26"/>
        </w:rPr>
        <w:t>who</w:t>
      </w:r>
      <w:r w:rsidRPr="00B33663">
        <w:rPr>
          <w:spacing w:val="17"/>
          <w:sz w:val="26"/>
        </w:rPr>
        <w:t xml:space="preserve"> </w:t>
      </w:r>
      <w:r w:rsidRPr="00B33663">
        <w:rPr>
          <w:sz w:val="26"/>
        </w:rPr>
        <w:t>else</w:t>
      </w:r>
      <w:r w:rsidRPr="00B33663">
        <w:rPr>
          <w:spacing w:val="17"/>
          <w:sz w:val="26"/>
        </w:rPr>
        <w:t xml:space="preserve"> </w:t>
      </w:r>
      <w:r w:rsidRPr="00B33663">
        <w:rPr>
          <w:sz w:val="26"/>
        </w:rPr>
        <w:t>is</w:t>
      </w:r>
      <w:r w:rsidRPr="00B33663">
        <w:rPr>
          <w:spacing w:val="19"/>
          <w:sz w:val="26"/>
        </w:rPr>
        <w:t xml:space="preserve"> </w:t>
      </w:r>
      <w:r w:rsidRPr="00B33663">
        <w:rPr>
          <w:sz w:val="26"/>
        </w:rPr>
        <w:t>in</w:t>
      </w:r>
      <w:r w:rsidRPr="00B33663">
        <w:rPr>
          <w:spacing w:val="17"/>
          <w:sz w:val="26"/>
        </w:rPr>
        <w:t xml:space="preserve"> </w:t>
      </w:r>
      <w:r w:rsidRPr="00B33663">
        <w:rPr>
          <w:sz w:val="26"/>
        </w:rPr>
        <w:t>the</w:t>
      </w:r>
      <w:r w:rsidRPr="00B33663">
        <w:rPr>
          <w:spacing w:val="-62"/>
          <w:sz w:val="26"/>
        </w:rPr>
        <w:t xml:space="preserve"> </w:t>
      </w:r>
      <w:r w:rsidRPr="00B33663">
        <w:rPr>
          <w:sz w:val="26"/>
        </w:rPr>
        <w:t>transmission</w:t>
      </w:r>
      <w:r w:rsidRPr="00B33663">
        <w:rPr>
          <w:spacing w:val="-2"/>
          <w:sz w:val="26"/>
        </w:rPr>
        <w:t xml:space="preserve"> </w:t>
      </w:r>
      <w:r w:rsidRPr="00B33663">
        <w:rPr>
          <w:sz w:val="26"/>
        </w:rPr>
        <w:t>range</w:t>
      </w:r>
      <w:r w:rsidRPr="00B33663">
        <w:rPr>
          <w:spacing w:val="2"/>
          <w:sz w:val="26"/>
        </w:rPr>
        <w:t xml:space="preserve"> </w:t>
      </w:r>
      <w:r w:rsidRPr="00B33663">
        <w:rPr>
          <w:sz w:val="26"/>
        </w:rPr>
        <w:t>or</w:t>
      </w:r>
      <w:r w:rsidRPr="00B33663">
        <w:rPr>
          <w:spacing w:val="2"/>
          <w:sz w:val="26"/>
        </w:rPr>
        <w:t xml:space="preserve"> </w:t>
      </w:r>
      <w:r w:rsidRPr="00B33663">
        <w:rPr>
          <w:sz w:val="26"/>
        </w:rPr>
        <w:t>who</w:t>
      </w:r>
      <w:r w:rsidRPr="00B33663">
        <w:rPr>
          <w:spacing w:val="-1"/>
          <w:sz w:val="26"/>
        </w:rPr>
        <w:t xml:space="preserve"> </w:t>
      </w:r>
      <w:r w:rsidRPr="00B33663">
        <w:rPr>
          <w:sz w:val="26"/>
        </w:rPr>
        <w:t>is</w:t>
      </w:r>
      <w:r w:rsidRPr="00B33663">
        <w:rPr>
          <w:spacing w:val="-1"/>
          <w:sz w:val="26"/>
        </w:rPr>
        <w:t xml:space="preserve"> </w:t>
      </w:r>
      <w:r w:rsidRPr="00B33663">
        <w:rPr>
          <w:sz w:val="26"/>
        </w:rPr>
        <w:t>busy.</w:t>
      </w:r>
    </w:p>
    <w:p w14:paraId="06966C39" w14:textId="77777777" w:rsidR="00CD7E1A" w:rsidRPr="00B33663" w:rsidRDefault="00A42A03" w:rsidP="00E700C1">
      <w:pPr>
        <w:pStyle w:val="ListParagraph"/>
        <w:numPr>
          <w:ilvl w:val="0"/>
          <w:numId w:val="6"/>
        </w:numPr>
        <w:tabs>
          <w:tab w:val="left" w:pos="1201"/>
        </w:tabs>
        <w:spacing w:line="247" w:lineRule="auto"/>
        <w:ind w:right="637"/>
        <w:rPr>
          <w:b/>
          <w:sz w:val="26"/>
        </w:rPr>
      </w:pPr>
      <w:r w:rsidRPr="00B33663">
        <w:rPr>
          <w:sz w:val="26"/>
        </w:rPr>
        <w:t>When</w:t>
      </w:r>
      <w:r w:rsidRPr="00B33663">
        <w:rPr>
          <w:spacing w:val="5"/>
          <w:sz w:val="26"/>
        </w:rPr>
        <w:t xml:space="preserve"> </w:t>
      </w:r>
      <w:r w:rsidRPr="00B33663">
        <w:rPr>
          <w:sz w:val="26"/>
        </w:rPr>
        <w:t>a</w:t>
      </w:r>
      <w:r w:rsidRPr="00B33663">
        <w:rPr>
          <w:spacing w:val="9"/>
          <w:sz w:val="26"/>
        </w:rPr>
        <w:t xml:space="preserve"> </w:t>
      </w:r>
      <w:r w:rsidRPr="00B33663">
        <w:rPr>
          <w:sz w:val="26"/>
        </w:rPr>
        <w:t>sender</w:t>
      </w:r>
      <w:r w:rsidRPr="00B33663">
        <w:rPr>
          <w:spacing w:val="6"/>
          <w:sz w:val="26"/>
        </w:rPr>
        <w:t xml:space="preserve"> </w:t>
      </w:r>
      <w:r w:rsidRPr="00B33663">
        <w:rPr>
          <w:sz w:val="26"/>
        </w:rPr>
        <w:t>wants</w:t>
      </w:r>
      <w:r w:rsidRPr="00B33663">
        <w:rPr>
          <w:spacing w:val="6"/>
          <w:sz w:val="26"/>
        </w:rPr>
        <w:t xml:space="preserve"> </w:t>
      </w:r>
      <w:r w:rsidRPr="00B33663">
        <w:rPr>
          <w:sz w:val="26"/>
        </w:rPr>
        <w:t>to</w:t>
      </w:r>
      <w:r w:rsidRPr="00B33663">
        <w:rPr>
          <w:spacing w:val="6"/>
          <w:sz w:val="26"/>
        </w:rPr>
        <w:t xml:space="preserve"> </w:t>
      </w:r>
      <w:r w:rsidRPr="00B33663">
        <w:rPr>
          <w:sz w:val="26"/>
        </w:rPr>
        <w:t>transmit,</w:t>
      </w:r>
      <w:r w:rsidRPr="00B33663">
        <w:rPr>
          <w:spacing w:val="6"/>
          <w:sz w:val="26"/>
        </w:rPr>
        <w:t xml:space="preserve"> </w:t>
      </w:r>
      <w:r w:rsidRPr="00B33663">
        <w:rPr>
          <w:sz w:val="26"/>
        </w:rPr>
        <w:t>it</w:t>
      </w:r>
      <w:r w:rsidRPr="00B33663">
        <w:rPr>
          <w:spacing w:val="6"/>
          <w:sz w:val="26"/>
        </w:rPr>
        <w:t xml:space="preserve"> </w:t>
      </w:r>
      <w:r w:rsidRPr="00B33663">
        <w:rPr>
          <w:sz w:val="26"/>
        </w:rPr>
        <w:t>sends</w:t>
      </w:r>
      <w:r w:rsidRPr="00B33663">
        <w:rPr>
          <w:spacing w:val="6"/>
          <w:sz w:val="26"/>
        </w:rPr>
        <w:t xml:space="preserve"> </w:t>
      </w:r>
      <w:r w:rsidRPr="00B33663">
        <w:rPr>
          <w:sz w:val="26"/>
        </w:rPr>
        <w:t>a</w:t>
      </w:r>
      <w:r w:rsidRPr="00B33663">
        <w:rPr>
          <w:spacing w:val="9"/>
          <w:sz w:val="26"/>
        </w:rPr>
        <w:t xml:space="preserve"> </w:t>
      </w:r>
      <w:r w:rsidRPr="00B33663">
        <w:rPr>
          <w:sz w:val="26"/>
        </w:rPr>
        <w:t>signal</w:t>
      </w:r>
      <w:r w:rsidRPr="00B33663">
        <w:rPr>
          <w:spacing w:val="6"/>
          <w:sz w:val="26"/>
        </w:rPr>
        <w:t xml:space="preserve"> </w:t>
      </w:r>
      <w:r w:rsidRPr="00B33663">
        <w:rPr>
          <w:sz w:val="26"/>
        </w:rPr>
        <w:t>called</w:t>
      </w:r>
      <w:r w:rsidRPr="00B33663">
        <w:rPr>
          <w:spacing w:val="12"/>
          <w:sz w:val="26"/>
        </w:rPr>
        <w:t xml:space="preserve"> </w:t>
      </w:r>
      <w:r w:rsidRPr="00B33663">
        <w:rPr>
          <w:b/>
          <w:sz w:val="26"/>
        </w:rPr>
        <w:t>Request-To-Send</w:t>
      </w:r>
      <w:r w:rsidRPr="00B33663">
        <w:rPr>
          <w:b/>
          <w:spacing w:val="-62"/>
          <w:sz w:val="26"/>
        </w:rPr>
        <w:t xml:space="preserve"> </w:t>
      </w:r>
      <w:r w:rsidRPr="00B33663">
        <w:rPr>
          <w:b/>
          <w:sz w:val="26"/>
        </w:rPr>
        <w:t>(RTS).</w:t>
      </w:r>
    </w:p>
    <w:p w14:paraId="36CF014E" w14:textId="77777777" w:rsidR="00CD7E1A" w:rsidRPr="00B33663" w:rsidRDefault="00A42A03" w:rsidP="00E700C1">
      <w:pPr>
        <w:pStyle w:val="ListParagraph"/>
        <w:numPr>
          <w:ilvl w:val="0"/>
          <w:numId w:val="6"/>
        </w:numPr>
        <w:tabs>
          <w:tab w:val="left" w:pos="1201"/>
        </w:tabs>
        <w:spacing w:line="283" w:lineRule="exact"/>
        <w:ind w:hanging="361"/>
        <w:rPr>
          <w:sz w:val="26"/>
        </w:rPr>
      </w:pPr>
      <w:r w:rsidRPr="00B33663">
        <w:rPr>
          <w:sz w:val="26"/>
        </w:rPr>
        <w:t>If</w:t>
      </w:r>
      <w:r w:rsidRPr="00B33663">
        <w:rPr>
          <w:spacing w:val="1"/>
          <w:sz w:val="26"/>
        </w:rPr>
        <w:t xml:space="preserve"> </w:t>
      </w:r>
      <w:r w:rsidRPr="00B33663">
        <w:rPr>
          <w:sz w:val="26"/>
        </w:rPr>
        <w:t>the</w:t>
      </w:r>
      <w:r w:rsidRPr="00B33663">
        <w:rPr>
          <w:spacing w:val="-2"/>
          <w:sz w:val="26"/>
        </w:rPr>
        <w:t xml:space="preserve"> </w:t>
      </w:r>
      <w:r w:rsidRPr="00B33663">
        <w:rPr>
          <w:sz w:val="26"/>
        </w:rPr>
        <w:t>receiver</w:t>
      </w:r>
      <w:r w:rsidRPr="00B33663">
        <w:rPr>
          <w:spacing w:val="-1"/>
          <w:sz w:val="26"/>
        </w:rPr>
        <w:t xml:space="preserve"> </w:t>
      </w:r>
      <w:r w:rsidRPr="00B33663">
        <w:rPr>
          <w:sz w:val="26"/>
        </w:rPr>
        <w:t>allows</w:t>
      </w:r>
      <w:r w:rsidRPr="00B33663">
        <w:rPr>
          <w:spacing w:val="-2"/>
          <w:sz w:val="26"/>
        </w:rPr>
        <w:t xml:space="preserve"> </w:t>
      </w:r>
      <w:r w:rsidRPr="00B33663">
        <w:rPr>
          <w:sz w:val="26"/>
        </w:rPr>
        <w:t>the</w:t>
      </w:r>
      <w:r w:rsidRPr="00B33663">
        <w:rPr>
          <w:spacing w:val="-2"/>
          <w:sz w:val="26"/>
        </w:rPr>
        <w:t xml:space="preserve"> </w:t>
      </w:r>
      <w:r w:rsidRPr="00B33663">
        <w:rPr>
          <w:sz w:val="26"/>
        </w:rPr>
        <w:t>transmission,</w:t>
      </w:r>
      <w:r w:rsidRPr="00B33663">
        <w:rPr>
          <w:spacing w:val="1"/>
          <w:sz w:val="26"/>
        </w:rPr>
        <w:t xml:space="preserve"> </w:t>
      </w:r>
      <w:r w:rsidRPr="00B33663">
        <w:rPr>
          <w:sz w:val="26"/>
        </w:rPr>
        <w:t>it</w:t>
      </w:r>
      <w:r w:rsidRPr="00B33663">
        <w:rPr>
          <w:spacing w:val="-2"/>
          <w:sz w:val="26"/>
        </w:rPr>
        <w:t xml:space="preserve"> </w:t>
      </w:r>
      <w:r w:rsidRPr="00B33663">
        <w:rPr>
          <w:sz w:val="26"/>
        </w:rPr>
        <w:t>replies</w:t>
      </w:r>
      <w:r w:rsidRPr="00B33663">
        <w:rPr>
          <w:spacing w:val="-2"/>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sender</w:t>
      </w:r>
      <w:r w:rsidRPr="00B33663">
        <w:rPr>
          <w:spacing w:val="1"/>
          <w:sz w:val="26"/>
        </w:rPr>
        <w:t xml:space="preserve"> </w:t>
      </w:r>
      <w:r w:rsidRPr="00B33663">
        <w:rPr>
          <w:sz w:val="26"/>
        </w:rPr>
        <w:t>a</w:t>
      </w:r>
      <w:r w:rsidRPr="00B33663">
        <w:rPr>
          <w:spacing w:val="-1"/>
          <w:sz w:val="26"/>
        </w:rPr>
        <w:t xml:space="preserve"> </w:t>
      </w:r>
      <w:r w:rsidRPr="00B33663">
        <w:rPr>
          <w:sz w:val="26"/>
        </w:rPr>
        <w:t>signal</w:t>
      </w:r>
      <w:r w:rsidRPr="00B33663">
        <w:rPr>
          <w:spacing w:val="-2"/>
          <w:sz w:val="26"/>
        </w:rPr>
        <w:t xml:space="preserve"> </w:t>
      </w:r>
      <w:r w:rsidRPr="00B33663">
        <w:rPr>
          <w:sz w:val="26"/>
        </w:rPr>
        <w:t>called</w:t>
      </w:r>
    </w:p>
    <w:p w14:paraId="0DEB0682" w14:textId="77777777" w:rsidR="00CD7E1A" w:rsidRPr="00B33663" w:rsidRDefault="00A42A03">
      <w:pPr>
        <w:pStyle w:val="Heading4"/>
        <w:spacing w:before="2" w:line="296" w:lineRule="exact"/>
        <w:ind w:left="1200"/>
      </w:pPr>
      <w:r w:rsidRPr="00B33663">
        <w:t>Clear-To-Send</w:t>
      </w:r>
      <w:r w:rsidRPr="00B33663">
        <w:rPr>
          <w:spacing w:val="-3"/>
        </w:rPr>
        <w:t xml:space="preserve"> </w:t>
      </w:r>
      <w:r w:rsidRPr="00B33663">
        <w:t>(CTS).</w:t>
      </w:r>
    </w:p>
    <w:p w14:paraId="3CDFD12A" w14:textId="77777777" w:rsidR="00CD7E1A" w:rsidRPr="00B33663" w:rsidRDefault="00A42A03" w:rsidP="00E700C1">
      <w:pPr>
        <w:pStyle w:val="ListParagraph"/>
        <w:numPr>
          <w:ilvl w:val="0"/>
          <w:numId w:val="6"/>
        </w:numPr>
        <w:tabs>
          <w:tab w:val="left" w:pos="1201"/>
        </w:tabs>
        <w:ind w:right="644"/>
        <w:rPr>
          <w:sz w:val="26"/>
        </w:rPr>
      </w:pPr>
      <w:r w:rsidRPr="00B33663">
        <w:rPr>
          <w:sz w:val="26"/>
        </w:rPr>
        <w:t>Any</w:t>
      </w:r>
      <w:r w:rsidRPr="00B33663">
        <w:rPr>
          <w:spacing w:val="-2"/>
          <w:sz w:val="26"/>
        </w:rPr>
        <w:t xml:space="preserve"> </w:t>
      </w:r>
      <w:r w:rsidRPr="00B33663">
        <w:rPr>
          <w:sz w:val="26"/>
        </w:rPr>
        <w:t>node</w:t>
      </w:r>
      <w:r w:rsidRPr="00B33663">
        <w:rPr>
          <w:spacing w:val="6"/>
          <w:sz w:val="26"/>
        </w:rPr>
        <w:t xml:space="preserve"> </w:t>
      </w:r>
      <w:r w:rsidRPr="00B33663">
        <w:rPr>
          <w:sz w:val="26"/>
        </w:rPr>
        <w:t>that</w:t>
      </w:r>
      <w:r w:rsidRPr="00B33663">
        <w:rPr>
          <w:spacing w:val="3"/>
          <w:sz w:val="26"/>
        </w:rPr>
        <w:t xml:space="preserve"> </w:t>
      </w:r>
      <w:r w:rsidRPr="00B33663">
        <w:rPr>
          <w:sz w:val="26"/>
        </w:rPr>
        <w:t>sees</w:t>
      </w:r>
      <w:r w:rsidRPr="00B33663">
        <w:rPr>
          <w:spacing w:val="4"/>
          <w:sz w:val="26"/>
        </w:rPr>
        <w:t xml:space="preserve"> </w:t>
      </w:r>
      <w:r w:rsidRPr="00B33663">
        <w:rPr>
          <w:sz w:val="26"/>
        </w:rPr>
        <w:t>the</w:t>
      </w:r>
      <w:r w:rsidRPr="00B33663">
        <w:rPr>
          <w:spacing w:val="8"/>
          <w:sz w:val="26"/>
        </w:rPr>
        <w:t xml:space="preserve"> </w:t>
      </w:r>
      <w:r w:rsidRPr="00B33663">
        <w:rPr>
          <w:sz w:val="26"/>
        </w:rPr>
        <w:t>CTS</w:t>
      </w:r>
      <w:r w:rsidRPr="00B33663">
        <w:rPr>
          <w:spacing w:val="3"/>
          <w:sz w:val="26"/>
        </w:rPr>
        <w:t xml:space="preserve"> </w:t>
      </w:r>
      <w:r w:rsidRPr="00B33663">
        <w:rPr>
          <w:sz w:val="26"/>
        </w:rPr>
        <w:t>frame</w:t>
      </w:r>
      <w:r w:rsidRPr="00B33663">
        <w:rPr>
          <w:spacing w:val="4"/>
          <w:sz w:val="26"/>
        </w:rPr>
        <w:t xml:space="preserve"> </w:t>
      </w:r>
      <w:r w:rsidRPr="00B33663">
        <w:rPr>
          <w:sz w:val="26"/>
        </w:rPr>
        <w:t>knows</w:t>
      </w:r>
      <w:r w:rsidRPr="00B33663">
        <w:rPr>
          <w:spacing w:val="4"/>
          <w:sz w:val="26"/>
        </w:rPr>
        <w:t xml:space="preserve"> </w:t>
      </w:r>
      <w:r w:rsidRPr="00B33663">
        <w:rPr>
          <w:sz w:val="26"/>
        </w:rPr>
        <w:t>that</w:t>
      </w:r>
      <w:r w:rsidRPr="00B33663">
        <w:rPr>
          <w:spacing w:val="7"/>
          <w:sz w:val="26"/>
        </w:rPr>
        <w:t xml:space="preserve"> </w:t>
      </w:r>
      <w:r w:rsidRPr="00B33663">
        <w:rPr>
          <w:sz w:val="26"/>
        </w:rPr>
        <w:t>it</w:t>
      </w:r>
      <w:r w:rsidRPr="00B33663">
        <w:rPr>
          <w:spacing w:val="4"/>
          <w:sz w:val="26"/>
        </w:rPr>
        <w:t xml:space="preserve"> </w:t>
      </w:r>
      <w:r w:rsidRPr="00B33663">
        <w:rPr>
          <w:sz w:val="26"/>
        </w:rPr>
        <w:t>is</w:t>
      </w:r>
      <w:r w:rsidRPr="00B33663">
        <w:rPr>
          <w:spacing w:val="3"/>
          <w:sz w:val="26"/>
        </w:rPr>
        <w:t xml:space="preserve"> </w:t>
      </w:r>
      <w:r w:rsidRPr="00B33663">
        <w:rPr>
          <w:sz w:val="26"/>
        </w:rPr>
        <w:t>close</w:t>
      </w:r>
      <w:r w:rsidRPr="00B33663">
        <w:rPr>
          <w:spacing w:val="4"/>
          <w:sz w:val="26"/>
        </w:rPr>
        <w:t xml:space="preserve"> </w:t>
      </w:r>
      <w:r w:rsidRPr="00B33663">
        <w:rPr>
          <w:sz w:val="26"/>
        </w:rPr>
        <w:t>to</w:t>
      </w:r>
      <w:r w:rsidRPr="00B33663">
        <w:rPr>
          <w:spacing w:val="4"/>
          <w:sz w:val="26"/>
        </w:rPr>
        <w:t xml:space="preserve"> </w:t>
      </w:r>
      <w:r w:rsidRPr="00B33663">
        <w:rPr>
          <w:sz w:val="26"/>
        </w:rPr>
        <w:t>the</w:t>
      </w:r>
      <w:r w:rsidRPr="00B33663">
        <w:rPr>
          <w:spacing w:val="3"/>
          <w:sz w:val="26"/>
        </w:rPr>
        <w:t xml:space="preserve"> </w:t>
      </w:r>
      <w:r w:rsidRPr="00B33663">
        <w:rPr>
          <w:sz w:val="26"/>
        </w:rPr>
        <w:t>receiver,</w:t>
      </w:r>
      <w:r w:rsidRPr="00B33663">
        <w:rPr>
          <w:spacing w:val="4"/>
          <w:sz w:val="26"/>
        </w:rPr>
        <w:t xml:space="preserve"> </w:t>
      </w:r>
      <w:r w:rsidRPr="00B33663">
        <w:rPr>
          <w:sz w:val="26"/>
        </w:rPr>
        <w:t>and</w:t>
      </w:r>
      <w:r w:rsidRPr="00B33663">
        <w:rPr>
          <w:spacing w:val="-62"/>
          <w:sz w:val="26"/>
        </w:rPr>
        <w:t xml:space="preserve"> </w:t>
      </w:r>
      <w:r w:rsidRPr="00B33663">
        <w:rPr>
          <w:sz w:val="26"/>
        </w:rPr>
        <w:t>therefore</w:t>
      </w:r>
      <w:r w:rsidRPr="00B33663">
        <w:rPr>
          <w:spacing w:val="-2"/>
          <w:sz w:val="26"/>
        </w:rPr>
        <w:t xml:space="preserve"> </w:t>
      </w:r>
      <w:r w:rsidRPr="00B33663">
        <w:rPr>
          <w:sz w:val="26"/>
        </w:rPr>
        <w:t>cannot</w:t>
      </w:r>
      <w:r w:rsidRPr="00B33663">
        <w:rPr>
          <w:spacing w:val="-1"/>
          <w:sz w:val="26"/>
        </w:rPr>
        <w:t xml:space="preserve"> </w:t>
      </w:r>
      <w:r w:rsidRPr="00B33663">
        <w:rPr>
          <w:sz w:val="26"/>
        </w:rPr>
        <w:t>transmit</w:t>
      </w:r>
      <w:r w:rsidRPr="00B33663">
        <w:rPr>
          <w:spacing w:val="1"/>
          <w:sz w:val="26"/>
        </w:rPr>
        <w:t xml:space="preserve"> </w:t>
      </w:r>
      <w:r w:rsidRPr="00B33663">
        <w:rPr>
          <w:sz w:val="26"/>
        </w:rPr>
        <w:t>for</w:t>
      </w:r>
      <w:r w:rsidRPr="00B33663">
        <w:rPr>
          <w:spacing w:val="-1"/>
          <w:sz w:val="26"/>
        </w:rPr>
        <w:t xml:space="preserve"> </w:t>
      </w:r>
      <w:r w:rsidRPr="00B33663">
        <w:rPr>
          <w:sz w:val="26"/>
        </w:rPr>
        <w:t>the</w:t>
      </w:r>
      <w:r w:rsidRPr="00B33663">
        <w:rPr>
          <w:spacing w:val="-2"/>
          <w:sz w:val="26"/>
        </w:rPr>
        <w:t xml:space="preserve"> </w:t>
      </w:r>
      <w:r w:rsidRPr="00B33663">
        <w:rPr>
          <w:sz w:val="26"/>
        </w:rPr>
        <w:t>period</w:t>
      </w:r>
      <w:r w:rsidRPr="00B33663">
        <w:rPr>
          <w:spacing w:val="-1"/>
          <w:sz w:val="26"/>
        </w:rPr>
        <w:t xml:space="preserve"> </w:t>
      </w:r>
      <w:r w:rsidRPr="00B33663">
        <w:rPr>
          <w:sz w:val="26"/>
        </w:rPr>
        <w:t>of</w:t>
      </w:r>
      <w:r w:rsidRPr="00B33663">
        <w:rPr>
          <w:spacing w:val="2"/>
          <w:sz w:val="26"/>
        </w:rPr>
        <w:t xml:space="preserve"> </w:t>
      </w:r>
      <w:r w:rsidRPr="00B33663">
        <w:rPr>
          <w:sz w:val="26"/>
        </w:rPr>
        <w:t>time.</w:t>
      </w:r>
    </w:p>
    <w:p w14:paraId="724BE4D4" w14:textId="77777777" w:rsidR="00CD7E1A" w:rsidRPr="00B33663" w:rsidRDefault="00A42A03" w:rsidP="00E700C1">
      <w:pPr>
        <w:pStyle w:val="ListParagraph"/>
        <w:numPr>
          <w:ilvl w:val="0"/>
          <w:numId w:val="6"/>
        </w:numPr>
        <w:tabs>
          <w:tab w:val="left" w:pos="1201"/>
        </w:tabs>
        <w:ind w:left="1150" w:right="1397" w:hanging="310"/>
        <w:rPr>
          <w:sz w:val="26"/>
        </w:rPr>
      </w:pPr>
      <w:r w:rsidRPr="00B33663">
        <w:tab/>
      </w:r>
      <w:r w:rsidRPr="00B33663">
        <w:rPr>
          <w:sz w:val="26"/>
        </w:rPr>
        <w:t>Any</w:t>
      </w:r>
      <w:r w:rsidRPr="00B33663">
        <w:rPr>
          <w:spacing w:val="-7"/>
          <w:sz w:val="26"/>
        </w:rPr>
        <w:t xml:space="preserve"> </w:t>
      </w:r>
      <w:r w:rsidRPr="00B33663">
        <w:rPr>
          <w:sz w:val="26"/>
        </w:rPr>
        <w:t>node</w:t>
      </w:r>
      <w:r w:rsidRPr="00B33663">
        <w:rPr>
          <w:spacing w:val="-2"/>
          <w:sz w:val="26"/>
        </w:rPr>
        <w:t xml:space="preserve"> </w:t>
      </w:r>
      <w:r w:rsidRPr="00B33663">
        <w:rPr>
          <w:sz w:val="26"/>
        </w:rPr>
        <w:t>that</w:t>
      </w:r>
      <w:r w:rsidRPr="00B33663">
        <w:rPr>
          <w:spacing w:val="-2"/>
          <w:sz w:val="26"/>
        </w:rPr>
        <w:t xml:space="preserve"> </w:t>
      </w:r>
      <w:r w:rsidRPr="00B33663">
        <w:rPr>
          <w:sz w:val="26"/>
        </w:rPr>
        <w:t>sees</w:t>
      </w:r>
      <w:r w:rsidRPr="00B33663">
        <w:rPr>
          <w:spacing w:val="1"/>
          <w:sz w:val="26"/>
        </w:rPr>
        <w:t xml:space="preserve"> </w:t>
      </w:r>
      <w:r w:rsidRPr="00B33663">
        <w:rPr>
          <w:sz w:val="26"/>
        </w:rPr>
        <w:t>the RTS</w:t>
      </w:r>
      <w:r w:rsidRPr="00B33663">
        <w:rPr>
          <w:spacing w:val="-2"/>
          <w:sz w:val="26"/>
        </w:rPr>
        <w:t xml:space="preserve"> </w:t>
      </w:r>
      <w:r w:rsidRPr="00B33663">
        <w:rPr>
          <w:sz w:val="26"/>
        </w:rPr>
        <w:t>frame</w:t>
      </w:r>
      <w:r w:rsidRPr="00B33663">
        <w:rPr>
          <w:spacing w:val="1"/>
          <w:sz w:val="26"/>
        </w:rPr>
        <w:t xml:space="preserve"> </w:t>
      </w:r>
      <w:r w:rsidRPr="00B33663">
        <w:rPr>
          <w:sz w:val="26"/>
        </w:rPr>
        <w:t>but</w:t>
      </w:r>
      <w:r w:rsidRPr="00B33663">
        <w:rPr>
          <w:spacing w:val="-2"/>
          <w:sz w:val="26"/>
        </w:rPr>
        <w:t xml:space="preserve"> </w:t>
      </w:r>
      <w:r w:rsidRPr="00B33663">
        <w:rPr>
          <w:sz w:val="26"/>
        </w:rPr>
        <w:t>not the CTS</w:t>
      </w:r>
      <w:r w:rsidRPr="00B33663">
        <w:rPr>
          <w:spacing w:val="-2"/>
          <w:sz w:val="26"/>
        </w:rPr>
        <w:t xml:space="preserve"> </w:t>
      </w:r>
      <w:r w:rsidRPr="00B33663">
        <w:rPr>
          <w:sz w:val="26"/>
        </w:rPr>
        <w:t>frame</w:t>
      </w:r>
      <w:r w:rsidRPr="00B33663">
        <w:rPr>
          <w:spacing w:val="1"/>
          <w:sz w:val="26"/>
        </w:rPr>
        <w:t xml:space="preserve"> </w:t>
      </w:r>
      <w:r w:rsidRPr="00B33663">
        <w:rPr>
          <w:sz w:val="26"/>
        </w:rPr>
        <w:t>is</w:t>
      </w:r>
      <w:r w:rsidRPr="00B33663">
        <w:rPr>
          <w:spacing w:val="-2"/>
          <w:sz w:val="26"/>
        </w:rPr>
        <w:t xml:space="preserve"> </w:t>
      </w:r>
      <w:r w:rsidRPr="00B33663">
        <w:rPr>
          <w:sz w:val="26"/>
        </w:rPr>
        <w:t>not</w:t>
      </w:r>
      <w:r w:rsidRPr="00B33663">
        <w:rPr>
          <w:spacing w:val="-2"/>
          <w:sz w:val="26"/>
        </w:rPr>
        <w:t xml:space="preserve"> </w:t>
      </w:r>
      <w:r w:rsidRPr="00B33663">
        <w:rPr>
          <w:sz w:val="26"/>
        </w:rPr>
        <w:t>close</w:t>
      </w:r>
      <w:r w:rsidRPr="00B33663">
        <w:rPr>
          <w:spacing w:val="-62"/>
          <w:sz w:val="26"/>
        </w:rPr>
        <w:t xml:space="preserve"> </w:t>
      </w:r>
      <w:r w:rsidRPr="00B33663">
        <w:rPr>
          <w:sz w:val="26"/>
        </w:rPr>
        <w:t>enough</w:t>
      </w:r>
      <w:r w:rsidRPr="00B33663">
        <w:rPr>
          <w:spacing w:val="-2"/>
          <w:sz w:val="26"/>
        </w:rPr>
        <w:t xml:space="preserve"> </w:t>
      </w:r>
      <w:r w:rsidRPr="00B33663">
        <w:rPr>
          <w:sz w:val="26"/>
        </w:rPr>
        <w:t>to</w:t>
      </w:r>
      <w:r w:rsidRPr="00B33663">
        <w:rPr>
          <w:spacing w:val="1"/>
          <w:sz w:val="26"/>
        </w:rPr>
        <w:t xml:space="preserve"> </w:t>
      </w:r>
      <w:r w:rsidRPr="00B33663">
        <w:rPr>
          <w:sz w:val="26"/>
        </w:rPr>
        <w:t>the</w:t>
      </w:r>
      <w:r w:rsidRPr="00B33663">
        <w:rPr>
          <w:spacing w:val="-1"/>
          <w:sz w:val="26"/>
        </w:rPr>
        <w:t xml:space="preserve"> </w:t>
      </w:r>
      <w:r w:rsidRPr="00B33663">
        <w:rPr>
          <w:sz w:val="26"/>
        </w:rPr>
        <w:t>receiver</w:t>
      </w:r>
      <w:r w:rsidRPr="00B33663">
        <w:rPr>
          <w:spacing w:val="1"/>
          <w:sz w:val="26"/>
        </w:rPr>
        <w:t xml:space="preserve"> </w:t>
      </w:r>
      <w:r w:rsidRPr="00B33663">
        <w:rPr>
          <w:sz w:val="26"/>
        </w:rPr>
        <w:t>to</w:t>
      </w:r>
      <w:r w:rsidRPr="00B33663">
        <w:rPr>
          <w:spacing w:val="-1"/>
          <w:sz w:val="26"/>
        </w:rPr>
        <w:t xml:space="preserve"> </w:t>
      </w:r>
      <w:r w:rsidRPr="00B33663">
        <w:rPr>
          <w:sz w:val="26"/>
        </w:rPr>
        <w:t>interfere</w:t>
      </w:r>
      <w:r w:rsidRPr="00B33663">
        <w:rPr>
          <w:spacing w:val="-1"/>
          <w:sz w:val="26"/>
        </w:rPr>
        <w:t xml:space="preserve"> </w:t>
      </w:r>
      <w:r w:rsidRPr="00B33663">
        <w:rPr>
          <w:sz w:val="26"/>
        </w:rPr>
        <w:t>with</w:t>
      </w:r>
      <w:r w:rsidRPr="00B33663">
        <w:rPr>
          <w:spacing w:val="-1"/>
          <w:sz w:val="26"/>
        </w:rPr>
        <w:t xml:space="preserve"> </w:t>
      </w:r>
      <w:r w:rsidRPr="00B33663">
        <w:rPr>
          <w:sz w:val="26"/>
        </w:rPr>
        <w:t>it, and so</w:t>
      </w:r>
      <w:r w:rsidRPr="00B33663">
        <w:rPr>
          <w:spacing w:val="-1"/>
          <w:sz w:val="26"/>
        </w:rPr>
        <w:t xml:space="preserve"> </w:t>
      </w:r>
      <w:r w:rsidRPr="00B33663">
        <w:rPr>
          <w:sz w:val="26"/>
        </w:rPr>
        <w:t>is</w:t>
      </w:r>
      <w:r w:rsidRPr="00B33663">
        <w:rPr>
          <w:spacing w:val="-2"/>
          <w:sz w:val="26"/>
        </w:rPr>
        <w:t xml:space="preserve"> </w:t>
      </w:r>
      <w:r w:rsidRPr="00B33663">
        <w:rPr>
          <w:sz w:val="26"/>
        </w:rPr>
        <w:t>free</w:t>
      </w:r>
      <w:r w:rsidRPr="00B33663">
        <w:rPr>
          <w:spacing w:val="-1"/>
          <w:sz w:val="26"/>
        </w:rPr>
        <w:t xml:space="preserve"> </w:t>
      </w:r>
      <w:r w:rsidRPr="00B33663">
        <w:rPr>
          <w:sz w:val="26"/>
        </w:rPr>
        <w:t>to</w:t>
      </w:r>
      <w:r w:rsidRPr="00B33663">
        <w:rPr>
          <w:spacing w:val="-1"/>
          <w:sz w:val="26"/>
        </w:rPr>
        <w:t xml:space="preserve"> </w:t>
      </w:r>
      <w:r w:rsidRPr="00B33663">
        <w:rPr>
          <w:sz w:val="26"/>
        </w:rPr>
        <w:t>transmit.</w:t>
      </w:r>
    </w:p>
    <w:p w14:paraId="0CDD9CA0" w14:textId="77777777" w:rsidR="00CD7E1A" w:rsidRPr="00B33663" w:rsidRDefault="00A42A03" w:rsidP="00E700C1">
      <w:pPr>
        <w:pStyle w:val="ListParagraph"/>
        <w:numPr>
          <w:ilvl w:val="0"/>
          <w:numId w:val="6"/>
        </w:numPr>
        <w:tabs>
          <w:tab w:val="left" w:pos="1201"/>
        </w:tabs>
        <w:spacing w:line="299" w:lineRule="exact"/>
        <w:ind w:hanging="361"/>
        <w:rPr>
          <w:sz w:val="26"/>
        </w:rPr>
      </w:pPr>
      <w:r w:rsidRPr="00B33663">
        <w:rPr>
          <w:sz w:val="26"/>
        </w:rPr>
        <w:t>The</w:t>
      </w:r>
      <w:r w:rsidRPr="00B33663">
        <w:rPr>
          <w:spacing w:val="-2"/>
          <w:sz w:val="26"/>
        </w:rPr>
        <w:t xml:space="preserve"> </w:t>
      </w:r>
      <w:r w:rsidRPr="00B33663">
        <w:rPr>
          <w:sz w:val="26"/>
        </w:rPr>
        <w:t>Signaling</w:t>
      </w:r>
      <w:r w:rsidRPr="00B33663">
        <w:rPr>
          <w:spacing w:val="-2"/>
          <w:sz w:val="26"/>
        </w:rPr>
        <w:t xml:space="preserve"> </w:t>
      </w:r>
      <w:r w:rsidRPr="00B33663">
        <w:rPr>
          <w:sz w:val="26"/>
        </w:rPr>
        <w:t>packets RTS</w:t>
      </w:r>
      <w:r w:rsidRPr="00B33663">
        <w:rPr>
          <w:spacing w:val="-2"/>
          <w:sz w:val="26"/>
        </w:rPr>
        <w:t xml:space="preserve"> </w:t>
      </w:r>
      <w:r w:rsidRPr="00B33663">
        <w:rPr>
          <w:sz w:val="26"/>
        </w:rPr>
        <w:t>and CTS</w:t>
      </w:r>
      <w:r w:rsidRPr="00B33663">
        <w:rPr>
          <w:spacing w:val="-2"/>
          <w:sz w:val="26"/>
        </w:rPr>
        <w:t xml:space="preserve"> </w:t>
      </w:r>
      <w:r w:rsidRPr="00B33663">
        <w:rPr>
          <w:sz w:val="26"/>
        </w:rPr>
        <w:t>contains</w:t>
      </w:r>
      <w:r w:rsidRPr="00B33663">
        <w:rPr>
          <w:spacing w:val="1"/>
          <w:sz w:val="26"/>
        </w:rPr>
        <w:t xml:space="preserve"> </w:t>
      </w:r>
      <w:r w:rsidRPr="00B33663">
        <w:rPr>
          <w:sz w:val="26"/>
        </w:rPr>
        <w:t>information</w:t>
      </w:r>
      <w:r w:rsidRPr="00B33663">
        <w:rPr>
          <w:spacing w:val="-2"/>
          <w:sz w:val="26"/>
        </w:rPr>
        <w:t xml:space="preserve"> </w:t>
      </w:r>
      <w:r w:rsidRPr="00B33663">
        <w:rPr>
          <w:sz w:val="26"/>
        </w:rPr>
        <w:t>such</w:t>
      </w:r>
      <w:r w:rsidRPr="00B33663">
        <w:rPr>
          <w:spacing w:val="-2"/>
          <w:sz w:val="26"/>
        </w:rPr>
        <w:t xml:space="preserve"> </w:t>
      </w:r>
      <w:r w:rsidRPr="00B33663">
        <w:rPr>
          <w:sz w:val="26"/>
        </w:rPr>
        <w:t>as</w:t>
      </w:r>
    </w:p>
    <w:p w14:paraId="4D5AAA84" w14:textId="77777777" w:rsidR="00CD7E1A" w:rsidRPr="00B33663" w:rsidRDefault="00A42A03" w:rsidP="00E700C1">
      <w:pPr>
        <w:pStyle w:val="ListParagraph"/>
        <w:numPr>
          <w:ilvl w:val="1"/>
          <w:numId w:val="6"/>
        </w:numPr>
        <w:tabs>
          <w:tab w:val="left" w:pos="1921"/>
        </w:tabs>
        <w:spacing w:line="298" w:lineRule="exact"/>
        <w:rPr>
          <w:sz w:val="26"/>
        </w:rPr>
      </w:pPr>
      <w:r w:rsidRPr="00B33663">
        <w:rPr>
          <w:sz w:val="26"/>
          <w:szCs w:val="26"/>
        </w:rPr>
        <w:t>sender</w:t>
      </w:r>
      <w:r w:rsidRPr="00B33663">
        <w:rPr>
          <w:spacing w:val="-6"/>
          <w:sz w:val="26"/>
          <w:szCs w:val="26"/>
        </w:rPr>
        <w:t xml:space="preserve"> </w:t>
      </w:r>
      <w:r w:rsidRPr="00B33663">
        <w:rPr>
          <w:sz w:val="26"/>
          <w:szCs w:val="26"/>
        </w:rPr>
        <w:t>address</w:t>
      </w:r>
    </w:p>
    <w:p w14:paraId="0C8E5EBC" w14:textId="77777777" w:rsidR="00CD7E1A" w:rsidRPr="00B33663" w:rsidRDefault="00A42A03" w:rsidP="00E700C1">
      <w:pPr>
        <w:pStyle w:val="ListParagraph"/>
        <w:numPr>
          <w:ilvl w:val="1"/>
          <w:numId w:val="6"/>
        </w:numPr>
        <w:tabs>
          <w:tab w:val="left" w:pos="1921"/>
        </w:tabs>
        <w:spacing w:line="298" w:lineRule="exact"/>
        <w:rPr>
          <w:sz w:val="26"/>
        </w:rPr>
      </w:pPr>
      <w:r w:rsidRPr="00B33663">
        <w:rPr>
          <w:sz w:val="26"/>
          <w:szCs w:val="26"/>
        </w:rPr>
        <w:t>receiver</w:t>
      </w:r>
      <w:r w:rsidRPr="00B33663">
        <w:rPr>
          <w:spacing w:val="-3"/>
          <w:sz w:val="26"/>
          <w:szCs w:val="26"/>
        </w:rPr>
        <w:t xml:space="preserve"> </w:t>
      </w:r>
      <w:r w:rsidRPr="00B33663">
        <w:rPr>
          <w:sz w:val="26"/>
          <w:szCs w:val="26"/>
        </w:rPr>
        <w:t>address</w:t>
      </w:r>
    </w:p>
    <w:p w14:paraId="3094C6D4" w14:textId="77777777" w:rsidR="00CD7E1A" w:rsidRPr="00B33663" w:rsidRDefault="00A42A03" w:rsidP="00E700C1">
      <w:pPr>
        <w:pStyle w:val="ListParagraph"/>
        <w:numPr>
          <w:ilvl w:val="1"/>
          <w:numId w:val="6"/>
        </w:numPr>
        <w:tabs>
          <w:tab w:val="left" w:pos="1921"/>
        </w:tabs>
        <w:rPr>
          <w:sz w:val="26"/>
        </w:rPr>
      </w:pPr>
      <w:r w:rsidRPr="00B33663">
        <w:rPr>
          <w:noProof/>
          <w:lang w:val="en-IN" w:eastAsia="en-IN"/>
        </w:rPr>
        <w:drawing>
          <wp:anchor distT="0" distB="0" distL="0" distR="0" simplePos="0" relativeHeight="251706880" behindDoc="0" locked="0" layoutInCell="1" allowOverlap="1" wp14:anchorId="19A0FBEE" wp14:editId="07777777">
            <wp:simplePos x="0" y="0"/>
            <wp:positionH relativeFrom="page">
              <wp:posOffset>2969884</wp:posOffset>
            </wp:positionH>
            <wp:positionV relativeFrom="paragraph">
              <wp:posOffset>260781</wp:posOffset>
            </wp:positionV>
            <wp:extent cx="1898746" cy="2028825"/>
            <wp:effectExtent l="0" t="0" r="0" b="0"/>
            <wp:wrapTopAndBottom/>
            <wp:docPr id="129"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6.jpeg"/>
                    <pic:cNvPicPr/>
                  </pic:nvPicPr>
                  <pic:blipFill>
                    <a:blip r:embed="rId74" cstate="print"/>
                    <a:stretch>
                      <a:fillRect/>
                    </a:stretch>
                  </pic:blipFill>
                  <pic:spPr>
                    <a:xfrm>
                      <a:off x="0" y="0"/>
                      <a:ext cx="1898746" cy="2028825"/>
                    </a:xfrm>
                    <a:prstGeom prst="rect">
                      <a:avLst/>
                    </a:prstGeom>
                  </pic:spPr>
                </pic:pic>
              </a:graphicData>
            </a:graphic>
          </wp:anchor>
        </w:drawing>
      </w:r>
      <w:r w:rsidRPr="00B33663">
        <w:rPr>
          <w:sz w:val="26"/>
          <w:szCs w:val="26"/>
        </w:rPr>
        <w:t>length</w:t>
      </w:r>
      <w:r w:rsidRPr="00B33663">
        <w:rPr>
          <w:spacing w:val="-6"/>
          <w:sz w:val="26"/>
          <w:szCs w:val="26"/>
        </w:rPr>
        <w:t xml:space="preserve"> </w:t>
      </w:r>
      <w:r w:rsidRPr="00B33663">
        <w:rPr>
          <w:sz w:val="26"/>
          <w:szCs w:val="26"/>
        </w:rPr>
        <w:t>of</w:t>
      </w:r>
      <w:r w:rsidRPr="00B33663">
        <w:rPr>
          <w:spacing w:val="-3"/>
          <w:sz w:val="26"/>
          <w:szCs w:val="26"/>
        </w:rPr>
        <w:t xml:space="preserve"> </w:t>
      </w:r>
      <w:r w:rsidRPr="00B33663">
        <w:rPr>
          <w:sz w:val="26"/>
          <w:szCs w:val="26"/>
        </w:rPr>
        <w:t>the</w:t>
      </w:r>
      <w:r w:rsidRPr="00B33663">
        <w:rPr>
          <w:spacing w:val="-6"/>
          <w:sz w:val="26"/>
          <w:szCs w:val="26"/>
        </w:rPr>
        <w:t xml:space="preserve"> </w:t>
      </w:r>
      <w:r w:rsidRPr="00B33663">
        <w:rPr>
          <w:sz w:val="26"/>
          <w:szCs w:val="26"/>
        </w:rPr>
        <w:t>data</w:t>
      </w:r>
      <w:r w:rsidRPr="00B33663">
        <w:rPr>
          <w:spacing w:val="-5"/>
          <w:sz w:val="26"/>
          <w:szCs w:val="26"/>
        </w:rPr>
        <w:t xml:space="preserve"> </w:t>
      </w:r>
      <w:r w:rsidRPr="00B33663">
        <w:rPr>
          <w:sz w:val="26"/>
          <w:szCs w:val="26"/>
        </w:rPr>
        <w:t>to</w:t>
      </w:r>
      <w:r w:rsidRPr="00B33663">
        <w:rPr>
          <w:spacing w:val="-4"/>
          <w:sz w:val="26"/>
          <w:szCs w:val="26"/>
        </w:rPr>
        <w:t xml:space="preserve"> </w:t>
      </w:r>
      <w:r w:rsidRPr="00B33663">
        <w:rPr>
          <w:sz w:val="26"/>
          <w:szCs w:val="26"/>
        </w:rPr>
        <w:t>be</w:t>
      </w:r>
      <w:r w:rsidRPr="00B33663">
        <w:rPr>
          <w:spacing w:val="-3"/>
          <w:sz w:val="26"/>
          <w:szCs w:val="26"/>
        </w:rPr>
        <w:t xml:space="preserve"> </w:t>
      </w:r>
      <w:r w:rsidRPr="00B33663">
        <w:rPr>
          <w:sz w:val="26"/>
          <w:szCs w:val="26"/>
        </w:rPr>
        <w:t>sent/received</w:t>
      </w:r>
    </w:p>
    <w:p w14:paraId="61EB9683" w14:textId="77777777" w:rsidR="00CD7E1A" w:rsidRPr="00B33663" w:rsidRDefault="00A42A03" w:rsidP="00E700C1">
      <w:pPr>
        <w:pStyle w:val="ListParagraph"/>
        <w:numPr>
          <w:ilvl w:val="0"/>
          <w:numId w:val="5"/>
        </w:numPr>
        <w:tabs>
          <w:tab w:val="left" w:pos="841"/>
        </w:tabs>
        <w:spacing w:before="47"/>
        <w:ind w:right="1588"/>
        <w:rPr>
          <w:sz w:val="26"/>
        </w:rPr>
      </w:pPr>
      <w:r w:rsidRPr="00B33663">
        <w:rPr>
          <w:sz w:val="26"/>
        </w:rPr>
        <w:t>The receiver sends an ACK to the sender after successfully receiving a</w:t>
      </w:r>
      <w:r w:rsidRPr="00B33663">
        <w:rPr>
          <w:spacing w:val="-62"/>
          <w:sz w:val="26"/>
        </w:rPr>
        <w:t xml:space="preserve"> </w:t>
      </w:r>
      <w:r w:rsidRPr="00B33663">
        <w:rPr>
          <w:sz w:val="26"/>
        </w:rPr>
        <w:t>frame.</w:t>
      </w:r>
    </w:p>
    <w:p w14:paraId="09239E6D" w14:textId="77777777" w:rsidR="00CD7E1A" w:rsidRPr="00B33663" w:rsidRDefault="00A42A03" w:rsidP="00E700C1">
      <w:pPr>
        <w:pStyle w:val="ListParagraph"/>
        <w:numPr>
          <w:ilvl w:val="0"/>
          <w:numId w:val="5"/>
        </w:numPr>
        <w:tabs>
          <w:tab w:val="left" w:pos="841"/>
        </w:tabs>
        <w:spacing w:line="299" w:lineRule="exact"/>
        <w:ind w:hanging="361"/>
        <w:rPr>
          <w:sz w:val="26"/>
        </w:rPr>
      </w:pPr>
      <w:r w:rsidRPr="00B33663">
        <w:rPr>
          <w:sz w:val="26"/>
        </w:rPr>
        <w:t>All</w:t>
      </w:r>
      <w:r w:rsidRPr="00B33663">
        <w:rPr>
          <w:spacing w:val="-2"/>
          <w:sz w:val="26"/>
        </w:rPr>
        <w:t xml:space="preserve"> </w:t>
      </w:r>
      <w:r w:rsidRPr="00B33663">
        <w:rPr>
          <w:sz w:val="26"/>
        </w:rPr>
        <w:t>nodes</w:t>
      </w:r>
      <w:r w:rsidRPr="00B33663">
        <w:rPr>
          <w:spacing w:val="-1"/>
          <w:sz w:val="26"/>
        </w:rPr>
        <w:t xml:space="preserve"> </w:t>
      </w:r>
      <w:r w:rsidRPr="00B33663">
        <w:rPr>
          <w:sz w:val="26"/>
        </w:rPr>
        <w:t>must</w:t>
      </w:r>
      <w:r w:rsidRPr="00B33663">
        <w:rPr>
          <w:spacing w:val="-2"/>
          <w:sz w:val="26"/>
        </w:rPr>
        <w:t xml:space="preserve"> </w:t>
      </w:r>
      <w:r w:rsidRPr="00B33663">
        <w:rPr>
          <w:sz w:val="26"/>
        </w:rPr>
        <w:t>wait</w:t>
      </w:r>
      <w:r w:rsidRPr="00B33663">
        <w:rPr>
          <w:spacing w:val="-2"/>
          <w:sz w:val="26"/>
        </w:rPr>
        <w:t xml:space="preserve"> </w:t>
      </w:r>
      <w:r w:rsidRPr="00B33663">
        <w:rPr>
          <w:sz w:val="26"/>
        </w:rPr>
        <w:t>for</w:t>
      </w:r>
      <w:r w:rsidRPr="00B33663">
        <w:rPr>
          <w:spacing w:val="-2"/>
          <w:sz w:val="26"/>
        </w:rPr>
        <w:t xml:space="preserve"> </w:t>
      </w:r>
      <w:r w:rsidRPr="00B33663">
        <w:rPr>
          <w:sz w:val="26"/>
        </w:rPr>
        <w:t>this</w:t>
      </w:r>
      <w:r w:rsidRPr="00B33663">
        <w:rPr>
          <w:spacing w:val="-2"/>
          <w:sz w:val="26"/>
        </w:rPr>
        <w:t xml:space="preserve"> </w:t>
      </w:r>
      <w:r w:rsidRPr="00B33663">
        <w:rPr>
          <w:sz w:val="26"/>
        </w:rPr>
        <w:t>ACK before</w:t>
      </w:r>
      <w:r w:rsidRPr="00B33663">
        <w:rPr>
          <w:spacing w:val="-2"/>
          <w:sz w:val="26"/>
        </w:rPr>
        <w:t xml:space="preserve"> </w:t>
      </w:r>
      <w:r w:rsidRPr="00B33663">
        <w:rPr>
          <w:sz w:val="26"/>
        </w:rPr>
        <w:t>trying</w:t>
      </w:r>
      <w:r w:rsidRPr="00B33663">
        <w:rPr>
          <w:spacing w:val="-2"/>
          <w:sz w:val="26"/>
        </w:rPr>
        <w:t xml:space="preserve"> </w:t>
      </w:r>
      <w:r w:rsidRPr="00B33663">
        <w:rPr>
          <w:sz w:val="26"/>
        </w:rPr>
        <w:t>to</w:t>
      </w:r>
      <w:r w:rsidRPr="00B33663">
        <w:rPr>
          <w:spacing w:val="-2"/>
          <w:sz w:val="26"/>
        </w:rPr>
        <w:t xml:space="preserve"> </w:t>
      </w:r>
      <w:r w:rsidRPr="00B33663">
        <w:rPr>
          <w:sz w:val="26"/>
        </w:rPr>
        <w:t>transmit.</w:t>
      </w:r>
    </w:p>
    <w:p w14:paraId="5A25747A" w14:textId="77777777" w:rsidR="00CD7E1A" w:rsidRPr="00B33663" w:rsidRDefault="00CD7E1A">
      <w:pPr>
        <w:spacing w:line="299"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09B8D95D"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048FA21F">
          <v:group id="_x0000_s1053" style="width:436.3pt;height:4.45pt;mso-position-horizontal-relative:char;mso-position-vertical-relative:line" coordsize="8726,89">
            <v:shape id="_x0000_s1054" style="position:absolute;width:8726;height:89" coordsize="8726,89" o:spt="100" adj="0,,0" path="m8726,29l,29,,89r8726,l8726,29xm8726,l,,,14r8726,l8726,xe" fillcolor="#612322" stroked="f">
              <v:stroke joinstyle="round"/>
              <v:formulas/>
              <v:path arrowok="t" o:connecttype="segments"/>
            </v:shape>
            <w10:anchorlock/>
          </v:group>
        </w:pict>
      </w:r>
    </w:p>
    <w:p w14:paraId="78BEFD2A" w14:textId="77777777" w:rsidR="00CD7E1A" w:rsidRPr="00B33663" w:rsidRDefault="00CD7E1A">
      <w:pPr>
        <w:pStyle w:val="BodyText"/>
        <w:spacing w:before="5"/>
        <w:ind w:left="0"/>
        <w:rPr>
          <w:sz w:val="16"/>
        </w:rPr>
      </w:pPr>
    </w:p>
    <w:p w14:paraId="509F81D2" w14:textId="77777777" w:rsidR="00CD7E1A" w:rsidRPr="00B33663" w:rsidRDefault="00A42A03" w:rsidP="00E700C1">
      <w:pPr>
        <w:pStyle w:val="ListParagraph"/>
        <w:numPr>
          <w:ilvl w:val="0"/>
          <w:numId w:val="5"/>
        </w:numPr>
        <w:tabs>
          <w:tab w:val="left" w:pos="841"/>
        </w:tabs>
        <w:spacing w:before="90"/>
        <w:ind w:right="641"/>
        <w:jc w:val="both"/>
        <w:rPr>
          <w:sz w:val="26"/>
        </w:rPr>
      </w:pPr>
      <w:r w:rsidRPr="00B33663">
        <w:rPr>
          <w:sz w:val="26"/>
        </w:rPr>
        <w:t>When two or more nodes detect an idle link and try to transmit an RTS frame at</w:t>
      </w:r>
      <w:r w:rsidRPr="00B33663">
        <w:rPr>
          <w:spacing w:val="-62"/>
          <w:sz w:val="26"/>
        </w:rPr>
        <w:t xml:space="preserve"> </w:t>
      </w:r>
      <w:r w:rsidRPr="00B33663">
        <w:rPr>
          <w:sz w:val="26"/>
        </w:rPr>
        <w:t>the</w:t>
      </w:r>
      <w:r w:rsidRPr="00B33663">
        <w:rPr>
          <w:spacing w:val="-2"/>
          <w:sz w:val="26"/>
        </w:rPr>
        <w:t xml:space="preserve"> </w:t>
      </w:r>
      <w:r w:rsidRPr="00B33663">
        <w:rPr>
          <w:sz w:val="26"/>
        </w:rPr>
        <w:t>same</w:t>
      </w:r>
      <w:r w:rsidRPr="00B33663">
        <w:rPr>
          <w:spacing w:val="-1"/>
          <w:sz w:val="26"/>
        </w:rPr>
        <w:t xml:space="preserve"> </w:t>
      </w:r>
      <w:r w:rsidRPr="00B33663">
        <w:rPr>
          <w:sz w:val="26"/>
        </w:rPr>
        <w:t>time,</w:t>
      </w:r>
      <w:r w:rsidRPr="00B33663">
        <w:rPr>
          <w:spacing w:val="-1"/>
          <w:sz w:val="26"/>
        </w:rPr>
        <w:t xml:space="preserve"> </w:t>
      </w:r>
      <w:r w:rsidRPr="00B33663">
        <w:rPr>
          <w:sz w:val="26"/>
        </w:rPr>
        <w:t>their</w:t>
      </w:r>
      <w:r w:rsidRPr="00B33663">
        <w:rPr>
          <w:spacing w:val="2"/>
          <w:sz w:val="26"/>
        </w:rPr>
        <w:t xml:space="preserve"> </w:t>
      </w:r>
      <w:r w:rsidRPr="00B33663">
        <w:rPr>
          <w:sz w:val="26"/>
        </w:rPr>
        <w:t>RTS</w:t>
      </w:r>
      <w:r w:rsidRPr="00B33663">
        <w:rPr>
          <w:spacing w:val="-2"/>
          <w:sz w:val="26"/>
        </w:rPr>
        <w:t xml:space="preserve"> </w:t>
      </w:r>
      <w:r w:rsidRPr="00B33663">
        <w:rPr>
          <w:sz w:val="26"/>
        </w:rPr>
        <w:t>frames</w:t>
      </w:r>
      <w:r w:rsidRPr="00B33663">
        <w:rPr>
          <w:spacing w:val="-1"/>
          <w:sz w:val="26"/>
        </w:rPr>
        <w:t xml:space="preserve"> </w:t>
      </w:r>
      <w:r w:rsidRPr="00B33663">
        <w:rPr>
          <w:sz w:val="26"/>
        </w:rPr>
        <w:t>will</w:t>
      </w:r>
      <w:r w:rsidRPr="00B33663">
        <w:rPr>
          <w:spacing w:val="-1"/>
          <w:sz w:val="26"/>
        </w:rPr>
        <w:t xml:space="preserve"> </w:t>
      </w:r>
      <w:r w:rsidRPr="00B33663">
        <w:rPr>
          <w:sz w:val="26"/>
        </w:rPr>
        <w:t>collide</w:t>
      </w:r>
      <w:r w:rsidRPr="00B33663">
        <w:rPr>
          <w:spacing w:val="-1"/>
          <w:sz w:val="26"/>
        </w:rPr>
        <w:t xml:space="preserve"> </w:t>
      </w:r>
      <w:r w:rsidRPr="00B33663">
        <w:rPr>
          <w:sz w:val="26"/>
        </w:rPr>
        <w:t>with</w:t>
      </w:r>
      <w:r w:rsidRPr="00B33663">
        <w:rPr>
          <w:spacing w:val="-1"/>
          <w:sz w:val="26"/>
        </w:rPr>
        <w:t xml:space="preserve"> </w:t>
      </w:r>
      <w:r w:rsidRPr="00B33663">
        <w:rPr>
          <w:sz w:val="26"/>
        </w:rPr>
        <w:t>each</w:t>
      </w:r>
      <w:r w:rsidRPr="00B33663">
        <w:rPr>
          <w:spacing w:val="-2"/>
          <w:sz w:val="26"/>
        </w:rPr>
        <w:t xml:space="preserve"> </w:t>
      </w:r>
      <w:r w:rsidRPr="00B33663">
        <w:rPr>
          <w:sz w:val="26"/>
        </w:rPr>
        <w:t>other.</w:t>
      </w:r>
    </w:p>
    <w:p w14:paraId="2945CB90" w14:textId="77777777" w:rsidR="00CD7E1A" w:rsidRPr="00B33663" w:rsidRDefault="00A42A03" w:rsidP="00E700C1">
      <w:pPr>
        <w:pStyle w:val="ListParagraph"/>
        <w:numPr>
          <w:ilvl w:val="0"/>
          <w:numId w:val="5"/>
        </w:numPr>
        <w:tabs>
          <w:tab w:val="left" w:pos="841"/>
        </w:tabs>
        <w:ind w:right="635"/>
        <w:jc w:val="both"/>
        <w:rPr>
          <w:sz w:val="26"/>
        </w:rPr>
      </w:pPr>
      <w:r w:rsidRPr="00B33663">
        <w:rPr>
          <w:b/>
          <w:i/>
          <w:sz w:val="26"/>
        </w:rPr>
        <w:t xml:space="preserve">802.11 do not support collision detection, </w:t>
      </w:r>
      <w:r w:rsidRPr="00B33663">
        <w:rPr>
          <w:sz w:val="26"/>
        </w:rPr>
        <w:t>but instead, the senders realize the</w:t>
      </w:r>
      <w:r w:rsidRPr="00B33663">
        <w:rPr>
          <w:spacing w:val="1"/>
          <w:sz w:val="26"/>
        </w:rPr>
        <w:t xml:space="preserve"> </w:t>
      </w:r>
      <w:r w:rsidRPr="00B33663">
        <w:rPr>
          <w:sz w:val="26"/>
        </w:rPr>
        <w:t>collision</w:t>
      </w:r>
      <w:r w:rsidRPr="00B33663">
        <w:rPr>
          <w:spacing w:val="15"/>
          <w:sz w:val="26"/>
        </w:rPr>
        <w:t xml:space="preserve"> </w:t>
      </w:r>
      <w:r w:rsidRPr="00B33663">
        <w:rPr>
          <w:sz w:val="26"/>
        </w:rPr>
        <w:t>has</w:t>
      </w:r>
      <w:r w:rsidRPr="00B33663">
        <w:rPr>
          <w:spacing w:val="16"/>
          <w:sz w:val="26"/>
        </w:rPr>
        <w:t xml:space="preserve"> </w:t>
      </w:r>
      <w:r w:rsidRPr="00B33663">
        <w:rPr>
          <w:sz w:val="26"/>
        </w:rPr>
        <w:t>happened</w:t>
      </w:r>
      <w:r w:rsidRPr="00B33663">
        <w:rPr>
          <w:spacing w:val="18"/>
          <w:sz w:val="26"/>
        </w:rPr>
        <w:t xml:space="preserve"> </w:t>
      </w:r>
      <w:r w:rsidRPr="00B33663">
        <w:rPr>
          <w:sz w:val="26"/>
        </w:rPr>
        <w:t>when</w:t>
      </w:r>
      <w:r w:rsidRPr="00B33663">
        <w:rPr>
          <w:spacing w:val="16"/>
          <w:sz w:val="26"/>
        </w:rPr>
        <w:t xml:space="preserve"> </w:t>
      </w:r>
      <w:r w:rsidRPr="00B33663">
        <w:rPr>
          <w:sz w:val="26"/>
        </w:rPr>
        <w:t>they</w:t>
      </w:r>
      <w:r w:rsidRPr="00B33663">
        <w:rPr>
          <w:spacing w:val="11"/>
          <w:sz w:val="26"/>
        </w:rPr>
        <w:t xml:space="preserve"> </w:t>
      </w:r>
      <w:r w:rsidRPr="00B33663">
        <w:rPr>
          <w:sz w:val="26"/>
        </w:rPr>
        <w:t>do</w:t>
      </w:r>
      <w:r w:rsidRPr="00B33663">
        <w:rPr>
          <w:spacing w:val="16"/>
          <w:sz w:val="26"/>
        </w:rPr>
        <w:t xml:space="preserve"> </w:t>
      </w:r>
      <w:r w:rsidRPr="00B33663">
        <w:rPr>
          <w:sz w:val="26"/>
        </w:rPr>
        <w:t>not</w:t>
      </w:r>
      <w:r w:rsidRPr="00B33663">
        <w:rPr>
          <w:spacing w:val="16"/>
          <w:sz w:val="26"/>
        </w:rPr>
        <w:t xml:space="preserve"> </w:t>
      </w:r>
      <w:r w:rsidRPr="00B33663">
        <w:rPr>
          <w:sz w:val="26"/>
        </w:rPr>
        <w:t>receive</w:t>
      </w:r>
      <w:r w:rsidRPr="00B33663">
        <w:rPr>
          <w:spacing w:val="16"/>
          <w:sz w:val="26"/>
        </w:rPr>
        <w:t xml:space="preserve"> </w:t>
      </w:r>
      <w:r w:rsidRPr="00B33663">
        <w:rPr>
          <w:sz w:val="26"/>
        </w:rPr>
        <w:t>the</w:t>
      </w:r>
      <w:r w:rsidRPr="00B33663">
        <w:rPr>
          <w:spacing w:val="16"/>
          <w:sz w:val="26"/>
        </w:rPr>
        <w:t xml:space="preserve"> </w:t>
      </w:r>
      <w:r w:rsidRPr="00B33663">
        <w:rPr>
          <w:sz w:val="26"/>
        </w:rPr>
        <w:t>CTS</w:t>
      </w:r>
      <w:r w:rsidRPr="00B33663">
        <w:rPr>
          <w:spacing w:val="15"/>
          <w:sz w:val="26"/>
        </w:rPr>
        <w:t xml:space="preserve"> </w:t>
      </w:r>
      <w:r w:rsidRPr="00B33663">
        <w:rPr>
          <w:sz w:val="26"/>
        </w:rPr>
        <w:t>frame</w:t>
      </w:r>
      <w:r w:rsidRPr="00B33663">
        <w:rPr>
          <w:spacing w:val="16"/>
          <w:sz w:val="26"/>
        </w:rPr>
        <w:t xml:space="preserve"> </w:t>
      </w:r>
      <w:r w:rsidRPr="00B33663">
        <w:rPr>
          <w:sz w:val="26"/>
        </w:rPr>
        <w:t>after</w:t>
      </w:r>
      <w:r w:rsidRPr="00B33663">
        <w:rPr>
          <w:spacing w:val="16"/>
          <w:sz w:val="26"/>
        </w:rPr>
        <w:t xml:space="preserve"> </w:t>
      </w:r>
      <w:r w:rsidRPr="00B33663">
        <w:rPr>
          <w:sz w:val="26"/>
        </w:rPr>
        <w:t>a</w:t>
      </w:r>
      <w:r w:rsidRPr="00B33663">
        <w:rPr>
          <w:spacing w:val="16"/>
          <w:sz w:val="26"/>
        </w:rPr>
        <w:t xml:space="preserve"> </w:t>
      </w:r>
      <w:r w:rsidRPr="00B33663">
        <w:rPr>
          <w:sz w:val="26"/>
        </w:rPr>
        <w:t>period</w:t>
      </w:r>
      <w:r w:rsidRPr="00B33663">
        <w:rPr>
          <w:spacing w:val="-63"/>
          <w:sz w:val="26"/>
        </w:rPr>
        <w:t xml:space="preserve"> </w:t>
      </w:r>
      <w:r w:rsidRPr="00B33663">
        <w:rPr>
          <w:sz w:val="26"/>
        </w:rPr>
        <w:t>of</w:t>
      </w:r>
      <w:r w:rsidRPr="00B33663">
        <w:rPr>
          <w:spacing w:val="1"/>
          <w:sz w:val="26"/>
        </w:rPr>
        <w:t xml:space="preserve"> </w:t>
      </w:r>
      <w:r w:rsidRPr="00B33663">
        <w:rPr>
          <w:sz w:val="26"/>
        </w:rPr>
        <w:t>time.</w:t>
      </w:r>
    </w:p>
    <w:p w14:paraId="410DC1FC" w14:textId="77777777" w:rsidR="00CD7E1A" w:rsidRPr="00B33663" w:rsidRDefault="00A42A03" w:rsidP="00E700C1">
      <w:pPr>
        <w:pStyle w:val="ListParagraph"/>
        <w:numPr>
          <w:ilvl w:val="0"/>
          <w:numId w:val="5"/>
        </w:numPr>
        <w:tabs>
          <w:tab w:val="left" w:pos="841"/>
        </w:tabs>
        <w:spacing w:before="1"/>
        <w:ind w:hanging="361"/>
        <w:jc w:val="both"/>
        <w:rPr>
          <w:sz w:val="26"/>
        </w:rPr>
      </w:pPr>
      <w:r w:rsidRPr="00B33663">
        <w:rPr>
          <w:sz w:val="26"/>
        </w:rPr>
        <w:t>Each</w:t>
      </w:r>
      <w:r w:rsidRPr="00B33663">
        <w:rPr>
          <w:spacing w:val="-3"/>
          <w:sz w:val="26"/>
        </w:rPr>
        <w:t xml:space="preserve"> </w:t>
      </w:r>
      <w:r w:rsidRPr="00B33663">
        <w:rPr>
          <w:sz w:val="26"/>
        </w:rPr>
        <w:t>node</w:t>
      </w:r>
      <w:r w:rsidRPr="00B33663">
        <w:rPr>
          <w:spacing w:val="1"/>
          <w:sz w:val="26"/>
        </w:rPr>
        <w:t xml:space="preserve"> </w:t>
      </w:r>
      <w:r w:rsidRPr="00B33663">
        <w:rPr>
          <w:sz w:val="26"/>
        </w:rPr>
        <w:t>waits</w:t>
      </w:r>
      <w:r w:rsidRPr="00B33663">
        <w:rPr>
          <w:spacing w:val="-2"/>
          <w:sz w:val="26"/>
        </w:rPr>
        <w:t xml:space="preserve"> </w:t>
      </w:r>
      <w:r w:rsidRPr="00B33663">
        <w:rPr>
          <w:sz w:val="26"/>
        </w:rPr>
        <w:t>for</w:t>
      </w:r>
      <w:r w:rsidRPr="00B33663">
        <w:rPr>
          <w:spacing w:val="-2"/>
          <w:sz w:val="26"/>
        </w:rPr>
        <w:t xml:space="preserve"> </w:t>
      </w:r>
      <w:r w:rsidRPr="00B33663">
        <w:rPr>
          <w:sz w:val="26"/>
        </w:rPr>
        <w:t>a</w:t>
      </w:r>
      <w:r w:rsidRPr="00B33663">
        <w:rPr>
          <w:spacing w:val="-2"/>
          <w:sz w:val="26"/>
        </w:rPr>
        <w:t xml:space="preserve"> </w:t>
      </w:r>
      <w:r w:rsidRPr="00B33663">
        <w:rPr>
          <w:sz w:val="26"/>
        </w:rPr>
        <w:t>random</w:t>
      </w:r>
      <w:r w:rsidRPr="00B33663">
        <w:rPr>
          <w:spacing w:val="-4"/>
          <w:sz w:val="26"/>
        </w:rPr>
        <w:t xml:space="preserve"> </w:t>
      </w:r>
      <w:r w:rsidRPr="00B33663">
        <w:rPr>
          <w:sz w:val="26"/>
        </w:rPr>
        <w:t>amount</w:t>
      </w:r>
      <w:r w:rsidRPr="00B33663">
        <w:rPr>
          <w:spacing w:val="-2"/>
          <w:sz w:val="26"/>
        </w:rPr>
        <w:t xml:space="preserve"> </w:t>
      </w:r>
      <w:r w:rsidRPr="00B33663">
        <w:rPr>
          <w:sz w:val="26"/>
        </w:rPr>
        <w:t>of time before</w:t>
      </w:r>
      <w:r w:rsidRPr="00B33663">
        <w:rPr>
          <w:spacing w:val="-2"/>
          <w:sz w:val="26"/>
        </w:rPr>
        <w:t xml:space="preserve"> </w:t>
      </w:r>
      <w:r w:rsidRPr="00B33663">
        <w:rPr>
          <w:sz w:val="26"/>
        </w:rPr>
        <w:t>trying</w:t>
      </w:r>
      <w:r w:rsidRPr="00B33663">
        <w:rPr>
          <w:spacing w:val="-2"/>
          <w:sz w:val="26"/>
        </w:rPr>
        <w:t xml:space="preserve"> </w:t>
      </w:r>
      <w:r w:rsidRPr="00B33663">
        <w:rPr>
          <w:sz w:val="26"/>
        </w:rPr>
        <w:t>again.</w:t>
      </w:r>
    </w:p>
    <w:p w14:paraId="1EEAB230" w14:textId="77777777" w:rsidR="00CD7E1A" w:rsidRPr="00B33663" w:rsidRDefault="00A42A03" w:rsidP="00E700C1">
      <w:pPr>
        <w:pStyle w:val="ListParagraph"/>
        <w:numPr>
          <w:ilvl w:val="0"/>
          <w:numId w:val="5"/>
        </w:numPr>
        <w:tabs>
          <w:tab w:val="left" w:pos="841"/>
        </w:tabs>
        <w:spacing w:before="1"/>
        <w:ind w:right="635"/>
        <w:jc w:val="both"/>
        <w:rPr>
          <w:sz w:val="26"/>
        </w:rPr>
      </w:pPr>
      <w:r w:rsidRPr="00B33663">
        <w:rPr>
          <w:sz w:val="26"/>
        </w:rPr>
        <w:t>The amount of time a given node delays is defined by exponential back-off</w:t>
      </w:r>
      <w:r w:rsidRPr="00B33663">
        <w:rPr>
          <w:spacing w:val="1"/>
          <w:sz w:val="26"/>
        </w:rPr>
        <w:t xml:space="preserve"> </w:t>
      </w:r>
      <w:r w:rsidRPr="00B33663">
        <w:rPr>
          <w:sz w:val="26"/>
        </w:rPr>
        <w:t>algorithm.</w:t>
      </w:r>
    </w:p>
    <w:p w14:paraId="27A76422" w14:textId="77777777" w:rsidR="00CD7E1A" w:rsidRPr="00B33663" w:rsidRDefault="00CD7E1A">
      <w:pPr>
        <w:pStyle w:val="BodyText"/>
        <w:spacing w:before="7"/>
        <w:ind w:left="0"/>
        <w:rPr>
          <w:sz w:val="39"/>
        </w:rPr>
      </w:pPr>
    </w:p>
    <w:p w14:paraId="112B5FEE" w14:textId="77777777" w:rsidR="00CD7E1A" w:rsidRPr="00B33663" w:rsidRDefault="00A42A03">
      <w:pPr>
        <w:pStyle w:val="Heading4"/>
        <w:jc w:val="both"/>
      </w:pPr>
      <w:r w:rsidRPr="00B33663">
        <w:t>DISTRIBUTION</w:t>
      </w:r>
      <w:r w:rsidRPr="00B33663">
        <w:rPr>
          <w:spacing w:val="-2"/>
        </w:rPr>
        <w:t xml:space="preserve"> </w:t>
      </w:r>
      <w:r w:rsidRPr="00B33663">
        <w:t>SYSTEM</w:t>
      </w:r>
      <w:r w:rsidRPr="00B33663">
        <w:rPr>
          <w:spacing w:val="-2"/>
        </w:rPr>
        <w:t xml:space="preserve"> </w:t>
      </w:r>
      <w:r w:rsidRPr="00B33663">
        <w:t>IN</w:t>
      </w:r>
      <w:r w:rsidRPr="00B33663">
        <w:rPr>
          <w:spacing w:val="-1"/>
        </w:rPr>
        <w:t xml:space="preserve"> </w:t>
      </w:r>
      <w:r w:rsidRPr="00B33663">
        <w:t>WLAN</w:t>
      </w:r>
      <w:r w:rsidRPr="00B33663">
        <w:rPr>
          <w:spacing w:val="-2"/>
        </w:rPr>
        <w:t xml:space="preserve"> </w:t>
      </w:r>
      <w:r w:rsidRPr="00B33663">
        <w:t>/</w:t>
      </w:r>
      <w:r w:rsidRPr="00B33663">
        <w:rPr>
          <w:spacing w:val="63"/>
        </w:rPr>
        <w:t xml:space="preserve"> </w:t>
      </w:r>
      <w:r w:rsidRPr="00B33663">
        <w:t>802.11</w:t>
      </w:r>
    </w:p>
    <w:p w14:paraId="660A920B" w14:textId="77777777" w:rsidR="00CD7E1A" w:rsidRPr="00B33663" w:rsidRDefault="00A42A03">
      <w:pPr>
        <w:pStyle w:val="BodyText"/>
        <w:spacing w:before="140"/>
        <w:ind w:left="480" w:right="635"/>
        <w:jc w:val="both"/>
      </w:pPr>
      <w:r w:rsidRPr="00B33663">
        <w:t>In wireless network, nodes can move freely. Some nodes are allowed to roam and</w:t>
      </w:r>
      <w:r w:rsidRPr="00B33663">
        <w:rPr>
          <w:spacing w:val="1"/>
        </w:rPr>
        <w:t xml:space="preserve"> </w:t>
      </w:r>
      <w:r w:rsidRPr="00B33663">
        <w:t>some are connected to a wired network</w:t>
      </w:r>
      <w:r w:rsidRPr="00B33663">
        <w:rPr>
          <w:spacing w:val="1"/>
        </w:rPr>
        <w:t xml:space="preserve"> </w:t>
      </w:r>
      <w:r w:rsidRPr="00B33663">
        <w:t xml:space="preserve">infrastructure called </w:t>
      </w:r>
      <w:r w:rsidRPr="00B33663">
        <w:rPr>
          <w:b/>
        </w:rPr>
        <w:t>access points (AP)</w:t>
      </w:r>
      <w:r w:rsidRPr="00B33663">
        <w:t>,</w:t>
      </w:r>
      <w:r w:rsidRPr="00B33663">
        <w:rPr>
          <w:spacing w:val="1"/>
        </w:rPr>
        <w:t xml:space="preserve"> </w:t>
      </w:r>
      <w:r w:rsidRPr="00B33663">
        <w:t>and</w:t>
      </w:r>
      <w:r w:rsidRPr="00B33663">
        <w:rPr>
          <w:spacing w:val="-2"/>
        </w:rPr>
        <w:t xml:space="preserve"> </w:t>
      </w:r>
      <w:r w:rsidRPr="00B33663">
        <w:t>they</w:t>
      </w:r>
      <w:r w:rsidRPr="00B33663">
        <w:rPr>
          <w:spacing w:val="-6"/>
        </w:rPr>
        <w:t xml:space="preserve"> </w:t>
      </w:r>
      <w:r w:rsidRPr="00B33663">
        <w:t>are</w:t>
      </w:r>
      <w:r w:rsidRPr="00B33663">
        <w:rPr>
          <w:spacing w:val="2"/>
        </w:rPr>
        <w:t xml:space="preserve"> </w:t>
      </w:r>
      <w:r w:rsidRPr="00B33663">
        <w:t>connected</w:t>
      </w:r>
      <w:r w:rsidRPr="00B33663">
        <w:rPr>
          <w:spacing w:val="1"/>
        </w:rPr>
        <w:t xml:space="preserve"> </w:t>
      </w:r>
      <w:r w:rsidRPr="00B33663">
        <w:t>to</w:t>
      </w:r>
      <w:r w:rsidRPr="00B33663">
        <w:rPr>
          <w:spacing w:val="-1"/>
        </w:rPr>
        <w:t xml:space="preserve"> </w:t>
      </w:r>
      <w:r w:rsidRPr="00B33663">
        <w:t>each</w:t>
      </w:r>
      <w:r w:rsidRPr="00B33663">
        <w:rPr>
          <w:spacing w:val="-1"/>
        </w:rPr>
        <w:t xml:space="preserve"> </w:t>
      </w:r>
      <w:r w:rsidRPr="00B33663">
        <w:t>other</w:t>
      </w:r>
      <w:r w:rsidRPr="00B33663">
        <w:rPr>
          <w:spacing w:val="2"/>
        </w:rPr>
        <w:t xml:space="preserve"> </w:t>
      </w:r>
      <w:r w:rsidRPr="00B33663">
        <w:t>by</w:t>
      </w:r>
      <w:r w:rsidRPr="00B33663">
        <w:rPr>
          <w:spacing w:val="-6"/>
        </w:rPr>
        <w:t xml:space="preserve"> </w:t>
      </w:r>
      <w:r w:rsidRPr="00B33663">
        <w:t>a</w:t>
      </w:r>
      <w:r w:rsidRPr="00B33663">
        <w:rPr>
          <w:spacing w:val="-1"/>
        </w:rPr>
        <w:t xml:space="preserve"> </w:t>
      </w:r>
      <w:r w:rsidRPr="00B33663">
        <w:t xml:space="preserve">so-called </w:t>
      </w:r>
      <w:r w:rsidRPr="00B33663">
        <w:rPr>
          <w:b/>
        </w:rPr>
        <w:t>distribution</w:t>
      </w:r>
      <w:r w:rsidRPr="00B33663">
        <w:rPr>
          <w:b/>
          <w:spacing w:val="-1"/>
        </w:rPr>
        <w:t xml:space="preserve"> </w:t>
      </w:r>
      <w:r w:rsidRPr="00B33663">
        <w:rPr>
          <w:b/>
        </w:rPr>
        <w:t>system</w:t>
      </w:r>
      <w:r w:rsidRPr="00B33663">
        <w:t>.</w:t>
      </w:r>
    </w:p>
    <w:p w14:paraId="03DDB62D" w14:textId="77777777" w:rsidR="00CD7E1A" w:rsidRPr="00B33663" w:rsidRDefault="00A42A03">
      <w:pPr>
        <w:pStyle w:val="BodyText"/>
        <w:spacing w:before="3"/>
        <w:ind w:left="0"/>
        <w:rPr>
          <w:sz w:val="23"/>
        </w:rPr>
      </w:pPr>
      <w:r w:rsidRPr="00B33663">
        <w:rPr>
          <w:noProof/>
          <w:lang w:val="en-IN" w:eastAsia="en-IN"/>
        </w:rPr>
        <w:drawing>
          <wp:anchor distT="0" distB="0" distL="0" distR="0" simplePos="0" relativeHeight="251709952" behindDoc="0" locked="0" layoutInCell="1" allowOverlap="1" wp14:anchorId="666DE05C" wp14:editId="07777777">
            <wp:simplePos x="0" y="0"/>
            <wp:positionH relativeFrom="page">
              <wp:posOffset>1786471</wp:posOffset>
            </wp:positionH>
            <wp:positionV relativeFrom="paragraph">
              <wp:posOffset>194973</wp:posOffset>
            </wp:positionV>
            <wp:extent cx="4013020" cy="2300858"/>
            <wp:effectExtent l="0" t="0" r="0" b="0"/>
            <wp:wrapTopAndBottom/>
            <wp:docPr id="13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7.png"/>
                    <pic:cNvPicPr/>
                  </pic:nvPicPr>
                  <pic:blipFill>
                    <a:blip r:embed="rId75" cstate="print"/>
                    <a:stretch>
                      <a:fillRect/>
                    </a:stretch>
                  </pic:blipFill>
                  <pic:spPr>
                    <a:xfrm>
                      <a:off x="0" y="0"/>
                      <a:ext cx="4013020" cy="2300858"/>
                    </a:xfrm>
                    <a:prstGeom prst="rect">
                      <a:avLst/>
                    </a:prstGeom>
                  </pic:spPr>
                </pic:pic>
              </a:graphicData>
            </a:graphic>
          </wp:anchor>
        </w:drawing>
      </w:r>
    </w:p>
    <w:p w14:paraId="49206A88" w14:textId="77777777" w:rsidR="00CD7E1A" w:rsidRPr="00B33663" w:rsidRDefault="00CD7E1A">
      <w:pPr>
        <w:pStyle w:val="BodyText"/>
        <w:ind w:left="0"/>
        <w:rPr>
          <w:sz w:val="28"/>
        </w:rPr>
      </w:pPr>
    </w:p>
    <w:p w14:paraId="4D9A5162" w14:textId="77777777" w:rsidR="00CD7E1A" w:rsidRPr="00B33663" w:rsidRDefault="00A42A03" w:rsidP="00E700C1">
      <w:pPr>
        <w:pStyle w:val="ListParagraph"/>
        <w:numPr>
          <w:ilvl w:val="1"/>
          <w:numId w:val="5"/>
        </w:numPr>
        <w:tabs>
          <w:tab w:val="left" w:pos="1201"/>
        </w:tabs>
        <w:spacing w:before="235"/>
        <w:ind w:right="645"/>
        <w:jc w:val="both"/>
        <w:rPr>
          <w:sz w:val="26"/>
        </w:rPr>
      </w:pPr>
      <w:r w:rsidRPr="00B33663">
        <w:rPr>
          <w:sz w:val="26"/>
          <w:szCs w:val="26"/>
        </w:rPr>
        <w:t>Two nodes can communicate directly with each other if they are within</w:t>
      </w:r>
      <w:r w:rsidRPr="00B33663">
        <w:rPr>
          <w:spacing w:val="1"/>
          <w:sz w:val="26"/>
          <w:szCs w:val="26"/>
        </w:rPr>
        <w:t xml:space="preserve"> </w:t>
      </w:r>
      <w:r w:rsidRPr="00B33663">
        <w:rPr>
          <w:sz w:val="26"/>
          <w:szCs w:val="26"/>
        </w:rPr>
        <w:t>reach</w:t>
      </w:r>
      <w:r w:rsidRPr="00B33663">
        <w:rPr>
          <w:spacing w:val="-2"/>
          <w:sz w:val="26"/>
          <w:szCs w:val="26"/>
        </w:rPr>
        <w:t xml:space="preserve"> </w:t>
      </w:r>
      <w:r w:rsidRPr="00B33663">
        <w:rPr>
          <w:sz w:val="26"/>
          <w:szCs w:val="26"/>
        </w:rPr>
        <w:t>of</w:t>
      </w:r>
      <w:r w:rsidRPr="00B33663">
        <w:rPr>
          <w:spacing w:val="2"/>
          <w:sz w:val="26"/>
          <w:szCs w:val="26"/>
        </w:rPr>
        <w:t xml:space="preserve"> </w:t>
      </w:r>
      <w:r w:rsidRPr="00B33663">
        <w:rPr>
          <w:sz w:val="26"/>
          <w:szCs w:val="26"/>
        </w:rPr>
        <w:t>each</w:t>
      </w:r>
      <w:r w:rsidRPr="00B33663">
        <w:rPr>
          <w:spacing w:val="-1"/>
          <w:sz w:val="26"/>
          <w:szCs w:val="26"/>
        </w:rPr>
        <w:t xml:space="preserve"> </w:t>
      </w:r>
      <w:r w:rsidRPr="00B33663">
        <w:rPr>
          <w:sz w:val="26"/>
          <w:szCs w:val="26"/>
        </w:rPr>
        <w:t>other,</w:t>
      </w:r>
    </w:p>
    <w:p w14:paraId="0BB698A1" w14:textId="77777777" w:rsidR="00CD7E1A" w:rsidRPr="00B33663" w:rsidRDefault="00A42A03" w:rsidP="00E700C1">
      <w:pPr>
        <w:pStyle w:val="ListParagraph"/>
        <w:numPr>
          <w:ilvl w:val="1"/>
          <w:numId w:val="5"/>
        </w:numPr>
        <w:tabs>
          <w:tab w:val="left" w:pos="1201"/>
        </w:tabs>
        <w:ind w:right="635"/>
        <w:jc w:val="both"/>
        <w:rPr>
          <w:sz w:val="26"/>
        </w:rPr>
      </w:pPr>
      <w:r w:rsidRPr="00B33663">
        <w:rPr>
          <w:sz w:val="26"/>
          <w:szCs w:val="26"/>
        </w:rPr>
        <w:t>When the nodes are at different range, for example when node A wish to</w:t>
      </w:r>
      <w:r w:rsidRPr="00B33663">
        <w:rPr>
          <w:spacing w:val="1"/>
          <w:sz w:val="26"/>
          <w:szCs w:val="26"/>
        </w:rPr>
        <w:t xml:space="preserve"> </w:t>
      </w:r>
      <w:r w:rsidRPr="00B33663">
        <w:rPr>
          <w:sz w:val="26"/>
          <w:szCs w:val="26"/>
        </w:rPr>
        <w:t>communicate with node E, A first sends a frame to its access point (AP-1),</w:t>
      </w:r>
      <w:r w:rsidRPr="00B33663">
        <w:rPr>
          <w:spacing w:val="1"/>
          <w:sz w:val="26"/>
          <w:szCs w:val="26"/>
        </w:rPr>
        <w:t xml:space="preserve"> </w:t>
      </w:r>
      <w:r w:rsidRPr="00B33663">
        <w:rPr>
          <w:sz w:val="26"/>
          <w:szCs w:val="26"/>
        </w:rPr>
        <w:t>which forwards the frame across the distribution system to AP-3, which</w:t>
      </w:r>
      <w:r w:rsidRPr="00B33663">
        <w:rPr>
          <w:spacing w:val="1"/>
          <w:sz w:val="26"/>
          <w:szCs w:val="26"/>
        </w:rPr>
        <w:t xml:space="preserve"> </w:t>
      </w:r>
      <w:r w:rsidRPr="00B33663">
        <w:rPr>
          <w:sz w:val="26"/>
          <w:szCs w:val="26"/>
        </w:rPr>
        <w:t>finally</w:t>
      </w:r>
      <w:r w:rsidRPr="00B33663">
        <w:rPr>
          <w:spacing w:val="-7"/>
          <w:sz w:val="26"/>
          <w:szCs w:val="26"/>
        </w:rPr>
        <w:t xml:space="preserve"> </w:t>
      </w:r>
      <w:r w:rsidRPr="00B33663">
        <w:rPr>
          <w:sz w:val="26"/>
          <w:szCs w:val="26"/>
        </w:rPr>
        <w:t>transmits the</w:t>
      </w:r>
      <w:r w:rsidRPr="00B33663">
        <w:rPr>
          <w:spacing w:val="-1"/>
          <w:sz w:val="26"/>
          <w:szCs w:val="26"/>
        </w:rPr>
        <w:t xml:space="preserve"> </w:t>
      </w:r>
      <w:r w:rsidRPr="00B33663">
        <w:rPr>
          <w:sz w:val="26"/>
          <w:szCs w:val="26"/>
        </w:rPr>
        <w:t>frame</w:t>
      </w:r>
      <w:r w:rsidRPr="00B33663">
        <w:rPr>
          <w:spacing w:val="2"/>
          <w:sz w:val="26"/>
          <w:szCs w:val="26"/>
        </w:rPr>
        <w:t xml:space="preserve"> </w:t>
      </w:r>
      <w:r w:rsidRPr="00B33663">
        <w:rPr>
          <w:sz w:val="26"/>
          <w:szCs w:val="26"/>
        </w:rPr>
        <w:t>to</w:t>
      </w:r>
      <w:r w:rsidRPr="00B33663">
        <w:rPr>
          <w:spacing w:val="-1"/>
          <w:sz w:val="26"/>
          <w:szCs w:val="26"/>
        </w:rPr>
        <w:t xml:space="preserve"> </w:t>
      </w:r>
      <w:r w:rsidRPr="00B33663">
        <w:rPr>
          <w:sz w:val="26"/>
          <w:szCs w:val="26"/>
        </w:rPr>
        <w:t>E.</w:t>
      </w:r>
    </w:p>
    <w:p w14:paraId="67B7A70C" w14:textId="77777777" w:rsidR="00CD7E1A" w:rsidRPr="00B33663" w:rsidRDefault="00CD7E1A">
      <w:pPr>
        <w:pStyle w:val="BodyText"/>
        <w:spacing w:before="5"/>
        <w:ind w:left="0"/>
        <w:rPr>
          <w:sz w:val="39"/>
        </w:rPr>
      </w:pPr>
    </w:p>
    <w:p w14:paraId="401FAA6F" w14:textId="77777777" w:rsidR="00CD7E1A" w:rsidRPr="00B33663" w:rsidRDefault="00A42A03">
      <w:pPr>
        <w:pStyle w:val="Heading1"/>
        <w:spacing w:before="1" w:line="240" w:lineRule="auto"/>
        <w:ind w:left="480"/>
        <w:rPr>
          <w:u w:val="none"/>
        </w:rPr>
      </w:pPr>
      <w:r w:rsidRPr="00B33663">
        <w:rPr>
          <w:u w:val="none"/>
        </w:rPr>
        <w:t>Scanning</w:t>
      </w:r>
      <w:r w:rsidRPr="00B33663">
        <w:rPr>
          <w:spacing w:val="-4"/>
          <w:u w:val="none"/>
        </w:rPr>
        <w:t xml:space="preserve"> </w:t>
      </w:r>
      <w:r w:rsidRPr="00B33663">
        <w:rPr>
          <w:u w:val="none"/>
        </w:rPr>
        <w:t>Process</w:t>
      </w:r>
      <w:r w:rsidRPr="00B33663">
        <w:rPr>
          <w:spacing w:val="-3"/>
          <w:u w:val="none"/>
        </w:rPr>
        <w:t xml:space="preserve"> </w:t>
      </w:r>
      <w:r w:rsidRPr="00B33663">
        <w:rPr>
          <w:u w:val="none"/>
        </w:rPr>
        <w:t>in</w:t>
      </w:r>
      <w:r w:rsidRPr="00B33663">
        <w:rPr>
          <w:spacing w:val="-3"/>
          <w:u w:val="none"/>
        </w:rPr>
        <w:t xml:space="preserve"> </w:t>
      </w:r>
      <w:r w:rsidRPr="00B33663">
        <w:rPr>
          <w:u w:val="none"/>
        </w:rPr>
        <w:t>Distribution</w:t>
      </w:r>
      <w:r w:rsidRPr="00B33663">
        <w:rPr>
          <w:spacing w:val="-6"/>
          <w:u w:val="none"/>
        </w:rPr>
        <w:t xml:space="preserve"> </w:t>
      </w:r>
      <w:r w:rsidRPr="00B33663">
        <w:rPr>
          <w:u w:val="none"/>
        </w:rPr>
        <w:t>System</w:t>
      </w:r>
    </w:p>
    <w:p w14:paraId="41C804B6" w14:textId="77777777" w:rsidR="00CD7E1A" w:rsidRPr="00B33663" w:rsidRDefault="00A42A03" w:rsidP="00E700C1">
      <w:pPr>
        <w:pStyle w:val="ListParagraph"/>
        <w:numPr>
          <w:ilvl w:val="0"/>
          <w:numId w:val="4"/>
        </w:numPr>
        <w:tabs>
          <w:tab w:val="left" w:pos="1200"/>
          <w:tab w:val="left" w:pos="1201"/>
        </w:tabs>
        <w:spacing w:before="168" w:line="318" w:lineRule="exact"/>
        <w:ind w:hanging="361"/>
        <w:rPr>
          <w:b/>
          <w:i/>
          <w:sz w:val="26"/>
        </w:rPr>
      </w:pPr>
      <w:r w:rsidRPr="00B33663">
        <w:rPr>
          <w:sz w:val="26"/>
        </w:rPr>
        <w:t>The</w:t>
      </w:r>
      <w:r w:rsidRPr="00B33663">
        <w:rPr>
          <w:spacing w:val="-2"/>
          <w:sz w:val="26"/>
        </w:rPr>
        <w:t xml:space="preserve"> </w:t>
      </w:r>
      <w:r w:rsidRPr="00B33663">
        <w:rPr>
          <w:b/>
          <w:i/>
          <w:sz w:val="26"/>
        </w:rPr>
        <w:t>technique</w:t>
      </w:r>
      <w:r w:rsidRPr="00B33663">
        <w:rPr>
          <w:b/>
          <w:i/>
          <w:spacing w:val="-2"/>
          <w:sz w:val="26"/>
        </w:rPr>
        <w:t xml:space="preserve"> </w:t>
      </w:r>
      <w:r w:rsidRPr="00B33663">
        <w:rPr>
          <w:b/>
          <w:i/>
          <w:sz w:val="26"/>
        </w:rPr>
        <w:t>for selecting</w:t>
      </w:r>
      <w:r w:rsidRPr="00B33663">
        <w:rPr>
          <w:b/>
          <w:i/>
          <w:spacing w:val="-1"/>
          <w:sz w:val="26"/>
        </w:rPr>
        <w:t xml:space="preserve"> </w:t>
      </w:r>
      <w:r w:rsidRPr="00B33663">
        <w:rPr>
          <w:b/>
          <w:i/>
          <w:sz w:val="26"/>
        </w:rPr>
        <w:t>an Access</w:t>
      </w:r>
      <w:r w:rsidRPr="00B33663">
        <w:rPr>
          <w:b/>
          <w:i/>
          <w:spacing w:val="-2"/>
          <w:sz w:val="26"/>
        </w:rPr>
        <w:t xml:space="preserve"> </w:t>
      </w:r>
      <w:r w:rsidRPr="00B33663">
        <w:rPr>
          <w:b/>
          <w:i/>
          <w:sz w:val="26"/>
        </w:rPr>
        <w:t>Point</w:t>
      </w:r>
      <w:r w:rsidRPr="00B33663">
        <w:rPr>
          <w:b/>
          <w:i/>
          <w:spacing w:val="1"/>
          <w:sz w:val="26"/>
        </w:rPr>
        <w:t xml:space="preserve"> </w:t>
      </w:r>
      <w:r w:rsidRPr="00B33663">
        <w:rPr>
          <w:sz w:val="26"/>
        </w:rPr>
        <w:t>is</w:t>
      </w:r>
      <w:r w:rsidRPr="00B33663">
        <w:rPr>
          <w:spacing w:val="-1"/>
          <w:sz w:val="26"/>
        </w:rPr>
        <w:t xml:space="preserve"> </w:t>
      </w:r>
      <w:r w:rsidRPr="00B33663">
        <w:rPr>
          <w:sz w:val="26"/>
        </w:rPr>
        <w:t xml:space="preserve">called </w:t>
      </w:r>
      <w:r w:rsidRPr="00B33663">
        <w:rPr>
          <w:b/>
          <w:i/>
          <w:sz w:val="26"/>
        </w:rPr>
        <w:t>scanning.</w:t>
      </w:r>
    </w:p>
    <w:p w14:paraId="6B7D3AB0" w14:textId="77777777" w:rsidR="00CD7E1A" w:rsidRPr="00B33663" w:rsidRDefault="00A42A03" w:rsidP="00E700C1">
      <w:pPr>
        <w:pStyle w:val="ListParagraph"/>
        <w:numPr>
          <w:ilvl w:val="0"/>
          <w:numId w:val="4"/>
        </w:numPr>
        <w:tabs>
          <w:tab w:val="left" w:pos="1200"/>
          <w:tab w:val="left" w:pos="1201"/>
        </w:tabs>
        <w:spacing w:before="1" w:line="237" w:lineRule="auto"/>
        <w:ind w:right="642"/>
        <w:rPr>
          <w:sz w:val="26"/>
        </w:rPr>
      </w:pPr>
      <w:r w:rsidRPr="00B33663">
        <w:rPr>
          <w:sz w:val="26"/>
        </w:rPr>
        <w:t>Scanning</w:t>
      </w:r>
      <w:r w:rsidRPr="00B33663">
        <w:rPr>
          <w:spacing w:val="50"/>
          <w:sz w:val="26"/>
        </w:rPr>
        <w:t xml:space="preserve"> </w:t>
      </w:r>
      <w:r w:rsidRPr="00B33663">
        <w:rPr>
          <w:sz w:val="26"/>
        </w:rPr>
        <w:t>will</w:t>
      </w:r>
      <w:r w:rsidRPr="00B33663">
        <w:rPr>
          <w:spacing w:val="50"/>
          <w:sz w:val="26"/>
        </w:rPr>
        <w:t xml:space="preserve"> </w:t>
      </w:r>
      <w:r w:rsidRPr="00B33663">
        <w:rPr>
          <w:sz w:val="26"/>
        </w:rPr>
        <w:t>take</w:t>
      </w:r>
      <w:r w:rsidRPr="00B33663">
        <w:rPr>
          <w:spacing w:val="50"/>
          <w:sz w:val="26"/>
        </w:rPr>
        <w:t xml:space="preserve"> </w:t>
      </w:r>
      <w:r w:rsidRPr="00B33663">
        <w:rPr>
          <w:sz w:val="26"/>
        </w:rPr>
        <w:t>place</w:t>
      </w:r>
      <w:r w:rsidRPr="00B33663">
        <w:rPr>
          <w:spacing w:val="50"/>
          <w:sz w:val="26"/>
        </w:rPr>
        <w:t xml:space="preserve"> </w:t>
      </w:r>
      <w:r w:rsidRPr="00B33663">
        <w:rPr>
          <w:sz w:val="26"/>
        </w:rPr>
        <w:t>whenever</w:t>
      </w:r>
      <w:r w:rsidRPr="00B33663">
        <w:rPr>
          <w:spacing w:val="50"/>
          <w:sz w:val="26"/>
        </w:rPr>
        <w:t xml:space="preserve"> </w:t>
      </w:r>
      <w:r w:rsidRPr="00B33663">
        <w:rPr>
          <w:sz w:val="26"/>
        </w:rPr>
        <w:t>a</w:t>
      </w:r>
      <w:r w:rsidRPr="00B33663">
        <w:rPr>
          <w:spacing w:val="50"/>
          <w:sz w:val="26"/>
        </w:rPr>
        <w:t xml:space="preserve"> </w:t>
      </w:r>
      <w:r w:rsidRPr="00B33663">
        <w:rPr>
          <w:sz w:val="26"/>
        </w:rPr>
        <w:t>node</w:t>
      </w:r>
      <w:r w:rsidRPr="00B33663">
        <w:rPr>
          <w:spacing w:val="51"/>
          <w:sz w:val="26"/>
        </w:rPr>
        <w:t xml:space="preserve"> </w:t>
      </w:r>
      <w:r w:rsidRPr="00B33663">
        <w:rPr>
          <w:sz w:val="26"/>
        </w:rPr>
        <w:t>joins</w:t>
      </w:r>
      <w:r w:rsidRPr="00B33663">
        <w:rPr>
          <w:spacing w:val="50"/>
          <w:sz w:val="26"/>
        </w:rPr>
        <w:t xml:space="preserve"> </w:t>
      </w:r>
      <w:r w:rsidRPr="00B33663">
        <w:rPr>
          <w:sz w:val="26"/>
        </w:rPr>
        <w:t>the</w:t>
      </w:r>
      <w:r w:rsidRPr="00B33663">
        <w:rPr>
          <w:spacing w:val="50"/>
          <w:sz w:val="26"/>
        </w:rPr>
        <w:t xml:space="preserve"> </w:t>
      </w:r>
      <w:r w:rsidRPr="00B33663">
        <w:rPr>
          <w:sz w:val="26"/>
        </w:rPr>
        <w:t>network</w:t>
      </w:r>
      <w:r w:rsidRPr="00B33663">
        <w:rPr>
          <w:spacing w:val="50"/>
          <w:sz w:val="26"/>
        </w:rPr>
        <w:t xml:space="preserve"> </w:t>
      </w:r>
      <w:r w:rsidRPr="00B33663">
        <w:rPr>
          <w:sz w:val="26"/>
        </w:rPr>
        <w:t>as</w:t>
      </w:r>
      <w:r w:rsidRPr="00B33663">
        <w:rPr>
          <w:spacing w:val="52"/>
          <w:sz w:val="26"/>
        </w:rPr>
        <w:t xml:space="preserve"> </w:t>
      </w:r>
      <w:r w:rsidRPr="00B33663">
        <w:rPr>
          <w:sz w:val="26"/>
        </w:rPr>
        <w:t>well</w:t>
      </w:r>
      <w:r w:rsidRPr="00B33663">
        <w:rPr>
          <w:spacing w:val="50"/>
          <w:sz w:val="26"/>
        </w:rPr>
        <w:t xml:space="preserve"> </w:t>
      </w:r>
      <w:r w:rsidRPr="00B33663">
        <w:rPr>
          <w:sz w:val="26"/>
        </w:rPr>
        <w:t>as</w:t>
      </w:r>
      <w:r w:rsidRPr="00B33663">
        <w:rPr>
          <w:spacing w:val="-62"/>
          <w:sz w:val="26"/>
        </w:rPr>
        <w:t xml:space="preserve"> </w:t>
      </w:r>
      <w:r w:rsidRPr="00B33663">
        <w:rPr>
          <w:sz w:val="26"/>
        </w:rPr>
        <w:t>when</w:t>
      </w:r>
      <w:r w:rsidRPr="00B33663">
        <w:rPr>
          <w:spacing w:val="-2"/>
          <w:sz w:val="26"/>
        </w:rPr>
        <w:t xml:space="preserve"> </w:t>
      </w:r>
      <w:r w:rsidRPr="00B33663">
        <w:rPr>
          <w:sz w:val="26"/>
        </w:rPr>
        <w:t>it</w:t>
      </w:r>
      <w:r w:rsidRPr="00B33663">
        <w:rPr>
          <w:spacing w:val="-1"/>
          <w:sz w:val="26"/>
        </w:rPr>
        <w:t xml:space="preserve"> </w:t>
      </w:r>
      <w:r w:rsidRPr="00B33663">
        <w:rPr>
          <w:sz w:val="26"/>
        </w:rPr>
        <w:t>is</w:t>
      </w:r>
      <w:r w:rsidRPr="00B33663">
        <w:rPr>
          <w:spacing w:val="1"/>
          <w:sz w:val="26"/>
        </w:rPr>
        <w:t xml:space="preserve"> </w:t>
      </w:r>
      <w:r w:rsidRPr="00B33663">
        <w:rPr>
          <w:sz w:val="26"/>
        </w:rPr>
        <w:t>not</w:t>
      </w:r>
      <w:r w:rsidRPr="00B33663">
        <w:rPr>
          <w:spacing w:val="-2"/>
          <w:sz w:val="26"/>
        </w:rPr>
        <w:t xml:space="preserve"> </w:t>
      </w:r>
      <w:r w:rsidRPr="00B33663">
        <w:rPr>
          <w:sz w:val="26"/>
        </w:rPr>
        <w:t>satisfied</w:t>
      </w:r>
      <w:r w:rsidRPr="00B33663">
        <w:rPr>
          <w:spacing w:val="-1"/>
          <w:sz w:val="26"/>
        </w:rPr>
        <w:t xml:space="preserve"> </w:t>
      </w:r>
      <w:r w:rsidRPr="00B33663">
        <w:rPr>
          <w:sz w:val="26"/>
        </w:rPr>
        <w:t>with</w:t>
      </w:r>
      <w:r w:rsidRPr="00B33663">
        <w:rPr>
          <w:spacing w:val="-1"/>
          <w:sz w:val="26"/>
        </w:rPr>
        <w:t xml:space="preserve"> </w:t>
      </w:r>
      <w:r w:rsidRPr="00B33663">
        <w:rPr>
          <w:sz w:val="26"/>
        </w:rPr>
        <w:t>the</w:t>
      </w:r>
      <w:r w:rsidRPr="00B33663">
        <w:rPr>
          <w:spacing w:val="-1"/>
          <w:sz w:val="26"/>
        </w:rPr>
        <w:t xml:space="preserve"> </w:t>
      </w:r>
      <w:r w:rsidRPr="00B33663">
        <w:rPr>
          <w:sz w:val="26"/>
        </w:rPr>
        <w:t>current</w:t>
      </w:r>
      <w:r w:rsidRPr="00B33663">
        <w:rPr>
          <w:spacing w:val="-2"/>
          <w:sz w:val="26"/>
        </w:rPr>
        <w:t xml:space="preserve"> </w:t>
      </w:r>
      <w:r w:rsidRPr="00B33663">
        <w:rPr>
          <w:sz w:val="26"/>
        </w:rPr>
        <w:t>access</w:t>
      </w:r>
      <w:r w:rsidRPr="00B33663">
        <w:rPr>
          <w:spacing w:val="1"/>
          <w:sz w:val="26"/>
        </w:rPr>
        <w:t xml:space="preserve"> </w:t>
      </w:r>
      <w:r w:rsidRPr="00B33663">
        <w:rPr>
          <w:sz w:val="26"/>
        </w:rPr>
        <w:t>point</w:t>
      </w:r>
      <w:r w:rsidRPr="00B33663">
        <w:rPr>
          <w:spacing w:val="-1"/>
          <w:sz w:val="26"/>
        </w:rPr>
        <w:t xml:space="preserve"> </w:t>
      </w:r>
      <w:r w:rsidRPr="00B33663">
        <w:rPr>
          <w:sz w:val="26"/>
        </w:rPr>
        <w:t>signal.</w:t>
      </w:r>
    </w:p>
    <w:p w14:paraId="48133D37" w14:textId="77777777" w:rsidR="00CD7E1A" w:rsidRPr="00B33663" w:rsidRDefault="00A42A03" w:rsidP="00E700C1">
      <w:pPr>
        <w:pStyle w:val="ListParagraph"/>
        <w:numPr>
          <w:ilvl w:val="0"/>
          <w:numId w:val="4"/>
        </w:numPr>
        <w:tabs>
          <w:tab w:val="left" w:pos="1200"/>
          <w:tab w:val="left" w:pos="1201"/>
        </w:tabs>
        <w:spacing w:before="3" w:line="317" w:lineRule="exact"/>
        <w:ind w:hanging="361"/>
        <w:rPr>
          <w:sz w:val="26"/>
        </w:rPr>
      </w:pPr>
      <w:r w:rsidRPr="00B33663">
        <w:rPr>
          <w:sz w:val="26"/>
        </w:rPr>
        <w:t>It</w:t>
      </w:r>
      <w:r w:rsidRPr="00B33663">
        <w:rPr>
          <w:spacing w:val="-6"/>
          <w:sz w:val="26"/>
        </w:rPr>
        <w:t xml:space="preserve"> </w:t>
      </w:r>
      <w:r w:rsidRPr="00B33663">
        <w:rPr>
          <w:sz w:val="26"/>
        </w:rPr>
        <w:t>involves</w:t>
      </w:r>
      <w:r w:rsidRPr="00B33663">
        <w:rPr>
          <w:spacing w:val="-2"/>
          <w:sz w:val="26"/>
        </w:rPr>
        <w:t xml:space="preserve"> </w:t>
      </w:r>
      <w:r w:rsidRPr="00B33663">
        <w:rPr>
          <w:sz w:val="26"/>
        </w:rPr>
        <w:t>the</w:t>
      </w:r>
      <w:r w:rsidRPr="00B33663">
        <w:rPr>
          <w:spacing w:val="-6"/>
          <w:sz w:val="26"/>
        </w:rPr>
        <w:t xml:space="preserve"> </w:t>
      </w:r>
      <w:r w:rsidRPr="00B33663">
        <w:rPr>
          <w:sz w:val="26"/>
        </w:rPr>
        <w:t>following</w:t>
      </w:r>
      <w:r w:rsidRPr="00B33663">
        <w:rPr>
          <w:spacing w:val="-5"/>
          <w:sz w:val="26"/>
        </w:rPr>
        <w:t xml:space="preserve"> </w:t>
      </w:r>
      <w:r w:rsidRPr="00B33663">
        <w:rPr>
          <w:sz w:val="26"/>
        </w:rPr>
        <w:t>four</w:t>
      </w:r>
      <w:r w:rsidRPr="00B33663">
        <w:rPr>
          <w:spacing w:val="-5"/>
          <w:sz w:val="26"/>
        </w:rPr>
        <w:t xml:space="preserve"> </w:t>
      </w:r>
      <w:r w:rsidRPr="00B33663">
        <w:rPr>
          <w:sz w:val="26"/>
        </w:rPr>
        <w:t>steps:</w:t>
      </w:r>
    </w:p>
    <w:p w14:paraId="6EC3C92B" w14:textId="77777777" w:rsidR="00CD7E1A" w:rsidRPr="00B33663" w:rsidRDefault="00A42A03" w:rsidP="00E700C1">
      <w:pPr>
        <w:pStyle w:val="ListParagraph"/>
        <w:numPr>
          <w:ilvl w:val="1"/>
          <w:numId w:val="4"/>
        </w:numPr>
        <w:tabs>
          <w:tab w:val="left" w:pos="1921"/>
        </w:tabs>
        <w:spacing w:line="298" w:lineRule="exact"/>
        <w:rPr>
          <w:sz w:val="26"/>
        </w:rPr>
      </w:pPr>
      <w:r w:rsidRPr="00B33663">
        <w:rPr>
          <w:sz w:val="26"/>
          <w:szCs w:val="26"/>
        </w:rPr>
        <w:t>The</w:t>
      </w:r>
      <w:r w:rsidRPr="00B33663">
        <w:rPr>
          <w:spacing w:val="-2"/>
          <w:sz w:val="26"/>
          <w:szCs w:val="26"/>
        </w:rPr>
        <w:t xml:space="preserve"> </w:t>
      </w:r>
      <w:r w:rsidRPr="00B33663">
        <w:rPr>
          <w:sz w:val="26"/>
          <w:szCs w:val="26"/>
        </w:rPr>
        <w:t>node</w:t>
      </w:r>
      <w:r w:rsidRPr="00B33663">
        <w:rPr>
          <w:spacing w:val="-2"/>
          <w:sz w:val="26"/>
          <w:szCs w:val="26"/>
        </w:rPr>
        <w:t xml:space="preserve"> </w:t>
      </w:r>
      <w:r w:rsidRPr="00B33663">
        <w:rPr>
          <w:sz w:val="26"/>
          <w:szCs w:val="26"/>
        </w:rPr>
        <w:t>sends</w:t>
      </w:r>
      <w:r w:rsidRPr="00B33663">
        <w:rPr>
          <w:spacing w:val="-2"/>
          <w:sz w:val="26"/>
          <w:szCs w:val="26"/>
        </w:rPr>
        <w:t xml:space="preserve"> </w:t>
      </w:r>
      <w:r w:rsidRPr="00B33663">
        <w:rPr>
          <w:sz w:val="26"/>
          <w:szCs w:val="26"/>
        </w:rPr>
        <w:t xml:space="preserve">a </w:t>
      </w:r>
      <w:r w:rsidRPr="00B33663">
        <w:rPr>
          <w:b/>
          <w:bCs/>
          <w:sz w:val="26"/>
          <w:szCs w:val="26"/>
        </w:rPr>
        <w:t>Probe</w:t>
      </w:r>
      <w:r w:rsidRPr="00B33663">
        <w:rPr>
          <w:b/>
          <w:bCs/>
          <w:spacing w:val="-1"/>
          <w:sz w:val="26"/>
          <w:szCs w:val="26"/>
        </w:rPr>
        <w:t xml:space="preserve"> </w:t>
      </w:r>
      <w:r w:rsidRPr="00B33663">
        <w:rPr>
          <w:b/>
          <w:bCs/>
          <w:sz w:val="26"/>
          <w:szCs w:val="26"/>
        </w:rPr>
        <w:t>Request</w:t>
      </w:r>
      <w:r w:rsidRPr="00B33663">
        <w:rPr>
          <w:b/>
          <w:bCs/>
          <w:spacing w:val="-2"/>
          <w:sz w:val="26"/>
          <w:szCs w:val="26"/>
        </w:rPr>
        <w:t xml:space="preserve"> </w:t>
      </w:r>
      <w:r w:rsidRPr="00B33663">
        <w:rPr>
          <w:sz w:val="26"/>
          <w:szCs w:val="26"/>
        </w:rPr>
        <w:t>frame.</w:t>
      </w:r>
    </w:p>
    <w:p w14:paraId="54227503" w14:textId="77777777" w:rsidR="00CD7E1A" w:rsidRPr="00B33663" w:rsidRDefault="00A42A03" w:rsidP="00E700C1">
      <w:pPr>
        <w:pStyle w:val="ListParagraph"/>
        <w:numPr>
          <w:ilvl w:val="1"/>
          <w:numId w:val="4"/>
        </w:numPr>
        <w:tabs>
          <w:tab w:val="left" w:pos="1921"/>
        </w:tabs>
        <w:spacing w:before="1"/>
        <w:rPr>
          <w:sz w:val="26"/>
        </w:rPr>
      </w:pPr>
      <w:r w:rsidRPr="00B33663">
        <w:rPr>
          <w:sz w:val="26"/>
          <w:szCs w:val="26"/>
        </w:rPr>
        <w:t>All</w:t>
      </w:r>
      <w:r w:rsidRPr="00B33663">
        <w:rPr>
          <w:spacing w:val="-3"/>
          <w:sz w:val="26"/>
          <w:szCs w:val="26"/>
        </w:rPr>
        <w:t xml:space="preserve"> </w:t>
      </w:r>
      <w:r w:rsidRPr="00B33663">
        <w:rPr>
          <w:sz w:val="26"/>
          <w:szCs w:val="26"/>
        </w:rPr>
        <w:t>AP’s</w:t>
      </w:r>
      <w:r w:rsidRPr="00B33663">
        <w:rPr>
          <w:spacing w:val="-1"/>
          <w:sz w:val="26"/>
          <w:szCs w:val="26"/>
        </w:rPr>
        <w:t xml:space="preserve"> </w:t>
      </w:r>
      <w:r w:rsidRPr="00B33663">
        <w:rPr>
          <w:sz w:val="26"/>
          <w:szCs w:val="26"/>
        </w:rPr>
        <w:t>within</w:t>
      </w:r>
      <w:r w:rsidRPr="00B33663">
        <w:rPr>
          <w:spacing w:val="-3"/>
          <w:sz w:val="26"/>
          <w:szCs w:val="26"/>
        </w:rPr>
        <w:t xml:space="preserve"> </w:t>
      </w:r>
      <w:r w:rsidRPr="00B33663">
        <w:rPr>
          <w:sz w:val="26"/>
          <w:szCs w:val="26"/>
        </w:rPr>
        <w:t>reach</w:t>
      </w:r>
      <w:r w:rsidRPr="00B33663">
        <w:rPr>
          <w:spacing w:val="-2"/>
          <w:sz w:val="26"/>
          <w:szCs w:val="26"/>
        </w:rPr>
        <w:t xml:space="preserve"> </w:t>
      </w:r>
      <w:r w:rsidRPr="00B33663">
        <w:rPr>
          <w:sz w:val="26"/>
          <w:szCs w:val="26"/>
        </w:rPr>
        <w:t>reply</w:t>
      </w:r>
      <w:r w:rsidRPr="00B33663">
        <w:rPr>
          <w:spacing w:val="-7"/>
          <w:sz w:val="26"/>
          <w:szCs w:val="26"/>
        </w:rPr>
        <w:t xml:space="preserve"> </w:t>
      </w:r>
      <w:r w:rsidRPr="00B33663">
        <w:rPr>
          <w:sz w:val="26"/>
          <w:szCs w:val="26"/>
        </w:rPr>
        <w:t>with</w:t>
      </w:r>
      <w:r w:rsidRPr="00B33663">
        <w:rPr>
          <w:spacing w:val="-3"/>
          <w:sz w:val="26"/>
          <w:szCs w:val="26"/>
        </w:rPr>
        <w:t xml:space="preserve"> </w:t>
      </w:r>
      <w:r w:rsidRPr="00B33663">
        <w:rPr>
          <w:sz w:val="26"/>
          <w:szCs w:val="26"/>
        </w:rPr>
        <w:t>a</w:t>
      </w:r>
      <w:r w:rsidRPr="00B33663">
        <w:rPr>
          <w:spacing w:val="2"/>
          <w:sz w:val="26"/>
          <w:szCs w:val="26"/>
        </w:rPr>
        <w:t xml:space="preserve"> </w:t>
      </w:r>
      <w:r w:rsidRPr="00B33663">
        <w:rPr>
          <w:b/>
          <w:bCs/>
          <w:sz w:val="26"/>
          <w:szCs w:val="26"/>
        </w:rPr>
        <w:t>Probe Response</w:t>
      </w:r>
      <w:r w:rsidRPr="00B33663">
        <w:rPr>
          <w:b/>
          <w:bCs/>
          <w:spacing w:val="-2"/>
          <w:sz w:val="26"/>
          <w:szCs w:val="26"/>
        </w:rPr>
        <w:t xml:space="preserve"> </w:t>
      </w:r>
      <w:r w:rsidRPr="00B33663">
        <w:rPr>
          <w:sz w:val="26"/>
          <w:szCs w:val="26"/>
        </w:rPr>
        <w:t>frame.</w:t>
      </w:r>
    </w:p>
    <w:p w14:paraId="1C5B0EF4" w14:textId="77777777" w:rsidR="00CD7E1A" w:rsidRPr="00B33663" w:rsidRDefault="00A42A03" w:rsidP="00E700C1">
      <w:pPr>
        <w:pStyle w:val="ListParagraph"/>
        <w:numPr>
          <w:ilvl w:val="1"/>
          <w:numId w:val="4"/>
        </w:numPr>
        <w:tabs>
          <w:tab w:val="left" w:pos="1921"/>
        </w:tabs>
        <w:spacing w:before="1" w:line="298" w:lineRule="exact"/>
        <w:rPr>
          <w:sz w:val="26"/>
        </w:rPr>
      </w:pPr>
      <w:r w:rsidRPr="00B33663">
        <w:rPr>
          <w:sz w:val="26"/>
          <w:szCs w:val="26"/>
        </w:rPr>
        <w:t>The</w:t>
      </w:r>
      <w:r w:rsidRPr="00B33663">
        <w:rPr>
          <w:spacing w:val="58"/>
          <w:sz w:val="26"/>
          <w:szCs w:val="26"/>
        </w:rPr>
        <w:t xml:space="preserve"> </w:t>
      </w:r>
      <w:r w:rsidRPr="00B33663">
        <w:rPr>
          <w:sz w:val="26"/>
          <w:szCs w:val="26"/>
        </w:rPr>
        <w:t>node</w:t>
      </w:r>
      <w:r w:rsidRPr="00B33663">
        <w:rPr>
          <w:spacing w:val="58"/>
          <w:sz w:val="26"/>
          <w:szCs w:val="26"/>
        </w:rPr>
        <w:t xml:space="preserve"> </w:t>
      </w:r>
      <w:r w:rsidRPr="00B33663">
        <w:rPr>
          <w:sz w:val="26"/>
          <w:szCs w:val="26"/>
        </w:rPr>
        <w:t>selects</w:t>
      </w:r>
      <w:r w:rsidRPr="00B33663">
        <w:rPr>
          <w:spacing w:val="58"/>
          <w:sz w:val="26"/>
          <w:szCs w:val="26"/>
        </w:rPr>
        <w:t xml:space="preserve"> </w:t>
      </w:r>
      <w:r w:rsidRPr="00B33663">
        <w:rPr>
          <w:sz w:val="26"/>
          <w:szCs w:val="26"/>
        </w:rPr>
        <w:t>one</w:t>
      </w:r>
      <w:r w:rsidRPr="00B33663">
        <w:rPr>
          <w:spacing w:val="60"/>
          <w:sz w:val="26"/>
          <w:szCs w:val="26"/>
        </w:rPr>
        <w:t xml:space="preserve"> </w:t>
      </w:r>
      <w:r w:rsidRPr="00B33663">
        <w:rPr>
          <w:sz w:val="26"/>
          <w:szCs w:val="26"/>
        </w:rPr>
        <w:t>of</w:t>
      </w:r>
      <w:r w:rsidRPr="00B33663">
        <w:rPr>
          <w:spacing w:val="60"/>
          <w:sz w:val="26"/>
          <w:szCs w:val="26"/>
        </w:rPr>
        <w:t xml:space="preserve"> </w:t>
      </w:r>
      <w:r w:rsidRPr="00B33663">
        <w:rPr>
          <w:sz w:val="26"/>
          <w:szCs w:val="26"/>
        </w:rPr>
        <w:t>the</w:t>
      </w:r>
      <w:r w:rsidRPr="00B33663">
        <w:rPr>
          <w:spacing w:val="58"/>
          <w:sz w:val="26"/>
          <w:szCs w:val="26"/>
        </w:rPr>
        <w:t xml:space="preserve"> </w:t>
      </w:r>
      <w:r w:rsidRPr="00B33663">
        <w:rPr>
          <w:sz w:val="26"/>
          <w:szCs w:val="26"/>
        </w:rPr>
        <w:t>access</w:t>
      </w:r>
      <w:r w:rsidRPr="00B33663">
        <w:rPr>
          <w:spacing w:val="58"/>
          <w:sz w:val="26"/>
          <w:szCs w:val="26"/>
        </w:rPr>
        <w:t xml:space="preserve"> </w:t>
      </w:r>
      <w:r w:rsidRPr="00B33663">
        <w:rPr>
          <w:sz w:val="26"/>
          <w:szCs w:val="26"/>
        </w:rPr>
        <w:t>points</w:t>
      </w:r>
      <w:r w:rsidRPr="00B33663">
        <w:rPr>
          <w:spacing w:val="60"/>
          <w:sz w:val="26"/>
          <w:szCs w:val="26"/>
        </w:rPr>
        <w:t xml:space="preserve"> </w:t>
      </w:r>
      <w:r w:rsidRPr="00B33663">
        <w:rPr>
          <w:sz w:val="26"/>
          <w:szCs w:val="26"/>
        </w:rPr>
        <w:t>and</w:t>
      </w:r>
      <w:r w:rsidRPr="00B33663">
        <w:rPr>
          <w:spacing w:val="58"/>
          <w:sz w:val="26"/>
          <w:szCs w:val="26"/>
        </w:rPr>
        <w:t xml:space="preserve"> </w:t>
      </w:r>
      <w:r w:rsidRPr="00B33663">
        <w:rPr>
          <w:sz w:val="26"/>
          <w:szCs w:val="26"/>
        </w:rPr>
        <w:t>sends</w:t>
      </w:r>
      <w:r w:rsidRPr="00B33663">
        <w:rPr>
          <w:spacing w:val="58"/>
          <w:sz w:val="26"/>
          <w:szCs w:val="26"/>
        </w:rPr>
        <w:t xml:space="preserve"> </w:t>
      </w:r>
      <w:r w:rsidRPr="00B33663">
        <w:rPr>
          <w:sz w:val="26"/>
          <w:szCs w:val="26"/>
        </w:rPr>
        <w:t>that</w:t>
      </w:r>
      <w:r w:rsidRPr="00B33663">
        <w:rPr>
          <w:spacing w:val="58"/>
          <w:sz w:val="26"/>
          <w:szCs w:val="26"/>
        </w:rPr>
        <w:t xml:space="preserve"> </w:t>
      </w:r>
      <w:r w:rsidRPr="00B33663">
        <w:rPr>
          <w:sz w:val="26"/>
          <w:szCs w:val="26"/>
        </w:rPr>
        <w:t>AP</w:t>
      </w:r>
      <w:r w:rsidRPr="00B33663">
        <w:rPr>
          <w:spacing w:val="58"/>
          <w:sz w:val="26"/>
          <w:szCs w:val="26"/>
        </w:rPr>
        <w:t xml:space="preserve"> </w:t>
      </w:r>
      <w:r w:rsidRPr="00B33663">
        <w:rPr>
          <w:sz w:val="26"/>
          <w:szCs w:val="26"/>
        </w:rPr>
        <w:t>an</w:t>
      </w:r>
    </w:p>
    <w:p w14:paraId="410D9BBA" w14:textId="77777777" w:rsidR="00CD7E1A" w:rsidRPr="00B33663" w:rsidRDefault="00A42A03">
      <w:pPr>
        <w:spacing w:line="298" w:lineRule="exact"/>
        <w:ind w:left="1921"/>
        <w:rPr>
          <w:sz w:val="26"/>
        </w:rPr>
      </w:pPr>
      <w:r w:rsidRPr="00B33663">
        <w:rPr>
          <w:b/>
          <w:sz w:val="26"/>
        </w:rPr>
        <w:t>Association</w:t>
      </w:r>
      <w:r w:rsidRPr="00B33663">
        <w:rPr>
          <w:b/>
          <w:spacing w:val="-3"/>
          <w:sz w:val="26"/>
        </w:rPr>
        <w:t xml:space="preserve"> </w:t>
      </w:r>
      <w:r w:rsidRPr="00B33663">
        <w:rPr>
          <w:b/>
          <w:sz w:val="26"/>
        </w:rPr>
        <w:t>Request</w:t>
      </w:r>
      <w:r w:rsidRPr="00B33663">
        <w:rPr>
          <w:b/>
          <w:spacing w:val="-2"/>
          <w:sz w:val="26"/>
        </w:rPr>
        <w:t xml:space="preserve"> </w:t>
      </w:r>
      <w:r w:rsidRPr="00B33663">
        <w:rPr>
          <w:sz w:val="26"/>
        </w:rPr>
        <w:t>frame.</w:t>
      </w:r>
    </w:p>
    <w:p w14:paraId="71887C79" w14:textId="77777777" w:rsidR="00CD7E1A" w:rsidRPr="00B33663" w:rsidRDefault="00CD7E1A">
      <w:pPr>
        <w:spacing w:line="298"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B7FD67C"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26BF5E99">
          <v:group id="_x0000_s1051" style="width:436.3pt;height:4.45pt;mso-position-horizontal-relative:char;mso-position-vertical-relative:line" coordsize="8726,89">
            <v:shape id="_x0000_s1052" style="position:absolute;width:8726;height:89" coordsize="8726,89" o:spt="100" adj="0,,0" path="m8726,29l,29,,89r8726,l8726,29xm8726,l,,,14r8726,l8726,xe" fillcolor="#612322" stroked="f">
              <v:stroke joinstyle="round"/>
              <v:formulas/>
              <v:path arrowok="t" o:connecttype="segments"/>
            </v:shape>
            <w10:anchorlock/>
          </v:group>
        </w:pict>
      </w:r>
    </w:p>
    <w:p w14:paraId="38D6B9B6" w14:textId="77777777" w:rsidR="00CD7E1A" w:rsidRPr="00B33663" w:rsidRDefault="00CD7E1A">
      <w:pPr>
        <w:pStyle w:val="BodyText"/>
        <w:spacing w:before="5"/>
        <w:ind w:left="0"/>
        <w:rPr>
          <w:sz w:val="16"/>
        </w:rPr>
      </w:pPr>
    </w:p>
    <w:p w14:paraId="7944A806" w14:textId="77777777" w:rsidR="00CD7E1A" w:rsidRPr="00B33663" w:rsidRDefault="00A42A03" w:rsidP="00E700C1">
      <w:pPr>
        <w:pStyle w:val="ListParagraph"/>
        <w:numPr>
          <w:ilvl w:val="1"/>
          <w:numId w:val="4"/>
        </w:numPr>
        <w:tabs>
          <w:tab w:val="left" w:pos="1921"/>
        </w:tabs>
        <w:spacing w:before="90"/>
        <w:rPr>
          <w:sz w:val="26"/>
        </w:rPr>
      </w:pPr>
      <w:r w:rsidRPr="00B33663">
        <w:rPr>
          <w:sz w:val="26"/>
          <w:szCs w:val="26"/>
        </w:rPr>
        <w:t>The</w:t>
      </w:r>
      <w:r w:rsidRPr="00B33663">
        <w:rPr>
          <w:spacing w:val="-3"/>
          <w:sz w:val="26"/>
          <w:szCs w:val="26"/>
        </w:rPr>
        <w:t xml:space="preserve"> </w:t>
      </w:r>
      <w:r w:rsidRPr="00B33663">
        <w:rPr>
          <w:sz w:val="26"/>
          <w:szCs w:val="26"/>
        </w:rPr>
        <w:t>AP</w:t>
      </w:r>
      <w:r w:rsidRPr="00B33663">
        <w:rPr>
          <w:spacing w:val="-2"/>
          <w:sz w:val="26"/>
          <w:szCs w:val="26"/>
        </w:rPr>
        <w:t xml:space="preserve"> </w:t>
      </w:r>
      <w:r w:rsidRPr="00B33663">
        <w:rPr>
          <w:sz w:val="26"/>
          <w:szCs w:val="26"/>
        </w:rPr>
        <w:t>replies</w:t>
      </w:r>
      <w:r w:rsidRPr="00B33663">
        <w:rPr>
          <w:spacing w:val="-3"/>
          <w:sz w:val="26"/>
          <w:szCs w:val="26"/>
        </w:rPr>
        <w:t xml:space="preserve"> </w:t>
      </w:r>
      <w:r w:rsidRPr="00B33663">
        <w:rPr>
          <w:sz w:val="26"/>
          <w:szCs w:val="26"/>
        </w:rPr>
        <w:t>with</w:t>
      </w:r>
      <w:r w:rsidRPr="00B33663">
        <w:rPr>
          <w:spacing w:val="-2"/>
          <w:sz w:val="26"/>
          <w:szCs w:val="26"/>
        </w:rPr>
        <w:t xml:space="preserve"> </w:t>
      </w:r>
      <w:r w:rsidRPr="00B33663">
        <w:rPr>
          <w:sz w:val="26"/>
          <w:szCs w:val="26"/>
        </w:rPr>
        <w:t>an</w:t>
      </w:r>
      <w:r w:rsidRPr="00B33663">
        <w:rPr>
          <w:spacing w:val="2"/>
          <w:sz w:val="26"/>
          <w:szCs w:val="26"/>
        </w:rPr>
        <w:t xml:space="preserve"> </w:t>
      </w:r>
      <w:r w:rsidRPr="00B33663">
        <w:rPr>
          <w:b/>
          <w:bCs/>
          <w:sz w:val="26"/>
          <w:szCs w:val="26"/>
        </w:rPr>
        <w:t>Association</w:t>
      </w:r>
      <w:r w:rsidRPr="00B33663">
        <w:rPr>
          <w:b/>
          <w:bCs/>
          <w:spacing w:val="-3"/>
          <w:sz w:val="26"/>
          <w:szCs w:val="26"/>
        </w:rPr>
        <w:t xml:space="preserve"> </w:t>
      </w:r>
      <w:r w:rsidRPr="00B33663">
        <w:rPr>
          <w:b/>
          <w:bCs/>
          <w:sz w:val="26"/>
          <w:szCs w:val="26"/>
        </w:rPr>
        <w:t>Response</w:t>
      </w:r>
      <w:r w:rsidRPr="00B33663">
        <w:rPr>
          <w:b/>
          <w:bCs/>
          <w:spacing w:val="2"/>
          <w:sz w:val="26"/>
          <w:szCs w:val="26"/>
        </w:rPr>
        <w:t xml:space="preserve"> </w:t>
      </w:r>
      <w:r w:rsidRPr="00B33663">
        <w:rPr>
          <w:sz w:val="26"/>
          <w:szCs w:val="26"/>
        </w:rPr>
        <w:t>frame.</w:t>
      </w:r>
    </w:p>
    <w:p w14:paraId="22F860BB" w14:textId="77777777" w:rsidR="00CD7E1A" w:rsidRPr="00B33663" w:rsidRDefault="00CD7E1A">
      <w:pPr>
        <w:pStyle w:val="BodyText"/>
        <w:ind w:left="0"/>
      </w:pPr>
    </w:p>
    <w:p w14:paraId="267DF230" w14:textId="77777777" w:rsidR="00CD7E1A" w:rsidRPr="00B33663" w:rsidRDefault="00A42A03" w:rsidP="00E700C1">
      <w:pPr>
        <w:pStyle w:val="ListParagraph"/>
        <w:numPr>
          <w:ilvl w:val="0"/>
          <w:numId w:val="4"/>
        </w:numPr>
        <w:tabs>
          <w:tab w:val="left" w:pos="1291"/>
          <w:tab w:val="left" w:pos="1292"/>
        </w:tabs>
        <w:spacing w:before="1"/>
        <w:ind w:left="1291" w:hanging="452"/>
        <w:rPr>
          <w:sz w:val="26"/>
        </w:rPr>
      </w:pPr>
      <w:r w:rsidRPr="00B33663">
        <w:rPr>
          <w:sz w:val="26"/>
        </w:rPr>
        <w:t>There</w:t>
      </w:r>
      <w:r w:rsidRPr="00B33663">
        <w:rPr>
          <w:spacing w:val="-2"/>
          <w:sz w:val="26"/>
        </w:rPr>
        <w:t xml:space="preserve"> </w:t>
      </w:r>
      <w:r w:rsidRPr="00B33663">
        <w:rPr>
          <w:sz w:val="26"/>
        </w:rPr>
        <w:t>are</w:t>
      </w:r>
      <w:r w:rsidRPr="00B33663">
        <w:rPr>
          <w:spacing w:val="-2"/>
          <w:sz w:val="26"/>
        </w:rPr>
        <w:t xml:space="preserve"> </w:t>
      </w:r>
      <w:r w:rsidRPr="00B33663">
        <w:rPr>
          <w:sz w:val="26"/>
        </w:rPr>
        <w:t>two</w:t>
      </w:r>
      <w:r w:rsidRPr="00B33663">
        <w:rPr>
          <w:spacing w:val="-2"/>
          <w:sz w:val="26"/>
        </w:rPr>
        <w:t xml:space="preserve"> </w:t>
      </w:r>
      <w:r w:rsidRPr="00B33663">
        <w:rPr>
          <w:sz w:val="26"/>
        </w:rPr>
        <w:t>types of Scanning. They</w:t>
      </w:r>
      <w:r w:rsidRPr="00B33663">
        <w:rPr>
          <w:spacing w:val="-7"/>
          <w:sz w:val="26"/>
        </w:rPr>
        <w:t xml:space="preserve"> </w:t>
      </w:r>
      <w:r w:rsidRPr="00B33663">
        <w:rPr>
          <w:sz w:val="26"/>
        </w:rPr>
        <w:t>are</w:t>
      </w:r>
    </w:p>
    <w:p w14:paraId="1C133FB3" w14:textId="77777777" w:rsidR="00CD7E1A" w:rsidRPr="00B33663" w:rsidRDefault="00A42A03" w:rsidP="00E700C1">
      <w:pPr>
        <w:pStyle w:val="ListParagraph"/>
        <w:numPr>
          <w:ilvl w:val="1"/>
          <w:numId w:val="7"/>
        </w:numPr>
        <w:tabs>
          <w:tab w:val="left" w:pos="2955"/>
          <w:tab w:val="left" w:pos="2956"/>
        </w:tabs>
        <w:spacing w:line="298" w:lineRule="exact"/>
        <w:rPr>
          <w:sz w:val="26"/>
        </w:rPr>
      </w:pPr>
      <w:r w:rsidRPr="00B33663">
        <w:rPr>
          <w:sz w:val="26"/>
        </w:rPr>
        <w:t>Active</w:t>
      </w:r>
      <w:r w:rsidRPr="00B33663">
        <w:rPr>
          <w:spacing w:val="-3"/>
          <w:sz w:val="26"/>
        </w:rPr>
        <w:t xml:space="preserve"> </w:t>
      </w:r>
      <w:r w:rsidRPr="00B33663">
        <w:rPr>
          <w:sz w:val="26"/>
        </w:rPr>
        <w:t>Scanning</w:t>
      </w:r>
    </w:p>
    <w:p w14:paraId="50C6FC5D" w14:textId="77777777" w:rsidR="00CD7E1A" w:rsidRPr="00B33663" w:rsidRDefault="00A42A03" w:rsidP="00E700C1">
      <w:pPr>
        <w:pStyle w:val="ListParagraph"/>
        <w:numPr>
          <w:ilvl w:val="1"/>
          <w:numId w:val="7"/>
        </w:numPr>
        <w:tabs>
          <w:tab w:val="left" w:pos="2955"/>
          <w:tab w:val="left" w:pos="2956"/>
        </w:tabs>
        <w:spacing w:line="298" w:lineRule="exact"/>
        <w:rPr>
          <w:sz w:val="26"/>
        </w:rPr>
      </w:pPr>
      <w:r w:rsidRPr="00B33663">
        <w:rPr>
          <w:sz w:val="26"/>
        </w:rPr>
        <w:t>Passive</w:t>
      </w:r>
      <w:r w:rsidRPr="00B33663">
        <w:rPr>
          <w:spacing w:val="-3"/>
          <w:sz w:val="26"/>
        </w:rPr>
        <w:t xml:space="preserve"> </w:t>
      </w:r>
      <w:r w:rsidRPr="00B33663">
        <w:rPr>
          <w:sz w:val="26"/>
        </w:rPr>
        <w:t>Scanning</w:t>
      </w:r>
    </w:p>
    <w:p w14:paraId="698536F5" w14:textId="77777777" w:rsidR="00CD7E1A" w:rsidRPr="00B33663" w:rsidRDefault="00CD7E1A">
      <w:pPr>
        <w:pStyle w:val="BodyText"/>
        <w:spacing w:before="8"/>
        <w:ind w:left="0"/>
        <w:rPr>
          <w:sz w:val="39"/>
        </w:rPr>
      </w:pPr>
    </w:p>
    <w:p w14:paraId="29CAB790" w14:textId="77777777" w:rsidR="00CD7E1A" w:rsidRPr="00B33663" w:rsidRDefault="00A42A03">
      <w:pPr>
        <w:pStyle w:val="Heading5"/>
        <w:jc w:val="both"/>
        <w:rPr>
          <w:u w:val="none"/>
        </w:rPr>
      </w:pPr>
      <w:r w:rsidRPr="00B33663">
        <w:rPr>
          <w:u w:val="none"/>
        </w:rPr>
        <w:t>Active</w:t>
      </w:r>
      <w:r w:rsidRPr="00B33663">
        <w:rPr>
          <w:spacing w:val="-3"/>
          <w:u w:val="none"/>
        </w:rPr>
        <w:t xml:space="preserve"> </w:t>
      </w:r>
      <w:r w:rsidRPr="00B33663">
        <w:rPr>
          <w:u w:val="none"/>
        </w:rPr>
        <w:t>Scanning</w:t>
      </w:r>
    </w:p>
    <w:p w14:paraId="5613D978" w14:textId="77777777" w:rsidR="00CD7E1A" w:rsidRPr="00B33663" w:rsidRDefault="00A42A03">
      <w:pPr>
        <w:pStyle w:val="BodyText"/>
        <w:spacing w:before="140"/>
        <w:ind w:left="480" w:right="636"/>
        <w:jc w:val="both"/>
      </w:pPr>
      <w:r w:rsidRPr="00B33663">
        <w:t>When node C moves from the cell serviced by AP-1 to the cell serviced by AP-2.</w:t>
      </w:r>
      <w:r w:rsidRPr="00B33663">
        <w:rPr>
          <w:spacing w:val="1"/>
        </w:rPr>
        <w:t xml:space="preserve"> </w:t>
      </w:r>
      <w:r w:rsidRPr="00B33663">
        <w:t>As it moves, it sends Probe frames, which eventually result in Probe Response.</w:t>
      </w:r>
      <w:r w:rsidRPr="00B33663">
        <w:rPr>
          <w:spacing w:val="1"/>
        </w:rPr>
        <w:t xml:space="preserve"> </w:t>
      </w:r>
      <w:r w:rsidRPr="00B33663">
        <w:t>Since</w:t>
      </w:r>
      <w:r w:rsidRPr="00B33663">
        <w:rPr>
          <w:spacing w:val="1"/>
        </w:rPr>
        <w:t xml:space="preserve"> </w:t>
      </w:r>
      <w:r w:rsidRPr="00B33663">
        <w:t>the</w:t>
      </w:r>
      <w:r w:rsidRPr="00B33663">
        <w:rPr>
          <w:spacing w:val="1"/>
        </w:rPr>
        <w:t xml:space="preserve"> </w:t>
      </w:r>
      <w:r w:rsidRPr="00B33663">
        <w:rPr>
          <w:b/>
          <w:i/>
        </w:rPr>
        <w:t>node</w:t>
      </w:r>
      <w:r w:rsidRPr="00B33663">
        <w:rPr>
          <w:b/>
          <w:i/>
          <w:spacing w:val="1"/>
        </w:rPr>
        <w:t xml:space="preserve"> </w:t>
      </w:r>
      <w:r w:rsidRPr="00B33663">
        <w:rPr>
          <w:b/>
          <w:i/>
        </w:rPr>
        <w:t>is</w:t>
      </w:r>
      <w:r w:rsidRPr="00B33663">
        <w:rPr>
          <w:b/>
          <w:i/>
          <w:spacing w:val="1"/>
        </w:rPr>
        <w:t xml:space="preserve"> </w:t>
      </w:r>
      <w:r w:rsidRPr="00B33663">
        <w:rPr>
          <w:b/>
          <w:i/>
        </w:rPr>
        <w:t>actively</w:t>
      </w:r>
      <w:r w:rsidRPr="00B33663">
        <w:rPr>
          <w:b/>
          <w:i/>
          <w:spacing w:val="1"/>
        </w:rPr>
        <w:t xml:space="preserve"> </w:t>
      </w:r>
      <w:r w:rsidRPr="00B33663">
        <w:rPr>
          <w:b/>
          <w:i/>
        </w:rPr>
        <w:t>searching</w:t>
      </w:r>
      <w:r w:rsidRPr="00B33663">
        <w:rPr>
          <w:b/>
          <w:i/>
          <w:spacing w:val="1"/>
        </w:rPr>
        <w:t xml:space="preserve"> </w:t>
      </w:r>
      <w:r w:rsidRPr="00B33663">
        <w:rPr>
          <w:b/>
          <w:i/>
        </w:rPr>
        <w:t>for</w:t>
      </w:r>
      <w:r w:rsidRPr="00B33663">
        <w:rPr>
          <w:b/>
          <w:i/>
          <w:spacing w:val="1"/>
        </w:rPr>
        <w:t xml:space="preserve"> </w:t>
      </w:r>
      <w:r w:rsidRPr="00B33663">
        <w:rPr>
          <w:b/>
          <w:i/>
        </w:rPr>
        <w:t>an</w:t>
      </w:r>
      <w:r w:rsidRPr="00B33663">
        <w:rPr>
          <w:b/>
          <w:i/>
          <w:spacing w:val="1"/>
        </w:rPr>
        <w:t xml:space="preserve"> </w:t>
      </w:r>
      <w:r w:rsidRPr="00B33663">
        <w:rPr>
          <w:b/>
          <w:i/>
        </w:rPr>
        <w:t>access</w:t>
      </w:r>
      <w:r w:rsidRPr="00B33663">
        <w:rPr>
          <w:b/>
          <w:i/>
          <w:spacing w:val="1"/>
        </w:rPr>
        <w:t xml:space="preserve"> </w:t>
      </w:r>
      <w:r w:rsidRPr="00B33663">
        <w:rPr>
          <w:b/>
          <w:i/>
        </w:rPr>
        <w:t>point</w:t>
      </w:r>
      <w:r w:rsidRPr="00B33663">
        <w:rPr>
          <w:b/>
          <w:i/>
          <w:spacing w:val="1"/>
        </w:rPr>
        <w:t xml:space="preserve"> </w:t>
      </w:r>
      <w:r w:rsidRPr="00B33663">
        <w:t>it</w:t>
      </w:r>
      <w:r w:rsidRPr="00B33663">
        <w:rPr>
          <w:spacing w:val="1"/>
        </w:rPr>
        <w:t xml:space="preserve"> </w:t>
      </w:r>
      <w:r w:rsidRPr="00B33663">
        <w:t>is</w:t>
      </w:r>
      <w:r w:rsidRPr="00B33663">
        <w:rPr>
          <w:spacing w:val="1"/>
        </w:rPr>
        <w:t xml:space="preserve"> </w:t>
      </w:r>
      <w:r w:rsidRPr="00B33663">
        <w:t>called</w:t>
      </w:r>
      <w:r w:rsidRPr="00B33663">
        <w:rPr>
          <w:spacing w:val="65"/>
        </w:rPr>
        <w:t xml:space="preserve"> </w:t>
      </w:r>
      <w:r w:rsidRPr="00B33663">
        <w:t>active</w:t>
      </w:r>
      <w:r w:rsidRPr="00B33663">
        <w:rPr>
          <w:spacing w:val="1"/>
        </w:rPr>
        <w:t xml:space="preserve"> </w:t>
      </w:r>
      <w:r w:rsidRPr="00B33663">
        <w:t>scanning.</w:t>
      </w:r>
    </w:p>
    <w:p w14:paraId="6410EEA7" w14:textId="77777777" w:rsidR="00CD7E1A" w:rsidRPr="00B33663" w:rsidRDefault="00A42A03">
      <w:pPr>
        <w:pStyle w:val="BodyText"/>
        <w:ind w:left="0"/>
        <w:rPr>
          <w:sz w:val="24"/>
        </w:rPr>
      </w:pPr>
      <w:r w:rsidRPr="00B33663">
        <w:rPr>
          <w:noProof/>
          <w:lang w:val="en-IN" w:eastAsia="en-IN"/>
        </w:rPr>
        <w:drawing>
          <wp:anchor distT="0" distB="0" distL="0" distR="0" simplePos="0" relativeHeight="251713024" behindDoc="0" locked="0" layoutInCell="1" allowOverlap="1" wp14:anchorId="09F83D58" wp14:editId="07777777">
            <wp:simplePos x="0" y="0"/>
            <wp:positionH relativeFrom="page">
              <wp:posOffset>2073739</wp:posOffset>
            </wp:positionH>
            <wp:positionV relativeFrom="paragraph">
              <wp:posOffset>200306</wp:posOffset>
            </wp:positionV>
            <wp:extent cx="3596323" cy="2070353"/>
            <wp:effectExtent l="0" t="0" r="0" b="0"/>
            <wp:wrapTopAndBottom/>
            <wp:docPr id="133"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8.jpeg"/>
                    <pic:cNvPicPr/>
                  </pic:nvPicPr>
                  <pic:blipFill>
                    <a:blip r:embed="rId76" cstate="print"/>
                    <a:stretch>
                      <a:fillRect/>
                    </a:stretch>
                  </pic:blipFill>
                  <pic:spPr>
                    <a:xfrm>
                      <a:off x="0" y="0"/>
                      <a:ext cx="3596323" cy="2070353"/>
                    </a:xfrm>
                    <a:prstGeom prst="rect">
                      <a:avLst/>
                    </a:prstGeom>
                  </pic:spPr>
                </pic:pic>
              </a:graphicData>
            </a:graphic>
          </wp:anchor>
        </w:drawing>
      </w:r>
    </w:p>
    <w:p w14:paraId="7BC1BAF2" w14:textId="77777777" w:rsidR="00CD7E1A" w:rsidRPr="00B33663" w:rsidRDefault="00CD7E1A">
      <w:pPr>
        <w:pStyle w:val="BodyText"/>
        <w:ind w:left="0"/>
        <w:rPr>
          <w:sz w:val="28"/>
        </w:rPr>
      </w:pPr>
    </w:p>
    <w:p w14:paraId="498DA070" w14:textId="77777777" w:rsidR="00CD7E1A" w:rsidRPr="00B33663" w:rsidRDefault="00A42A03">
      <w:pPr>
        <w:pStyle w:val="Heading5"/>
        <w:spacing w:before="240"/>
        <w:jc w:val="both"/>
        <w:rPr>
          <w:u w:val="none"/>
        </w:rPr>
      </w:pPr>
      <w:r w:rsidRPr="00B33663">
        <w:rPr>
          <w:u w:val="none"/>
        </w:rPr>
        <w:t>Passive</w:t>
      </w:r>
      <w:r w:rsidRPr="00B33663">
        <w:rPr>
          <w:spacing w:val="-3"/>
          <w:u w:val="none"/>
        </w:rPr>
        <w:t xml:space="preserve"> </w:t>
      </w:r>
      <w:r w:rsidRPr="00B33663">
        <w:rPr>
          <w:u w:val="none"/>
        </w:rPr>
        <w:t>Scanning</w:t>
      </w:r>
    </w:p>
    <w:p w14:paraId="07A92C22" w14:textId="77777777" w:rsidR="00CD7E1A" w:rsidRPr="00B33663" w:rsidRDefault="00A42A03">
      <w:pPr>
        <w:pStyle w:val="BodyText"/>
        <w:spacing w:before="143"/>
        <w:ind w:left="480" w:right="634"/>
        <w:jc w:val="both"/>
      </w:pPr>
      <w:r w:rsidRPr="00B33663">
        <w:rPr>
          <w:b/>
          <w:i/>
        </w:rPr>
        <w:t>AP’s</w:t>
      </w:r>
      <w:r w:rsidRPr="00B33663">
        <w:rPr>
          <w:b/>
          <w:i/>
          <w:spacing w:val="1"/>
        </w:rPr>
        <w:t xml:space="preserve"> </w:t>
      </w:r>
      <w:r w:rsidRPr="00B33663">
        <w:rPr>
          <w:b/>
          <w:i/>
        </w:rPr>
        <w:t>periodically</w:t>
      </w:r>
      <w:r w:rsidRPr="00B33663">
        <w:rPr>
          <w:b/>
          <w:i/>
          <w:spacing w:val="1"/>
        </w:rPr>
        <w:t xml:space="preserve"> </w:t>
      </w:r>
      <w:r w:rsidRPr="00B33663">
        <w:rPr>
          <w:b/>
          <w:i/>
        </w:rPr>
        <w:t>send</w:t>
      </w:r>
      <w:r w:rsidRPr="00B33663">
        <w:rPr>
          <w:b/>
          <w:i/>
          <w:spacing w:val="1"/>
        </w:rPr>
        <w:t xml:space="preserve"> </w:t>
      </w:r>
      <w:r w:rsidRPr="00B33663">
        <w:rPr>
          <w:b/>
          <w:i/>
        </w:rPr>
        <w:t>a</w:t>
      </w:r>
      <w:r w:rsidRPr="00B33663">
        <w:rPr>
          <w:b/>
          <w:i/>
          <w:spacing w:val="1"/>
        </w:rPr>
        <w:t xml:space="preserve"> </w:t>
      </w:r>
      <w:r w:rsidRPr="00B33663">
        <w:rPr>
          <w:b/>
          <w:i/>
        </w:rPr>
        <w:t>Beacon</w:t>
      </w:r>
      <w:r w:rsidRPr="00B33663">
        <w:rPr>
          <w:b/>
          <w:i/>
          <w:spacing w:val="1"/>
        </w:rPr>
        <w:t xml:space="preserve"> </w:t>
      </w:r>
      <w:r w:rsidRPr="00B33663">
        <w:rPr>
          <w:b/>
          <w:i/>
        </w:rPr>
        <w:t>frame</w:t>
      </w:r>
      <w:r w:rsidRPr="00B33663">
        <w:rPr>
          <w:b/>
          <w:i/>
          <w:spacing w:val="1"/>
        </w:rPr>
        <w:t xml:space="preserve"> </w:t>
      </w:r>
      <w:r w:rsidRPr="00B33663">
        <w:rPr>
          <w:b/>
          <w:i/>
        </w:rPr>
        <w:t>to</w:t>
      </w:r>
      <w:r w:rsidRPr="00B33663">
        <w:rPr>
          <w:b/>
          <w:i/>
          <w:spacing w:val="1"/>
        </w:rPr>
        <w:t xml:space="preserve"> </w:t>
      </w:r>
      <w:r w:rsidRPr="00B33663">
        <w:rPr>
          <w:b/>
          <w:i/>
        </w:rPr>
        <w:t>the</w:t>
      </w:r>
      <w:r w:rsidRPr="00B33663">
        <w:rPr>
          <w:b/>
          <w:i/>
          <w:spacing w:val="1"/>
        </w:rPr>
        <w:t xml:space="preserve"> </w:t>
      </w:r>
      <w:r w:rsidRPr="00B33663">
        <w:rPr>
          <w:b/>
          <w:i/>
        </w:rPr>
        <w:t>nodes</w:t>
      </w:r>
      <w:r w:rsidRPr="00B33663">
        <w:rPr>
          <w:b/>
          <w:i/>
          <w:spacing w:val="1"/>
        </w:rPr>
        <w:t xml:space="preserve"> </w:t>
      </w:r>
      <w:r w:rsidRPr="00B33663">
        <w:t>that</w:t>
      </w:r>
      <w:r w:rsidRPr="00B33663">
        <w:rPr>
          <w:spacing w:val="1"/>
        </w:rPr>
        <w:t xml:space="preserve"> </w:t>
      </w:r>
      <w:r w:rsidRPr="00B33663">
        <w:t>advertises</w:t>
      </w:r>
      <w:r w:rsidRPr="00B33663">
        <w:rPr>
          <w:spacing w:val="65"/>
        </w:rPr>
        <w:t xml:space="preserve"> </w:t>
      </w:r>
      <w:r w:rsidRPr="00B33663">
        <w:t>the</w:t>
      </w:r>
      <w:r w:rsidRPr="00B33663">
        <w:rPr>
          <w:spacing w:val="1"/>
        </w:rPr>
        <w:t xml:space="preserve"> </w:t>
      </w:r>
      <w:r w:rsidRPr="00B33663">
        <w:t>capabilities of the access point which includes the transmission rates supported by</w:t>
      </w:r>
      <w:r w:rsidRPr="00B33663">
        <w:rPr>
          <w:spacing w:val="1"/>
        </w:rPr>
        <w:t xml:space="preserve"> </w:t>
      </w:r>
      <w:r w:rsidRPr="00B33663">
        <w:t>the AP. This is called passive scanning and a node can change to this AP based on</w:t>
      </w:r>
      <w:r w:rsidRPr="00B33663">
        <w:rPr>
          <w:spacing w:val="1"/>
        </w:rPr>
        <w:t xml:space="preserve"> </w:t>
      </w:r>
      <w:r w:rsidRPr="00B33663">
        <w:t>the Beacon frame simply by sending it an Association Request frame back to the</w:t>
      </w:r>
      <w:r w:rsidRPr="00B33663">
        <w:rPr>
          <w:spacing w:val="1"/>
        </w:rPr>
        <w:t xml:space="preserve"> </w:t>
      </w:r>
      <w:r w:rsidRPr="00B33663">
        <w:t>access</w:t>
      </w:r>
      <w:r w:rsidRPr="00B33663">
        <w:rPr>
          <w:spacing w:val="-1"/>
        </w:rPr>
        <w:t xml:space="preserve"> </w:t>
      </w:r>
      <w:r w:rsidRPr="00B33663">
        <w:t>point.</w:t>
      </w:r>
    </w:p>
    <w:p w14:paraId="61C988F9" w14:textId="77777777" w:rsidR="00CD7E1A" w:rsidRPr="00B33663" w:rsidRDefault="00CD7E1A">
      <w:pPr>
        <w:pStyle w:val="BodyText"/>
        <w:spacing w:before="5"/>
        <w:ind w:left="0"/>
        <w:rPr>
          <w:sz w:val="39"/>
        </w:rPr>
      </w:pPr>
    </w:p>
    <w:p w14:paraId="7CA186D9" w14:textId="77777777" w:rsidR="00CD7E1A" w:rsidRPr="00B33663" w:rsidRDefault="00A42A03">
      <w:pPr>
        <w:ind w:left="480"/>
        <w:jc w:val="both"/>
        <w:rPr>
          <w:b/>
          <w:sz w:val="26"/>
        </w:rPr>
      </w:pPr>
      <w:r w:rsidRPr="00B33663">
        <w:rPr>
          <w:b/>
          <w:sz w:val="26"/>
        </w:rPr>
        <w:t>FRAME</w:t>
      </w:r>
      <w:r w:rsidRPr="00B33663">
        <w:rPr>
          <w:b/>
          <w:spacing w:val="-2"/>
          <w:sz w:val="26"/>
        </w:rPr>
        <w:t xml:space="preserve"> </w:t>
      </w:r>
      <w:r w:rsidRPr="00B33663">
        <w:rPr>
          <w:b/>
          <w:sz w:val="26"/>
        </w:rPr>
        <w:t>FORMAT</w:t>
      </w:r>
      <w:r w:rsidRPr="00B33663">
        <w:rPr>
          <w:b/>
          <w:spacing w:val="-2"/>
          <w:sz w:val="26"/>
        </w:rPr>
        <w:t xml:space="preserve"> </w:t>
      </w:r>
      <w:r w:rsidRPr="00B33663">
        <w:rPr>
          <w:b/>
          <w:sz w:val="26"/>
        </w:rPr>
        <w:t>OF</w:t>
      </w:r>
      <w:r w:rsidRPr="00B33663">
        <w:rPr>
          <w:b/>
          <w:spacing w:val="-1"/>
          <w:sz w:val="26"/>
        </w:rPr>
        <w:t xml:space="preserve"> </w:t>
      </w:r>
      <w:r w:rsidRPr="00B33663">
        <w:rPr>
          <w:b/>
          <w:sz w:val="26"/>
        </w:rPr>
        <w:t>WLAN /</w:t>
      </w:r>
      <w:r w:rsidRPr="00B33663">
        <w:rPr>
          <w:b/>
          <w:spacing w:val="63"/>
          <w:sz w:val="26"/>
        </w:rPr>
        <w:t xml:space="preserve"> </w:t>
      </w:r>
      <w:r w:rsidRPr="00B33663">
        <w:rPr>
          <w:b/>
          <w:sz w:val="26"/>
        </w:rPr>
        <w:t>802.11</w:t>
      </w:r>
    </w:p>
    <w:p w14:paraId="05EA548D" w14:textId="77777777" w:rsidR="00CD7E1A" w:rsidRPr="00B33663" w:rsidRDefault="00A42A03">
      <w:pPr>
        <w:pStyle w:val="BodyText"/>
        <w:ind w:left="0"/>
        <w:rPr>
          <w:b/>
          <w:sz w:val="29"/>
        </w:rPr>
      </w:pPr>
      <w:r w:rsidRPr="00B33663">
        <w:rPr>
          <w:noProof/>
          <w:lang w:val="en-IN" w:eastAsia="en-IN"/>
        </w:rPr>
        <w:drawing>
          <wp:anchor distT="0" distB="0" distL="0" distR="0" simplePos="0" relativeHeight="251716096" behindDoc="0" locked="0" layoutInCell="1" allowOverlap="1" wp14:anchorId="0325AF83" wp14:editId="07777777">
            <wp:simplePos x="0" y="0"/>
            <wp:positionH relativeFrom="page">
              <wp:posOffset>1420038</wp:posOffset>
            </wp:positionH>
            <wp:positionV relativeFrom="paragraph">
              <wp:posOffset>237064</wp:posOffset>
            </wp:positionV>
            <wp:extent cx="4978898" cy="468725"/>
            <wp:effectExtent l="0" t="0" r="0" b="0"/>
            <wp:wrapTopAndBottom/>
            <wp:docPr id="13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9.png"/>
                    <pic:cNvPicPr/>
                  </pic:nvPicPr>
                  <pic:blipFill>
                    <a:blip r:embed="rId77" cstate="print"/>
                    <a:stretch>
                      <a:fillRect/>
                    </a:stretch>
                  </pic:blipFill>
                  <pic:spPr>
                    <a:xfrm>
                      <a:off x="0" y="0"/>
                      <a:ext cx="4978898" cy="468725"/>
                    </a:xfrm>
                    <a:prstGeom prst="rect">
                      <a:avLst/>
                    </a:prstGeom>
                  </pic:spPr>
                </pic:pic>
              </a:graphicData>
            </a:graphic>
          </wp:anchor>
        </w:drawing>
      </w:r>
    </w:p>
    <w:p w14:paraId="6DFE5BB5" w14:textId="77777777" w:rsidR="00CD7E1A" w:rsidRPr="00B33663" w:rsidRDefault="00A42A03" w:rsidP="00E700C1">
      <w:pPr>
        <w:pStyle w:val="ListParagraph"/>
        <w:numPr>
          <w:ilvl w:val="0"/>
          <w:numId w:val="5"/>
        </w:numPr>
        <w:tabs>
          <w:tab w:val="left" w:pos="752"/>
        </w:tabs>
        <w:spacing w:before="107"/>
        <w:ind w:left="751" w:hanging="272"/>
        <w:rPr>
          <w:sz w:val="26"/>
        </w:rPr>
      </w:pPr>
      <w:r w:rsidRPr="00B33663">
        <w:rPr>
          <w:b/>
          <w:i/>
          <w:sz w:val="26"/>
        </w:rPr>
        <w:t>Control</w:t>
      </w:r>
      <w:r w:rsidRPr="00B33663">
        <w:rPr>
          <w:b/>
          <w:i/>
          <w:spacing w:val="-3"/>
          <w:sz w:val="26"/>
        </w:rPr>
        <w:t xml:space="preserve"> </w:t>
      </w:r>
      <w:r w:rsidRPr="00B33663">
        <w:rPr>
          <w:b/>
          <w:i/>
          <w:sz w:val="26"/>
        </w:rPr>
        <w:t>field</w:t>
      </w:r>
      <w:r w:rsidRPr="00B33663">
        <w:rPr>
          <w:b/>
          <w:i/>
          <w:spacing w:val="62"/>
          <w:sz w:val="26"/>
        </w:rPr>
        <w:t xml:space="preserve"> </w:t>
      </w:r>
      <w:r w:rsidRPr="00B33663">
        <w:rPr>
          <w:sz w:val="26"/>
        </w:rPr>
        <w:t>-</w:t>
      </w:r>
      <w:r w:rsidRPr="00B33663">
        <w:rPr>
          <w:spacing w:val="-3"/>
          <w:sz w:val="26"/>
        </w:rPr>
        <w:t xml:space="preserve"> </w:t>
      </w:r>
      <w:r w:rsidRPr="00B33663">
        <w:rPr>
          <w:sz w:val="26"/>
        </w:rPr>
        <w:t>contains</w:t>
      </w:r>
      <w:r w:rsidRPr="00B33663">
        <w:rPr>
          <w:spacing w:val="-2"/>
          <w:sz w:val="26"/>
        </w:rPr>
        <w:t xml:space="preserve"> </w:t>
      </w:r>
      <w:r w:rsidRPr="00B33663">
        <w:rPr>
          <w:sz w:val="26"/>
        </w:rPr>
        <w:t>three</w:t>
      </w:r>
      <w:r w:rsidRPr="00B33663">
        <w:rPr>
          <w:spacing w:val="-3"/>
          <w:sz w:val="26"/>
        </w:rPr>
        <w:t xml:space="preserve"> </w:t>
      </w:r>
      <w:r w:rsidRPr="00B33663">
        <w:rPr>
          <w:sz w:val="26"/>
        </w:rPr>
        <w:t>subfields</w:t>
      </w:r>
      <w:r w:rsidRPr="00B33663">
        <w:rPr>
          <w:spacing w:val="-2"/>
          <w:sz w:val="26"/>
        </w:rPr>
        <w:t xml:space="preserve"> </w:t>
      </w:r>
      <w:r w:rsidRPr="00B33663">
        <w:rPr>
          <w:sz w:val="26"/>
        </w:rPr>
        <w:t>:</w:t>
      </w:r>
    </w:p>
    <w:p w14:paraId="26E42A7B" w14:textId="77777777" w:rsidR="00CD7E1A" w:rsidRPr="00B33663" w:rsidRDefault="00A42A03" w:rsidP="00E700C1">
      <w:pPr>
        <w:pStyle w:val="ListParagraph"/>
        <w:numPr>
          <w:ilvl w:val="0"/>
          <w:numId w:val="3"/>
        </w:numPr>
        <w:tabs>
          <w:tab w:val="left" w:pos="1201"/>
        </w:tabs>
        <w:spacing w:before="148"/>
        <w:ind w:hanging="181"/>
        <w:rPr>
          <w:sz w:val="26"/>
        </w:rPr>
      </w:pPr>
      <w:r w:rsidRPr="00B33663">
        <w:rPr>
          <w:b/>
          <w:i/>
          <w:sz w:val="26"/>
        </w:rPr>
        <w:t>Type</w:t>
      </w:r>
      <w:r w:rsidRPr="00B33663">
        <w:rPr>
          <w:b/>
          <w:i/>
          <w:spacing w:val="-2"/>
          <w:sz w:val="26"/>
        </w:rPr>
        <w:t xml:space="preserve"> </w:t>
      </w:r>
      <w:r w:rsidRPr="00B33663">
        <w:rPr>
          <w:b/>
          <w:i/>
          <w:sz w:val="26"/>
        </w:rPr>
        <w:t>field</w:t>
      </w:r>
      <w:r w:rsidRPr="00B33663">
        <w:rPr>
          <w:b/>
          <w:i/>
          <w:spacing w:val="-1"/>
          <w:sz w:val="26"/>
        </w:rPr>
        <w:t xml:space="preserve"> </w:t>
      </w:r>
      <w:r w:rsidRPr="00B33663">
        <w:rPr>
          <w:sz w:val="26"/>
        </w:rPr>
        <w:t>-</w:t>
      </w:r>
      <w:r w:rsidRPr="00B33663">
        <w:rPr>
          <w:spacing w:val="-2"/>
          <w:sz w:val="26"/>
        </w:rPr>
        <w:t xml:space="preserve"> </w:t>
      </w:r>
      <w:r w:rsidRPr="00B33663">
        <w:rPr>
          <w:sz w:val="26"/>
        </w:rPr>
        <w:t>Indicates</w:t>
      </w:r>
      <w:r w:rsidRPr="00B33663">
        <w:rPr>
          <w:spacing w:val="3"/>
          <w:sz w:val="26"/>
        </w:rPr>
        <w:t xml:space="preserve"> </w:t>
      </w:r>
      <w:r w:rsidRPr="00B33663">
        <w:rPr>
          <w:sz w:val="26"/>
        </w:rPr>
        <w:t>whether</w:t>
      </w:r>
      <w:r w:rsidRPr="00B33663">
        <w:rPr>
          <w:spacing w:val="-1"/>
          <w:sz w:val="26"/>
        </w:rPr>
        <w:t xml:space="preserve"> </w:t>
      </w:r>
      <w:r w:rsidRPr="00B33663">
        <w:rPr>
          <w:sz w:val="26"/>
        </w:rPr>
        <w:t>the</w:t>
      </w:r>
      <w:r w:rsidRPr="00B33663">
        <w:rPr>
          <w:spacing w:val="-2"/>
          <w:sz w:val="26"/>
        </w:rPr>
        <w:t xml:space="preserve"> </w:t>
      </w:r>
      <w:r w:rsidRPr="00B33663">
        <w:rPr>
          <w:sz w:val="26"/>
        </w:rPr>
        <w:t>frame</w:t>
      </w:r>
      <w:r w:rsidRPr="00B33663">
        <w:rPr>
          <w:spacing w:val="-2"/>
          <w:sz w:val="26"/>
        </w:rPr>
        <w:t xml:space="preserve"> </w:t>
      </w:r>
      <w:r w:rsidRPr="00B33663">
        <w:rPr>
          <w:sz w:val="26"/>
        </w:rPr>
        <w:t>carries</w:t>
      </w:r>
      <w:r w:rsidRPr="00B33663">
        <w:rPr>
          <w:spacing w:val="-2"/>
          <w:sz w:val="26"/>
        </w:rPr>
        <w:t xml:space="preserve"> </w:t>
      </w:r>
      <w:r w:rsidRPr="00B33663">
        <w:rPr>
          <w:sz w:val="26"/>
        </w:rPr>
        <w:t>data,</w:t>
      </w:r>
      <w:r w:rsidRPr="00B33663">
        <w:rPr>
          <w:spacing w:val="2"/>
          <w:sz w:val="26"/>
        </w:rPr>
        <w:t xml:space="preserve"> </w:t>
      </w:r>
      <w:r w:rsidRPr="00B33663">
        <w:rPr>
          <w:sz w:val="26"/>
        </w:rPr>
        <w:t>RTS</w:t>
      </w:r>
      <w:r w:rsidRPr="00B33663">
        <w:rPr>
          <w:spacing w:val="-1"/>
          <w:sz w:val="26"/>
        </w:rPr>
        <w:t xml:space="preserve"> </w:t>
      </w:r>
      <w:r w:rsidRPr="00B33663">
        <w:rPr>
          <w:sz w:val="26"/>
        </w:rPr>
        <w:t>or</w:t>
      </w:r>
      <w:r w:rsidRPr="00B33663">
        <w:rPr>
          <w:spacing w:val="-2"/>
          <w:sz w:val="26"/>
        </w:rPr>
        <w:t xml:space="preserve"> </w:t>
      </w:r>
      <w:r w:rsidRPr="00B33663">
        <w:rPr>
          <w:sz w:val="26"/>
        </w:rPr>
        <w:t>CTS</w:t>
      </w:r>
      <w:r w:rsidRPr="00B33663">
        <w:rPr>
          <w:spacing w:val="-2"/>
          <w:sz w:val="26"/>
        </w:rPr>
        <w:t xml:space="preserve"> </w:t>
      </w:r>
      <w:r w:rsidRPr="00B33663">
        <w:rPr>
          <w:sz w:val="26"/>
        </w:rPr>
        <w:t>frame</w:t>
      </w:r>
    </w:p>
    <w:p w14:paraId="7AF22F6D" w14:textId="77777777" w:rsidR="00CD7E1A" w:rsidRPr="00B33663" w:rsidRDefault="00A42A03" w:rsidP="00E700C1">
      <w:pPr>
        <w:pStyle w:val="ListParagraph"/>
        <w:numPr>
          <w:ilvl w:val="0"/>
          <w:numId w:val="3"/>
        </w:numPr>
        <w:tabs>
          <w:tab w:val="left" w:pos="1201"/>
        </w:tabs>
        <w:spacing w:before="1" w:line="318" w:lineRule="exact"/>
        <w:ind w:hanging="181"/>
        <w:rPr>
          <w:sz w:val="26"/>
        </w:rPr>
      </w:pPr>
      <w:r w:rsidRPr="00B33663">
        <w:rPr>
          <w:b/>
          <w:i/>
          <w:sz w:val="26"/>
        </w:rPr>
        <w:t>To</w:t>
      </w:r>
      <w:r w:rsidRPr="00B33663">
        <w:rPr>
          <w:b/>
          <w:i/>
          <w:spacing w:val="-2"/>
          <w:sz w:val="26"/>
        </w:rPr>
        <w:t xml:space="preserve"> </w:t>
      </w:r>
      <w:r w:rsidRPr="00B33663">
        <w:rPr>
          <w:b/>
          <w:i/>
          <w:sz w:val="26"/>
        </w:rPr>
        <w:t>DS</w:t>
      </w:r>
      <w:r w:rsidRPr="00B33663">
        <w:rPr>
          <w:b/>
          <w:i/>
          <w:spacing w:val="63"/>
          <w:sz w:val="26"/>
        </w:rPr>
        <w:t xml:space="preserve"> </w:t>
      </w:r>
      <w:r w:rsidRPr="00B33663">
        <w:rPr>
          <w:sz w:val="26"/>
        </w:rPr>
        <w:t>-</w:t>
      </w:r>
      <w:r w:rsidRPr="00B33663">
        <w:rPr>
          <w:spacing w:val="1"/>
          <w:sz w:val="26"/>
        </w:rPr>
        <w:t xml:space="preserve"> </w:t>
      </w:r>
      <w:r w:rsidRPr="00B33663">
        <w:rPr>
          <w:sz w:val="26"/>
        </w:rPr>
        <w:t>Data</w:t>
      </w:r>
      <w:r w:rsidRPr="00B33663">
        <w:rPr>
          <w:spacing w:val="-2"/>
          <w:sz w:val="26"/>
        </w:rPr>
        <w:t xml:space="preserve"> </w:t>
      </w:r>
      <w:r w:rsidRPr="00B33663">
        <w:rPr>
          <w:sz w:val="26"/>
        </w:rPr>
        <w:t>frame</w:t>
      </w:r>
      <w:r w:rsidRPr="00B33663">
        <w:rPr>
          <w:spacing w:val="1"/>
          <w:sz w:val="26"/>
        </w:rPr>
        <w:t xml:space="preserve"> </w:t>
      </w:r>
      <w:r w:rsidRPr="00B33663">
        <w:rPr>
          <w:sz w:val="26"/>
        </w:rPr>
        <w:t>sent</w:t>
      </w:r>
      <w:r w:rsidRPr="00B33663">
        <w:rPr>
          <w:spacing w:val="-2"/>
          <w:sz w:val="26"/>
        </w:rPr>
        <w:t xml:space="preserve"> </w:t>
      </w:r>
      <w:r w:rsidRPr="00B33663">
        <w:rPr>
          <w:sz w:val="26"/>
        </w:rPr>
        <w:t>to</w:t>
      </w:r>
      <w:r w:rsidRPr="00B33663">
        <w:rPr>
          <w:spacing w:val="-2"/>
          <w:sz w:val="26"/>
        </w:rPr>
        <w:t xml:space="preserve"> </w:t>
      </w:r>
      <w:r w:rsidRPr="00B33663">
        <w:rPr>
          <w:sz w:val="26"/>
        </w:rPr>
        <w:t>DS</w:t>
      </w:r>
    </w:p>
    <w:p w14:paraId="067D8317" w14:textId="77777777" w:rsidR="00CD7E1A" w:rsidRPr="00B33663" w:rsidRDefault="00A42A03" w:rsidP="00E700C1">
      <w:pPr>
        <w:pStyle w:val="ListParagraph"/>
        <w:numPr>
          <w:ilvl w:val="0"/>
          <w:numId w:val="3"/>
        </w:numPr>
        <w:tabs>
          <w:tab w:val="left" w:pos="1201"/>
        </w:tabs>
        <w:spacing w:line="318" w:lineRule="exact"/>
        <w:ind w:hanging="181"/>
        <w:rPr>
          <w:sz w:val="26"/>
        </w:rPr>
      </w:pPr>
      <w:r w:rsidRPr="00B33663">
        <w:rPr>
          <w:b/>
          <w:i/>
          <w:sz w:val="26"/>
        </w:rPr>
        <w:t>From</w:t>
      </w:r>
      <w:r w:rsidRPr="00B33663">
        <w:rPr>
          <w:b/>
          <w:i/>
          <w:spacing w:val="2"/>
          <w:sz w:val="26"/>
        </w:rPr>
        <w:t xml:space="preserve"> </w:t>
      </w:r>
      <w:r w:rsidRPr="00B33663">
        <w:rPr>
          <w:b/>
          <w:i/>
          <w:sz w:val="26"/>
        </w:rPr>
        <w:t>DS</w:t>
      </w:r>
      <w:r w:rsidRPr="00B33663">
        <w:rPr>
          <w:b/>
          <w:i/>
          <w:spacing w:val="-1"/>
          <w:sz w:val="26"/>
        </w:rPr>
        <w:t xml:space="preserve"> </w:t>
      </w:r>
      <w:r w:rsidRPr="00B33663">
        <w:rPr>
          <w:b/>
          <w:i/>
          <w:sz w:val="26"/>
        </w:rPr>
        <w:t>–</w:t>
      </w:r>
      <w:r w:rsidRPr="00B33663">
        <w:rPr>
          <w:b/>
          <w:i/>
          <w:spacing w:val="-2"/>
          <w:sz w:val="26"/>
        </w:rPr>
        <w:t xml:space="preserve"> </w:t>
      </w:r>
      <w:r w:rsidRPr="00B33663">
        <w:rPr>
          <w:sz w:val="26"/>
        </w:rPr>
        <w:t>ACK</w:t>
      </w:r>
      <w:r w:rsidRPr="00B33663">
        <w:rPr>
          <w:spacing w:val="-2"/>
          <w:sz w:val="26"/>
        </w:rPr>
        <w:t xml:space="preserve"> </w:t>
      </w:r>
      <w:r w:rsidRPr="00B33663">
        <w:rPr>
          <w:sz w:val="26"/>
        </w:rPr>
        <w:t>sent</w:t>
      </w:r>
      <w:r w:rsidRPr="00B33663">
        <w:rPr>
          <w:spacing w:val="-2"/>
          <w:sz w:val="26"/>
        </w:rPr>
        <w:t xml:space="preserve"> </w:t>
      </w:r>
      <w:r w:rsidRPr="00B33663">
        <w:rPr>
          <w:sz w:val="26"/>
        </w:rPr>
        <w:t>from</w:t>
      </w:r>
      <w:r w:rsidRPr="00B33663">
        <w:rPr>
          <w:spacing w:val="-4"/>
          <w:sz w:val="26"/>
        </w:rPr>
        <w:t xml:space="preserve"> </w:t>
      </w:r>
      <w:r w:rsidRPr="00B33663">
        <w:rPr>
          <w:sz w:val="26"/>
        </w:rPr>
        <w:t>DS</w:t>
      </w:r>
    </w:p>
    <w:p w14:paraId="3B22BB7D" w14:textId="77777777" w:rsidR="00CD7E1A" w:rsidRPr="00B33663" w:rsidRDefault="00CD7E1A">
      <w:pPr>
        <w:spacing w:line="318" w:lineRule="exact"/>
        <w:rPr>
          <w:sz w:val="26"/>
        </w:rPr>
        <w:sectPr w:rsidR="00CD7E1A"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17B246DD" w14:textId="77777777" w:rsidR="00CD7E1A" w:rsidRPr="00B33663" w:rsidRDefault="00EB3154">
      <w:pPr>
        <w:pStyle w:val="BodyText"/>
        <w:spacing w:line="88" w:lineRule="exact"/>
        <w:ind w:left="451"/>
        <w:rPr>
          <w:sz w:val="8"/>
        </w:rPr>
      </w:pPr>
      <w:r w:rsidRPr="00B33663">
        <w:rPr>
          <w:position w:val="-1"/>
          <w:sz w:val="8"/>
        </w:rPr>
      </w:r>
      <w:r w:rsidRPr="00B33663">
        <w:rPr>
          <w:position w:val="-1"/>
          <w:sz w:val="8"/>
        </w:rPr>
        <w:pict w14:anchorId="3EF928C6">
          <v:group id="_x0000_s1049" style="width:436.3pt;height:4.45pt;mso-position-horizontal-relative:char;mso-position-vertical-relative:line" coordsize="8726,89">
            <v:shape id="_x0000_s1050" style="position:absolute;width:8726;height:89" coordsize="8726,89" o:spt="100" adj="0,,0" path="m8726,29l,29,,89r8726,l8726,29xm8726,l,,,14r8726,l8726,xe" fillcolor="#612322" stroked="f">
              <v:stroke joinstyle="round"/>
              <v:formulas/>
              <v:path arrowok="t" o:connecttype="segments"/>
            </v:shape>
            <w10:anchorlock/>
          </v:group>
        </w:pict>
      </w:r>
    </w:p>
    <w:p w14:paraId="6BF89DA3" w14:textId="77777777" w:rsidR="00CD7E1A" w:rsidRPr="00B33663" w:rsidRDefault="00CD7E1A">
      <w:pPr>
        <w:pStyle w:val="BodyText"/>
        <w:spacing w:before="7"/>
        <w:ind w:left="0"/>
        <w:rPr>
          <w:sz w:val="16"/>
        </w:rPr>
      </w:pPr>
    </w:p>
    <w:p w14:paraId="71E7C7FC" w14:textId="77777777" w:rsidR="00CD7E1A" w:rsidRPr="00B33663" w:rsidRDefault="00A42A03">
      <w:pPr>
        <w:pStyle w:val="BodyText"/>
        <w:spacing w:before="88"/>
        <w:ind w:left="1740" w:right="633"/>
        <w:jc w:val="both"/>
      </w:pPr>
      <w:r w:rsidRPr="00B33663">
        <w:t>When</w:t>
      </w:r>
      <w:r w:rsidRPr="00B33663">
        <w:rPr>
          <w:spacing w:val="61"/>
        </w:rPr>
        <w:t xml:space="preserve"> </w:t>
      </w:r>
      <w:r w:rsidRPr="00B33663">
        <w:t>both</w:t>
      </w:r>
      <w:r w:rsidRPr="00B33663">
        <w:rPr>
          <w:spacing w:val="62"/>
        </w:rPr>
        <w:t xml:space="preserve"> </w:t>
      </w:r>
      <w:r w:rsidRPr="00B33663">
        <w:t>the</w:t>
      </w:r>
      <w:r w:rsidRPr="00B33663">
        <w:rPr>
          <w:spacing w:val="61"/>
        </w:rPr>
        <w:t xml:space="preserve"> </w:t>
      </w:r>
      <w:r w:rsidRPr="00B33663">
        <w:t>DS</w:t>
      </w:r>
      <w:r w:rsidRPr="00B33663">
        <w:rPr>
          <w:spacing w:val="64"/>
        </w:rPr>
        <w:t xml:space="preserve"> </w:t>
      </w:r>
      <w:r w:rsidRPr="00B33663">
        <w:t>bits</w:t>
      </w:r>
      <w:r w:rsidRPr="00B33663">
        <w:rPr>
          <w:spacing w:val="60"/>
        </w:rPr>
        <w:t xml:space="preserve"> </w:t>
      </w:r>
      <w:r w:rsidRPr="00B33663">
        <w:t>are</w:t>
      </w:r>
      <w:r w:rsidRPr="00B33663">
        <w:rPr>
          <w:spacing w:val="62"/>
        </w:rPr>
        <w:t xml:space="preserve"> </w:t>
      </w:r>
      <w:r w:rsidRPr="00B33663">
        <w:t>set</w:t>
      </w:r>
      <w:r w:rsidRPr="00B33663">
        <w:rPr>
          <w:spacing w:val="61"/>
        </w:rPr>
        <w:t xml:space="preserve"> </w:t>
      </w:r>
      <w:r w:rsidRPr="00B33663">
        <w:t>to</w:t>
      </w:r>
      <w:r w:rsidRPr="00B33663">
        <w:rPr>
          <w:spacing w:val="62"/>
        </w:rPr>
        <w:t xml:space="preserve"> </w:t>
      </w:r>
      <w:r w:rsidRPr="00B33663">
        <w:t>0,</w:t>
      </w:r>
      <w:r w:rsidRPr="00B33663">
        <w:rPr>
          <w:spacing w:val="61"/>
        </w:rPr>
        <w:t xml:space="preserve"> </w:t>
      </w:r>
      <w:r w:rsidRPr="00B33663">
        <w:t>it</w:t>
      </w:r>
      <w:r w:rsidRPr="00B33663">
        <w:rPr>
          <w:spacing w:val="61"/>
        </w:rPr>
        <w:t xml:space="preserve"> </w:t>
      </w:r>
      <w:r w:rsidRPr="00B33663">
        <w:t>indicates</w:t>
      </w:r>
      <w:r w:rsidRPr="00B33663">
        <w:rPr>
          <w:spacing w:val="61"/>
        </w:rPr>
        <w:t xml:space="preserve"> </w:t>
      </w:r>
      <w:r w:rsidRPr="00B33663">
        <w:t>that</w:t>
      </w:r>
      <w:r w:rsidRPr="00B33663">
        <w:rPr>
          <w:spacing w:val="62"/>
        </w:rPr>
        <w:t xml:space="preserve"> </w:t>
      </w:r>
      <w:r w:rsidRPr="00B33663">
        <w:t>one</w:t>
      </w:r>
      <w:r w:rsidRPr="00B33663">
        <w:rPr>
          <w:spacing w:val="62"/>
        </w:rPr>
        <w:t xml:space="preserve"> </w:t>
      </w:r>
      <w:r w:rsidRPr="00B33663">
        <w:t>node</w:t>
      </w:r>
      <w:r w:rsidRPr="00B33663">
        <w:rPr>
          <w:spacing w:val="61"/>
        </w:rPr>
        <w:t xml:space="preserve"> </w:t>
      </w:r>
      <w:r w:rsidRPr="00B33663">
        <w:t>is</w:t>
      </w:r>
      <w:r w:rsidRPr="00B33663">
        <w:rPr>
          <w:spacing w:val="-63"/>
        </w:rPr>
        <w:t xml:space="preserve"> </w:t>
      </w:r>
      <w:r w:rsidRPr="00B33663">
        <w:t>sending directly to another . Addr l identifies the target node</w:t>
      </w:r>
      <w:r w:rsidRPr="00B33663">
        <w:rPr>
          <w:spacing w:val="66"/>
        </w:rPr>
        <w:t xml:space="preserve"> </w:t>
      </w:r>
      <w:r w:rsidRPr="00B33663">
        <w:t>and</w:t>
      </w:r>
      <w:r w:rsidRPr="00B33663">
        <w:rPr>
          <w:spacing w:val="1"/>
        </w:rPr>
        <w:t xml:space="preserve"> </w:t>
      </w:r>
      <w:r w:rsidRPr="00B33663">
        <w:t>Addr2</w:t>
      </w:r>
      <w:r w:rsidRPr="00B33663">
        <w:rPr>
          <w:spacing w:val="-2"/>
        </w:rPr>
        <w:t xml:space="preserve"> </w:t>
      </w:r>
      <w:r w:rsidRPr="00B33663">
        <w:t>identifies</w:t>
      </w:r>
      <w:r w:rsidRPr="00B33663">
        <w:rPr>
          <w:spacing w:val="-1"/>
        </w:rPr>
        <w:t xml:space="preserve"> </w:t>
      </w:r>
      <w:r w:rsidRPr="00B33663">
        <w:t>the</w:t>
      </w:r>
      <w:r w:rsidRPr="00B33663">
        <w:rPr>
          <w:spacing w:val="-1"/>
        </w:rPr>
        <w:t xml:space="preserve"> </w:t>
      </w:r>
      <w:r w:rsidRPr="00B33663">
        <w:t>source</w:t>
      </w:r>
      <w:r w:rsidRPr="00B33663">
        <w:rPr>
          <w:spacing w:val="-1"/>
        </w:rPr>
        <w:t xml:space="preserve"> </w:t>
      </w:r>
      <w:r w:rsidRPr="00B33663">
        <w:t>node.</w:t>
      </w:r>
    </w:p>
    <w:p w14:paraId="5C3E0E74" w14:textId="77777777" w:rsidR="00CD7E1A" w:rsidRPr="00B33663" w:rsidRDefault="00CD7E1A">
      <w:pPr>
        <w:pStyle w:val="BodyText"/>
        <w:spacing w:before="11"/>
        <w:ind w:left="0"/>
        <w:rPr>
          <w:sz w:val="25"/>
        </w:rPr>
      </w:pPr>
    </w:p>
    <w:p w14:paraId="65C69CC6" w14:textId="77777777" w:rsidR="00CD7E1A" w:rsidRPr="00B33663" w:rsidRDefault="00A42A03">
      <w:pPr>
        <w:pStyle w:val="BodyText"/>
        <w:ind w:left="1740" w:right="641"/>
        <w:jc w:val="both"/>
      </w:pPr>
      <w:r w:rsidRPr="00B33663">
        <w:t>When</w:t>
      </w:r>
      <w:r w:rsidRPr="00B33663">
        <w:rPr>
          <w:spacing w:val="1"/>
        </w:rPr>
        <w:t xml:space="preserve"> </w:t>
      </w:r>
      <w:r w:rsidRPr="00B33663">
        <w:t>both</w:t>
      </w:r>
      <w:r w:rsidRPr="00B33663">
        <w:rPr>
          <w:spacing w:val="1"/>
        </w:rPr>
        <w:t xml:space="preserve"> </w:t>
      </w:r>
      <w:r w:rsidRPr="00B33663">
        <w:t>the</w:t>
      </w:r>
      <w:r w:rsidRPr="00B33663">
        <w:rPr>
          <w:spacing w:val="1"/>
        </w:rPr>
        <w:t xml:space="preserve"> </w:t>
      </w:r>
      <w:r w:rsidRPr="00B33663">
        <w:t>DS</w:t>
      </w:r>
      <w:r w:rsidRPr="00B33663">
        <w:rPr>
          <w:spacing w:val="1"/>
        </w:rPr>
        <w:t xml:space="preserve"> </w:t>
      </w:r>
      <w:r w:rsidRPr="00B33663">
        <w:t>bits are</w:t>
      </w:r>
      <w:r w:rsidRPr="00B33663">
        <w:rPr>
          <w:spacing w:val="1"/>
        </w:rPr>
        <w:t xml:space="preserve"> </w:t>
      </w:r>
      <w:r w:rsidRPr="00B33663">
        <w:t>set</w:t>
      </w:r>
      <w:r w:rsidRPr="00B33663">
        <w:rPr>
          <w:spacing w:val="1"/>
        </w:rPr>
        <w:t xml:space="preserve"> </w:t>
      </w:r>
      <w:r w:rsidRPr="00B33663">
        <w:t>to</w:t>
      </w:r>
      <w:r w:rsidRPr="00B33663">
        <w:rPr>
          <w:spacing w:val="1"/>
        </w:rPr>
        <w:t xml:space="preserve"> </w:t>
      </w:r>
      <w:r w:rsidRPr="00B33663">
        <w:t>1,</w:t>
      </w:r>
      <w:r w:rsidRPr="00B33663">
        <w:rPr>
          <w:spacing w:val="1"/>
        </w:rPr>
        <w:t xml:space="preserve"> </w:t>
      </w:r>
      <w:r w:rsidRPr="00B33663">
        <w:t>it indicates</w:t>
      </w:r>
      <w:r w:rsidRPr="00B33663">
        <w:rPr>
          <w:spacing w:val="1"/>
        </w:rPr>
        <w:t xml:space="preserve"> </w:t>
      </w:r>
      <w:r w:rsidRPr="00B33663">
        <w:t>that</w:t>
      </w:r>
      <w:r w:rsidRPr="00B33663">
        <w:rPr>
          <w:spacing w:val="1"/>
        </w:rPr>
        <w:t xml:space="preserve"> </w:t>
      </w:r>
      <w:r w:rsidRPr="00B33663">
        <w:t>one</w:t>
      </w:r>
      <w:r w:rsidRPr="00B33663">
        <w:rPr>
          <w:spacing w:val="1"/>
        </w:rPr>
        <w:t xml:space="preserve"> </w:t>
      </w:r>
      <w:r w:rsidRPr="00B33663">
        <w:t>node</w:t>
      </w:r>
      <w:r w:rsidRPr="00B33663">
        <w:rPr>
          <w:spacing w:val="65"/>
        </w:rPr>
        <w:t xml:space="preserve"> </w:t>
      </w:r>
      <w:r w:rsidRPr="00B33663">
        <w:t>is</w:t>
      </w:r>
      <w:r w:rsidRPr="00B33663">
        <w:rPr>
          <w:spacing w:val="1"/>
        </w:rPr>
        <w:t xml:space="preserve"> </w:t>
      </w:r>
      <w:r w:rsidRPr="00B33663">
        <w:t>sending</w:t>
      </w:r>
      <w:r w:rsidRPr="00B33663">
        <w:rPr>
          <w:spacing w:val="1"/>
        </w:rPr>
        <w:t xml:space="preserve"> </w:t>
      </w:r>
      <w:r w:rsidRPr="00B33663">
        <w:t>the</w:t>
      </w:r>
      <w:r w:rsidRPr="00B33663">
        <w:rPr>
          <w:spacing w:val="1"/>
        </w:rPr>
        <w:t xml:space="preserve"> </w:t>
      </w:r>
      <w:r w:rsidRPr="00B33663">
        <w:t>message</w:t>
      </w:r>
      <w:r w:rsidRPr="00B33663">
        <w:rPr>
          <w:spacing w:val="1"/>
        </w:rPr>
        <w:t xml:space="preserve"> </w:t>
      </w:r>
      <w:r w:rsidRPr="00B33663">
        <w:t>to</w:t>
      </w:r>
      <w:r w:rsidRPr="00B33663">
        <w:rPr>
          <w:spacing w:val="1"/>
        </w:rPr>
        <w:t xml:space="preserve"> </w:t>
      </w:r>
      <w:r w:rsidRPr="00B33663">
        <w:t>another</w:t>
      </w:r>
      <w:r w:rsidRPr="00B33663">
        <w:rPr>
          <w:spacing w:val="1"/>
        </w:rPr>
        <w:t xml:space="preserve"> </w:t>
      </w:r>
      <w:r w:rsidRPr="00B33663">
        <w:t>indirectly</w:t>
      </w:r>
      <w:r w:rsidRPr="00B33663">
        <w:rPr>
          <w:spacing w:val="1"/>
        </w:rPr>
        <w:t xml:space="preserve"> </w:t>
      </w:r>
      <w:r w:rsidRPr="00B33663">
        <w:t>using</w:t>
      </w:r>
      <w:r w:rsidRPr="00B33663">
        <w:rPr>
          <w:spacing w:val="1"/>
        </w:rPr>
        <w:t xml:space="preserve"> </w:t>
      </w:r>
      <w:r w:rsidRPr="00B33663">
        <w:t>the</w:t>
      </w:r>
      <w:r w:rsidRPr="00B33663">
        <w:rPr>
          <w:spacing w:val="65"/>
        </w:rPr>
        <w:t xml:space="preserve"> </w:t>
      </w:r>
      <w:r w:rsidRPr="00B33663">
        <w:t>distribution</w:t>
      </w:r>
      <w:r w:rsidRPr="00B33663">
        <w:rPr>
          <w:spacing w:val="1"/>
        </w:rPr>
        <w:t xml:space="preserve"> </w:t>
      </w:r>
      <w:r w:rsidRPr="00B33663">
        <w:t>system.</w:t>
      </w:r>
    </w:p>
    <w:p w14:paraId="66A1FAB9" w14:textId="77777777" w:rsidR="00CD7E1A" w:rsidRPr="00B33663" w:rsidRDefault="00CD7E1A">
      <w:pPr>
        <w:pStyle w:val="BodyText"/>
        <w:spacing w:before="2"/>
        <w:ind w:left="0"/>
      </w:pPr>
    </w:p>
    <w:p w14:paraId="747F65A8" w14:textId="77777777" w:rsidR="00CD7E1A" w:rsidRPr="00B33663" w:rsidRDefault="00A42A03" w:rsidP="00E700C1">
      <w:pPr>
        <w:pStyle w:val="ListParagraph"/>
        <w:numPr>
          <w:ilvl w:val="0"/>
          <w:numId w:val="5"/>
        </w:numPr>
        <w:tabs>
          <w:tab w:val="left" w:pos="841"/>
        </w:tabs>
        <w:spacing w:line="298" w:lineRule="exact"/>
        <w:ind w:hanging="361"/>
        <w:rPr>
          <w:sz w:val="26"/>
        </w:rPr>
      </w:pPr>
      <w:r w:rsidRPr="00B33663">
        <w:rPr>
          <w:b/>
          <w:i/>
          <w:sz w:val="26"/>
        </w:rPr>
        <w:t>Duration</w:t>
      </w:r>
      <w:r w:rsidRPr="00B33663">
        <w:rPr>
          <w:b/>
          <w:i/>
          <w:spacing w:val="64"/>
          <w:sz w:val="26"/>
        </w:rPr>
        <w:t xml:space="preserve"> </w:t>
      </w:r>
      <w:r w:rsidRPr="00B33663">
        <w:rPr>
          <w:b/>
          <w:i/>
          <w:sz w:val="26"/>
        </w:rPr>
        <w:t>-</w:t>
      </w:r>
      <w:r w:rsidRPr="00B33663">
        <w:rPr>
          <w:b/>
          <w:i/>
          <w:spacing w:val="62"/>
          <w:sz w:val="26"/>
        </w:rPr>
        <w:t xml:space="preserve"> </w:t>
      </w:r>
      <w:r w:rsidRPr="00B33663">
        <w:rPr>
          <w:sz w:val="26"/>
        </w:rPr>
        <w:t>contains</w:t>
      </w:r>
      <w:r w:rsidRPr="00B33663">
        <w:rPr>
          <w:spacing w:val="-2"/>
          <w:sz w:val="26"/>
        </w:rPr>
        <w:t xml:space="preserve"> </w:t>
      </w:r>
      <w:r w:rsidRPr="00B33663">
        <w:rPr>
          <w:sz w:val="26"/>
        </w:rPr>
        <w:t>the</w:t>
      </w:r>
      <w:r w:rsidRPr="00B33663">
        <w:rPr>
          <w:spacing w:val="-2"/>
          <w:sz w:val="26"/>
        </w:rPr>
        <w:t xml:space="preserve"> </w:t>
      </w:r>
      <w:r w:rsidRPr="00B33663">
        <w:rPr>
          <w:sz w:val="26"/>
        </w:rPr>
        <w:t>duration</w:t>
      </w:r>
      <w:r w:rsidRPr="00B33663">
        <w:rPr>
          <w:spacing w:val="1"/>
          <w:sz w:val="26"/>
        </w:rPr>
        <w:t xml:space="preserve"> </w:t>
      </w:r>
      <w:r w:rsidRPr="00B33663">
        <w:rPr>
          <w:sz w:val="26"/>
        </w:rPr>
        <w:t>of</w:t>
      </w:r>
      <w:r w:rsidRPr="00B33663">
        <w:rPr>
          <w:spacing w:val="1"/>
          <w:sz w:val="26"/>
        </w:rPr>
        <w:t xml:space="preserve"> </w:t>
      </w:r>
      <w:r w:rsidRPr="00B33663">
        <w:rPr>
          <w:sz w:val="26"/>
        </w:rPr>
        <w:t>time</w:t>
      </w:r>
      <w:r w:rsidRPr="00B33663">
        <w:rPr>
          <w:spacing w:val="1"/>
          <w:sz w:val="26"/>
        </w:rPr>
        <w:t xml:space="preserve"> </w:t>
      </w:r>
      <w:r w:rsidRPr="00B33663">
        <w:rPr>
          <w:sz w:val="26"/>
        </w:rPr>
        <w:t>the medium</w:t>
      </w:r>
      <w:r w:rsidRPr="00B33663">
        <w:rPr>
          <w:spacing w:val="-1"/>
          <w:sz w:val="26"/>
        </w:rPr>
        <w:t xml:space="preserve"> </w:t>
      </w:r>
      <w:r w:rsidRPr="00B33663">
        <w:rPr>
          <w:sz w:val="26"/>
        </w:rPr>
        <w:t>is</w:t>
      </w:r>
      <w:r w:rsidRPr="00B33663">
        <w:rPr>
          <w:spacing w:val="1"/>
          <w:sz w:val="26"/>
        </w:rPr>
        <w:t xml:space="preserve"> </w:t>
      </w:r>
      <w:r w:rsidRPr="00B33663">
        <w:rPr>
          <w:sz w:val="26"/>
        </w:rPr>
        <w:t>occupied</w:t>
      </w:r>
      <w:r w:rsidRPr="00B33663">
        <w:rPr>
          <w:spacing w:val="-2"/>
          <w:sz w:val="26"/>
        </w:rPr>
        <w:t xml:space="preserve"> </w:t>
      </w:r>
      <w:r w:rsidRPr="00B33663">
        <w:rPr>
          <w:sz w:val="26"/>
        </w:rPr>
        <w:t>by</w:t>
      </w:r>
      <w:r w:rsidRPr="00B33663">
        <w:rPr>
          <w:spacing w:val="-4"/>
          <w:sz w:val="26"/>
        </w:rPr>
        <w:t xml:space="preserve"> </w:t>
      </w:r>
      <w:r w:rsidRPr="00B33663">
        <w:rPr>
          <w:sz w:val="26"/>
        </w:rPr>
        <w:t>the</w:t>
      </w:r>
      <w:r w:rsidRPr="00B33663">
        <w:rPr>
          <w:spacing w:val="-2"/>
          <w:sz w:val="26"/>
        </w:rPr>
        <w:t xml:space="preserve"> </w:t>
      </w:r>
      <w:r w:rsidRPr="00B33663">
        <w:rPr>
          <w:sz w:val="26"/>
        </w:rPr>
        <w:t>nodes.</w:t>
      </w:r>
    </w:p>
    <w:p w14:paraId="3144A6C3" w14:textId="77777777" w:rsidR="00CD7E1A" w:rsidRPr="00B33663" w:rsidRDefault="00A42A03" w:rsidP="00E700C1">
      <w:pPr>
        <w:pStyle w:val="ListParagraph"/>
        <w:numPr>
          <w:ilvl w:val="0"/>
          <w:numId w:val="5"/>
        </w:numPr>
        <w:tabs>
          <w:tab w:val="left" w:pos="841"/>
        </w:tabs>
        <w:spacing w:line="298" w:lineRule="exact"/>
        <w:ind w:hanging="361"/>
        <w:rPr>
          <w:sz w:val="26"/>
        </w:rPr>
      </w:pPr>
      <w:r w:rsidRPr="00B33663">
        <w:rPr>
          <w:b/>
          <w:i/>
          <w:sz w:val="26"/>
        </w:rPr>
        <w:t>Addr</w:t>
      </w:r>
      <w:r w:rsidRPr="00B33663">
        <w:rPr>
          <w:b/>
          <w:i/>
          <w:spacing w:val="-2"/>
          <w:sz w:val="26"/>
        </w:rPr>
        <w:t xml:space="preserve"> </w:t>
      </w:r>
      <w:r w:rsidRPr="00B33663">
        <w:rPr>
          <w:b/>
          <w:sz w:val="26"/>
        </w:rPr>
        <w:t>l</w:t>
      </w:r>
      <w:r w:rsidRPr="00B33663">
        <w:rPr>
          <w:b/>
          <w:spacing w:val="63"/>
          <w:sz w:val="26"/>
        </w:rPr>
        <w:t xml:space="preserve"> </w:t>
      </w:r>
      <w:r w:rsidRPr="00B33663">
        <w:rPr>
          <w:sz w:val="26"/>
        </w:rPr>
        <w:t>-</w:t>
      </w:r>
      <w:r w:rsidRPr="00B33663">
        <w:rPr>
          <w:spacing w:val="-2"/>
          <w:sz w:val="26"/>
        </w:rPr>
        <w:t xml:space="preserve"> </w:t>
      </w:r>
      <w:r w:rsidRPr="00B33663">
        <w:rPr>
          <w:sz w:val="26"/>
        </w:rPr>
        <w:t>identifies</w:t>
      </w:r>
      <w:r w:rsidRPr="00B33663">
        <w:rPr>
          <w:spacing w:val="-1"/>
          <w:sz w:val="26"/>
        </w:rPr>
        <w:t xml:space="preserve"> </w:t>
      </w:r>
      <w:r w:rsidRPr="00B33663">
        <w:rPr>
          <w:sz w:val="26"/>
        </w:rPr>
        <w:t>the</w:t>
      </w:r>
      <w:r w:rsidRPr="00B33663">
        <w:rPr>
          <w:spacing w:val="-2"/>
          <w:sz w:val="26"/>
        </w:rPr>
        <w:t xml:space="preserve"> </w:t>
      </w:r>
      <w:r w:rsidRPr="00B33663">
        <w:rPr>
          <w:sz w:val="26"/>
        </w:rPr>
        <w:t>final</w:t>
      </w:r>
      <w:r w:rsidRPr="00B33663">
        <w:rPr>
          <w:spacing w:val="-1"/>
          <w:sz w:val="26"/>
        </w:rPr>
        <w:t xml:space="preserve"> </w:t>
      </w:r>
      <w:r w:rsidRPr="00B33663">
        <w:rPr>
          <w:sz w:val="26"/>
        </w:rPr>
        <w:t>original</w:t>
      </w:r>
      <w:r w:rsidRPr="00B33663">
        <w:rPr>
          <w:spacing w:val="-2"/>
          <w:sz w:val="26"/>
        </w:rPr>
        <w:t xml:space="preserve"> </w:t>
      </w:r>
      <w:r w:rsidRPr="00B33663">
        <w:rPr>
          <w:sz w:val="26"/>
        </w:rPr>
        <w:t>destination</w:t>
      </w:r>
    </w:p>
    <w:p w14:paraId="684145CA" w14:textId="77777777" w:rsidR="00CD7E1A" w:rsidRPr="00B33663" w:rsidRDefault="00A42A03" w:rsidP="00E700C1">
      <w:pPr>
        <w:pStyle w:val="ListParagraph"/>
        <w:numPr>
          <w:ilvl w:val="0"/>
          <w:numId w:val="5"/>
        </w:numPr>
        <w:tabs>
          <w:tab w:val="left" w:pos="841"/>
        </w:tabs>
        <w:spacing w:before="1"/>
        <w:ind w:left="1921" w:right="1127" w:hanging="1441"/>
        <w:rPr>
          <w:sz w:val="26"/>
        </w:rPr>
      </w:pPr>
      <w:r w:rsidRPr="00B33663">
        <w:rPr>
          <w:b/>
          <w:i/>
          <w:sz w:val="26"/>
        </w:rPr>
        <w:t>Addr 2</w:t>
      </w:r>
      <w:r w:rsidRPr="00B33663">
        <w:rPr>
          <w:b/>
          <w:i/>
          <w:spacing w:val="1"/>
          <w:sz w:val="26"/>
        </w:rPr>
        <w:t xml:space="preserve"> </w:t>
      </w:r>
      <w:r w:rsidRPr="00B33663">
        <w:rPr>
          <w:sz w:val="26"/>
        </w:rPr>
        <w:t>- identifies the immediate sender (the one that forwarded the frame</w:t>
      </w:r>
      <w:r w:rsidRPr="00B33663">
        <w:rPr>
          <w:spacing w:val="-62"/>
          <w:sz w:val="26"/>
        </w:rPr>
        <w:t xml:space="preserve"> </w:t>
      </w:r>
      <w:r w:rsidRPr="00B33663">
        <w:rPr>
          <w:sz w:val="26"/>
        </w:rPr>
        <w:t>from</w:t>
      </w:r>
      <w:r w:rsidRPr="00B33663">
        <w:rPr>
          <w:spacing w:val="-4"/>
          <w:sz w:val="26"/>
        </w:rPr>
        <w:t xml:space="preserve"> </w:t>
      </w:r>
      <w:r w:rsidRPr="00B33663">
        <w:rPr>
          <w:sz w:val="26"/>
        </w:rPr>
        <w:t>the</w:t>
      </w:r>
      <w:r w:rsidRPr="00B33663">
        <w:rPr>
          <w:spacing w:val="-1"/>
          <w:sz w:val="26"/>
        </w:rPr>
        <w:t xml:space="preserve"> </w:t>
      </w:r>
      <w:r w:rsidRPr="00B33663">
        <w:rPr>
          <w:sz w:val="26"/>
        </w:rPr>
        <w:t>distribution</w:t>
      </w:r>
      <w:r w:rsidRPr="00B33663">
        <w:rPr>
          <w:spacing w:val="-1"/>
          <w:sz w:val="26"/>
        </w:rPr>
        <w:t xml:space="preserve"> </w:t>
      </w:r>
      <w:r w:rsidRPr="00B33663">
        <w:rPr>
          <w:sz w:val="26"/>
        </w:rPr>
        <w:t>system</w:t>
      </w:r>
      <w:r w:rsidRPr="00B33663">
        <w:rPr>
          <w:spacing w:val="-3"/>
          <w:sz w:val="26"/>
        </w:rPr>
        <w:t xml:space="preserve"> </w:t>
      </w:r>
      <w:r w:rsidRPr="00B33663">
        <w:rPr>
          <w:sz w:val="26"/>
        </w:rPr>
        <w:t>to</w:t>
      </w:r>
      <w:r w:rsidRPr="00B33663">
        <w:rPr>
          <w:spacing w:val="-2"/>
          <w:sz w:val="26"/>
        </w:rPr>
        <w:t xml:space="preserve"> </w:t>
      </w:r>
      <w:r w:rsidRPr="00B33663">
        <w:rPr>
          <w:sz w:val="26"/>
        </w:rPr>
        <w:t>the</w:t>
      </w:r>
      <w:r w:rsidRPr="00B33663">
        <w:rPr>
          <w:spacing w:val="1"/>
          <w:sz w:val="26"/>
        </w:rPr>
        <w:t xml:space="preserve"> </w:t>
      </w:r>
      <w:r w:rsidRPr="00B33663">
        <w:rPr>
          <w:sz w:val="26"/>
        </w:rPr>
        <w:t>ultimate</w:t>
      </w:r>
      <w:r w:rsidRPr="00B33663">
        <w:rPr>
          <w:spacing w:val="-1"/>
          <w:sz w:val="26"/>
        </w:rPr>
        <w:t xml:space="preserve"> </w:t>
      </w:r>
      <w:r w:rsidRPr="00B33663">
        <w:rPr>
          <w:sz w:val="26"/>
        </w:rPr>
        <w:t>destination)</w:t>
      </w:r>
    </w:p>
    <w:p w14:paraId="28012801" w14:textId="77777777" w:rsidR="00CD7E1A" w:rsidRPr="00B33663" w:rsidRDefault="00A42A03" w:rsidP="00E700C1">
      <w:pPr>
        <w:pStyle w:val="ListParagraph"/>
        <w:numPr>
          <w:ilvl w:val="0"/>
          <w:numId w:val="2"/>
        </w:numPr>
        <w:tabs>
          <w:tab w:val="left" w:pos="840"/>
          <w:tab w:val="left" w:pos="841"/>
        </w:tabs>
        <w:ind w:right="966" w:hanging="1443"/>
        <w:rPr>
          <w:sz w:val="26"/>
        </w:rPr>
      </w:pPr>
      <w:r w:rsidRPr="00B33663">
        <w:rPr>
          <w:b/>
          <w:i/>
          <w:sz w:val="26"/>
        </w:rPr>
        <w:t>Addr 3</w:t>
      </w:r>
      <w:r w:rsidRPr="00B33663">
        <w:rPr>
          <w:b/>
          <w:i/>
          <w:spacing w:val="1"/>
          <w:sz w:val="26"/>
        </w:rPr>
        <w:t xml:space="preserve"> </w:t>
      </w:r>
      <w:r w:rsidRPr="00B33663">
        <w:rPr>
          <w:sz w:val="26"/>
        </w:rPr>
        <w:t>- identifies the intermediate destination (the one that accepted the</w:t>
      </w:r>
      <w:r w:rsidRPr="00B33663">
        <w:rPr>
          <w:spacing w:val="1"/>
          <w:sz w:val="26"/>
        </w:rPr>
        <w:t xml:space="preserve"> </w:t>
      </w:r>
      <w:r w:rsidRPr="00B33663">
        <w:rPr>
          <w:sz w:val="26"/>
        </w:rPr>
        <w:t>frame from a wireless node and forwarded it across the distribution</w:t>
      </w:r>
      <w:r w:rsidRPr="00B33663">
        <w:rPr>
          <w:spacing w:val="-62"/>
          <w:sz w:val="26"/>
        </w:rPr>
        <w:t xml:space="preserve"> </w:t>
      </w:r>
      <w:r w:rsidRPr="00B33663">
        <w:rPr>
          <w:sz w:val="26"/>
        </w:rPr>
        <w:t>system)</w:t>
      </w:r>
    </w:p>
    <w:p w14:paraId="30910B65" w14:textId="77777777" w:rsidR="00CD7E1A" w:rsidRPr="00B33663" w:rsidRDefault="00A42A03" w:rsidP="00E700C1">
      <w:pPr>
        <w:pStyle w:val="ListParagraph"/>
        <w:numPr>
          <w:ilvl w:val="1"/>
          <w:numId w:val="2"/>
        </w:numPr>
        <w:tabs>
          <w:tab w:val="left" w:pos="841"/>
        </w:tabs>
        <w:spacing w:before="1"/>
        <w:ind w:hanging="361"/>
        <w:rPr>
          <w:sz w:val="26"/>
        </w:rPr>
      </w:pPr>
      <w:r w:rsidRPr="00B33663">
        <w:rPr>
          <w:b/>
          <w:i/>
          <w:sz w:val="26"/>
        </w:rPr>
        <w:t>Addr</w:t>
      </w:r>
      <w:r w:rsidRPr="00B33663">
        <w:rPr>
          <w:b/>
          <w:i/>
          <w:spacing w:val="-2"/>
          <w:sz w:val="26"/>
        </w:rPr>
        <w:t xml:space="preserve"> </w:t>
      </w:r>
      <w:r w:rsidRPr="00B33663">
        <w:rPr>
          <w:b/>
          <w:i/>
          <w:sz w:val="26"/>
        </w:rPr>
        <w:t>4</w:t>
      </w:r>
      <w:r w:rsidRPr="00B33663">
        <w:rPr>
          <w:b/>
          <w:i/>
          <w:spacing w:val="-1"/>
          <w:sz w:val="26"/>
        </w:rPr>
        <w:t xml:space="preserve"> </w:t>
      </w:r>
      <w:r w:rsidRPr="00B33663">
        <w:rPr>
          <w:b/>
          <w:sz w:val="26"/>
        </w:rPr>
        <w:t>-</w:t>
      </w:r>
      <w:r w:rsidRPr="00B33663">
        <w:rPr>
          <w:b/>
          <w:spacing w:val="62"/>
          <w:sz w:val="26"/>
        </w:rPr>
        <w:t xml:space="preserve"> </w:t>
      </w:r>
      <w:r w:rsidRPr="00B33663">
        <w:rPr>
          <w:sz w:val="26"/>
        </w:rPr>
        <w:t>identifies</w:t>
      </w:r>
      <w:r w:rsidRPr="00B33663">
        <w:rPr>
          <w:spacing w:val="-2"/>
          <w:sz w:val="26"/>
        </w:rPr>
        <w:t xml:space="preserve"> </w:t>
      </w:r>
      <w:r w:rsidRPr="00B33663">
        <w:rPr>
          <w:sz w:val="26"/>
        </w:rPr>
        <w:t>the</w:t>
      </w:r>
      <w:r w:rsidRPr="00B33663">
        <w:rPr>
          <w:spacing w:val="1"/>
          <w:sz w:val="26"/>
        </w:rPr>
        <w:t xml:space="preserve"> </w:t>
      </w:r>
      <w:r w:rsidRPr="00B33663">
        <w:rPr>
          <w:sz w:val="26"/>
        </w:rPr>
        <w:t>original</w:t>
      </w:r>
      <w:r w:rsidRPr="00B33663">
        <w:rPr>
          <w:spacing w:val="-2"/>
          <w:sz w:val="26"/>
        </w:rPr>
        <w:t xml:space="preserve"> </w:t>
      </w:r>
      <w:r w:rsidRPr="00B33663">
        <w:rPr>
          <w:sz w:val="26"/>
        </w:rPr>
        <w:t>source</w:t>
      </w:r>
    </w:p>
    <w:p w14:paraId="5B113282" w14:textId="77777777" w:rsidR="00CD7E1A" w:rsidRPr="00B33663" w:rsidRDefault="00A42A03" w:rsidP="00E700C1">
      <w:pPr>
        <w:pStyle w:val="ListParagraph"/>
        <w:numPr>
          <w:ilvl w:val="1"/>
          <w:numId w:val="2"/>
        </w:numPr>
        <w:tabs>
          <w:tab w:val="left" w:pos="841"/>
        </w:tabs>
        <w:spacing w:before="39"/>
        <w:ind w:hanging="361"/>
        <w:rPr>
          <w:sz w:val="26"/>
        </w:rPr>
      </w:pPr>
      <w:r w:rsidRPr="00B33663">
        <w:rPr>
          <w:b/>
          <w:i/>
          <w:sz w:val="26"/>
        </w:rPr>
        <w:t xml:space="preserve">Sequence Control </w:t>
      </w:r>
      <w:r w:rsidRPr="00B33663">
        <w:rPr>
          <w:sz w:val="26"/>
        </w:rPr>
        <w:t>-</w:t>
      </w:r>
      <w:r w:rsidRPr="00B33663">
        <w:rPr>
          <w:spacing w:val="61"/>
          <w:sz w:val="26"/>
        </w:rPr>
        <w:t xml:space="preserve"> </w:t>
      </w:r>
      <w:r w:rsidRPr="00B33663">
        <w:rPr>
          <w:sz w:val="26"/>
        </w:rPr>
        <w:t>to avoid</w:t>
      </w:r>
      <w:r w:rsidRPr="00B33663">
        <w:rPr>
          <w:spacing w:val="-2"/>
          <w:sz w:val="26"/>
        </w:rPr>
        <w:t xml:space="preserve"> </w:t>
      </w:r>
      <w:r w:rsidRPr="00B33663">
        <w:rPr>
          <w:sz w:val="26"/>
        </w:rPr>
        <w:t>duplication</w:t>
      </w:r>
      <w:r w:rsidRPr="00B33663">
        <w:rPr>
          <w:spacing w:val="-1"/>
          <w:sz w:val="26"/>
        </w:rPr>
        <w:t xml:space="preserve"> </w:t>
      </w:r>
      <w:r w:rsidRPr="00B33663">
        <w:rPr>
          <w:sz w:val="26"/>
        </w:rPr>
        <w:t>of</w:t>
      </w:r>
      <w:r w:rsidRPr="00B33663">
        <w:rPr>
          <w:spacing w:val="1"/>
          <w:sz w:val="26"/>
        </w:rPr>
        <w:t xml:space="preserve"> </w:t>
      </w:r>
      <w:r w:rsidRPr="00B33663">
        <w:rPr>
          <w:sz w:val="26"/>
        </w:rPr>
        <w:t>frames</w:t>
      </w:r>
      <w:r w:rsidRPr="00B33663">
        <w:rPr>
          <w:spacing w:val="-2"/>
          <w:sz w:val="26"/>
        </w:rPr>
        <w:t xml:space="preserve"> </w:t>
      </w:r>
      <w:r w:rsidRPr="00B33663">
        <w:rPr>
          <w:sz w:val="26"/>
        </w:rPr>
        <w:t>sequence</w:t>
      </w:r>
      <w:r w:rsidRPr="00B33663">
        <w:rPr>
          <w:spacing w:val="-3"/>
          <w:sz w:val="26"/>
        </w:rPr>
        <w:t xml:space="preserve"> </w:t>
      </w:r>
      <w:r w:rsidRPr="00B33663">
        <w:rPr>
          <w:sz w:val="26"/>
        </w:rPr>
        <w:t>number</w:t>
      </w:r>
      <w:r w:rsidRPr="00B33663">
        <w:rPr>
          <w:spacing w:val="1"/>
          <w:sz w:val="26"/>
        </w:rPr>
        <w:t xml:space="preserve"> </w:t>
      </w:r>
      <w:r w:rsidRPr="00B33663">
        <w:rPr>
          <w:sz w:val="26"/>
        </w:rPr>
        <w:t>is</w:t>
      </w:r>
    </w:p>
    <w:p w14:paraId="2DFE19CE" w14:textId="77777777" w:rsidR="00CD7E1A" w:rsidRPr="00B33663" w:rsidRDefault="00A42A03">
      <w:pPr>
        <w:pStyle w:val="BodyText"/>
        <w:spacing w:before="42"/>
        <w:ind w:left="3025"/>
      </w:pPr>
      <w:r w:rsidRPr="00B33663">
        <w:t>assigned</w:t>
      </w:r>
      <w:r w:rsidRPr="00B33663">
        <w:rPr>
          <w:spacing w:val="61"/>
        </w:rPr>
        <w:t xml:space="preserve"> </w:t>
      </w:r>
      <w:r w:rsidRPr="00B33663">
        <w:t>to each frame</w:t>
      </w:r>
    </w:p>
    <w:p w14:paraId="79B16FCA" w14:textId="77777777" w:rsidR="00CD7E1A" w:rsidRPr="00B33663" w:rsidRDefault="00A42A03" w:rsidP="00E700C1">
      <w:pPr>
        <w:pStyle w:val="ListParagraph"/>
        <w:numPr>
          <w:ilvl w:val="1"/>
          <w:numId w:val="2"/>
        </w:numPr>
        <w:tabs>
          <w:tab w:val="left" w:pos="841"/>
        </w:tabs>
        <w:spacing w:before="40"/>
        <w:ind w:hanging="361"/>
        <w:rPr>
          <w:sz w:val="26"/>
        </w:rPr>
      </w:pPr>
      <w:r w:rsidRPr="00B33663">
        <w:rPr>
          <w:b/>
          <w:i/>
          <w:sz w:val="26"/>
        </w:rPr>
        <w:t>Payload</w:t>
      </w:r>
      <w:r w:rsidRPr="00B33663">
        <w:rPr>
          <w:b/>
          <w:i/>
          <w:spacing w:val="-2"/>
          <w:sz w:val="26"/>
        </w:rPr>
        <w:t xml:space="preserve"> </w:t>
      </w:r>
      <w:r w:rsidRPr="00B33663">
        <w:rPr>
          <w:b/>
          <w:sz w:val="26"/>
        </w:rPr>
        <w:t>-</w:t>
      </w:r>
      <w:r w:rsidRPr="00B33663">
        <w:rPr>
          <w:b/>
          <w:spacing w:val="2"/>
          <w:sz w:val="26"/>
        </w:rPr>
        <w:t xml:space="preserve"> </w:t>
      </w:r>
      <w:r w:rsidRPr="00B33663">
        <w:rPr>
          <w:sz w:val="26"/>
        </w:rPr>
        <w:t>Data</w:t>
      </w:r>
      <w:r w:rsidRPr="00B33663">
        <w:rPr>
          <w:spacing w:val="-2"/>
          <w:sz w:val="26"/>
        </w:rPr>
        <w:t xml:space="preserve"> </w:t>
      </w:r>
      <w:r w:rsidRPr="00B33663">
        <w:rPr>
          <w:sz w:val="26"/>
        </w:rPr>
        <w:t>from</w:t>
      </w:r>
      <w:r w:rsidRPr="00B33663">
        <w:rPr>
          <w:spacing w:val="-3"/>
          <w:sz w:val="26"/>
        </w:rPr>
        <w:t xml:space="preserve"> </w:t>
      </w:r>
      <w:r w:rsidRPr="00B33663">
        <w:rPr>
          <w:sz w:val="26"/>
        </w:rPr>
        <w:t>sender</w:t>
      </w:r>
      <w:r w:rsidRPr="00B33663">
        <w:rPr>
          <w:spacing w:val="-2"/>
          <w:sz w:val="26"/>
        </w:rPr>
        <w:t xml:space="preserve"> </w:t>
      </w:r>
      <w:r w:rsidRPr="00B33663">
        <w:rPr>
          <w:sz w:val="26"/>
        </w:rPr>
        <w:t>to</w:t>
      </w:r>
      <w:r w:rsidRPr="00B33663">
        <w:rPr>
          <w:spacing w:val="-1"/>
          <w:sz w:val="26"/>
        </w:rPr>
        <w:t xml:space="preserve"> </w:t>
      </w:r>
      <w:r w:rsidRPr="00B33663">
        <w:rPr>
          <w:sz w:val="26"/>
        </w:rPr>
        <w:t>receiver</w:t>
      </w:r>
    </w:p>
    <w:p w14:paraId="6497C99A" w14:textId="77777777" w:rsidR="00CD7E1A" w:rsidRPr="00B33663" w:rsidRDefault="00A42A03" w:rsidP="00E700C1">
      <w:pPr>
        <w:pStyle w:val="ListParagraph"/>
        <w:numPr>
          <w:ilvl w:val="1"/>
          <w:numId w:val="2"/>
        </w:numPr>
        <w:tabs>
          <w:tab w:val="left" w:pos="841"/>
        </w:tabs>
        <w:spacing w:before="39"/>
        <w:ind w:hanging="361"/>
        <w:rPr>
          <w:sz w:val="26"/>
        </w:rPr>
      </w:pPr>
      <w:r w:rsidRPr="00B33663">
        <w:rPr>
          <w:b/>
          <w:i/>
          <w:sz w:val="26"/>
        </w:rPr>
        <w:t>CRC</w:t>
      </w:r>
      <w:r w:rsidRPr="00B33663">
        <w:rPr>
          <w:b/>
          <w:i/>
          <w:spacing w:val="-2"/>
          <w:sz w:val="26"/>
        </w:rPr>
        <w:t xml:space="preserve"> </w:t>
      </w:r>
      <w:r w:rsidRPr="00B33663">
        <w:rPr>
          <w:b/>
          <w:sz w:val="26"/>
        </w:rPr>
        <w:t>-</w:t>
      </w:r>
      <w:r w:rsidRPr="00B33663">
        <w:rPr>
          <w:b/>
          <w:spacing w:val="62"/>
          <w:sz w:val="26"/>
        </w:rPr>
        <w:t xml:space="preserve"> </w:t>
      </w:r>
      <w:r w:rsidRPr="00B33663">
        <w:rPr>
          <w:sz w:val="26"/>
        </w:rPr>
        <w:t>used</w:t>
      </w:r>
      <w:r w:rsidRPr="00B33663">
        <w:rPr>
          <w:spacing w:val="-2"/>
          <w:sz w:val="26"/>
        </w:rPr>
        <w:t xml:space="preserve"> </w:t>
      </w:r>
      <w:r w:rsidRPr="00B33663">
        <w:rPr>
          <w:sz w:val="26"/>
        </w:rPr>
        <w:t>for</w:t>
      </w:r>
      <w:r w:rsidRPr="00B33663">
        <w:rPr>
          <w:spacing w:val="-2"/>
          <w:sz w:val="26"/>
        </w:rPr>
        <w:t xml:space="preserve"> </w:t>
      </w:r>
      <w:r w:rsidRPr="00B33663">
        <w:rPr>
          <w:sz w:val="26"/>
        </w:rPr>
        <w:t>Error</w:t>
      </w:r>
      <w:r w:rsidRPr="00B33663">
        <w:rPr>
          <w:spacing w:val="-2"/>
          <w:sz w:val="26"/>
        </w:rPr>
        <w:t xml:space="preserve"> </w:t>
      </w:r>
      <w:r w:rsidRPr="00B33663">
        <w:rPr>
          <w:sz w:val="26"/>
        </w:rPr>
        <w:t>detection</w:t>
      </w:r>
      <w:r w:rsidRPr="00B33663">
        <w:rPr>
          <w:spacing w:val="-2"/>
          <w:sz w:val="26"/>
        </w:rPr>
        <w:t xml:space="preserve"> </w:t>
      </w:r>
      <w:r w:rsidRPr="00B33663">
        <w:rPr>
          <w:sz w:val="26"/>
        </w:rPr>
        <w:t>of</w:t>
      </w:r>
      <w:r w:rsidRPr="00B33663">
        <w:rPr>
          <w:spacing w:val="1"/>
          <w:sz w:val="26"/>
        </w:rPr>
        <w:t xml:space="preserve"> </w:t>
      </w:r>
      <w:r w:rsidRPr="00B33663">
        <w:rPr>
          <w:sz w:val="26"/>
        </w:rPr>
        <w:t>the</w:t>
      </w:r>
      <w:r w:rsidRPr="00B33663">
        <w:rPr>
          <w:spacing w:val="-2"/>
          <w:sz w:val="26"/>
        </w:rPr>
        <w:t xml:space="preserve"> </w:t>
      </w:r>
      <w:r w:rsidRPr="00B33663">
        <w:rPr>
          <w:sz w:val="26"/>
        </w:rPr>
        <w:t>frame.</w:t>
      </w:r>
    </w:p>
    <w:p w14:paraId="76BB753C" w14:textId="77777777" w:rsidR="00CD7E1A" w:rsidRPr="00B33663" w:rsidRDefault="00EB3154">
      <w:pPr>
        <w:pStyle w:val="BodyText"/>
        <w:spacing w:before="5"/>
        <w:ind w:left="0"/>
        <w:rPr>
          <w:sz w:val="21"/>
        </w:rPr>
      </w:pPr>
      <w:r w:rsidRPr="00B33663">
        <w:pict w14:anchorId="541A684E">
          <v:shape id="_x0000_s1048" style="position:absolute;margin-left:90pt;margin-top:14.6pt;width:428.75pt;height:.1pt;z-index:-15662592;mso-wrap-distance-left:0;mso-wrap-distance-right:0;mso-position-horizontal-relative:page" coordorigin="1800,292" coordsize="8575,0" o:spt="100" adj="0,,0" path="m1800,292r1037,m2839,292r778,m3619,292r518,m4140,292r1036,m5178,292r778,m5958,292r518,m6479,292r1036,m7517,292r778,m8297,292r518,m8818,292r1036,m9856,292r519,e" filled="f" strokeweight=".18289mm">
            <v:stroke joinstyle="round"/>
            <v:formulas/>
            <v:path arrowok="t" o:connecttype="segments"/>
            <w10:wrap type="topAndBottom" anchorx="page"/>
          </v:shape>
        </w:pict>
      </w:r>
    </w:p>
    <w:p w14:paraId="513DA1E0" w14:textId="77777777" w:rsidR="00CD7E1A" w:rsidRPr="00B33663" w:rsidRDefault="00CD7E1A">
      <w:pPr>
        <w:pStyle w:val="BodyText"/>
        <w:spacing w:before="6"/>
        <w:ind w:left="0"/>
        <w:rPr>
          <w:sz w:val="12"/>
        </w:rPr>
      </w:pPr>
    </w:p>
    <w:p w14:paraId="3DDB5843" w14:textId="77777777" w:rsidR="00687450" w:rsidRPr="00B33663" w:rsidRDefault="00687450" w:rsidP="00687450">
      <w:pPr>
        <w:pStyle w:val="BodyText"/>
        <w:spacing w:before="8"/>
        <w:rPr>
          <w:sz w:val="28"/>
          <w:szCs w:val="28"/>
        </w:rPr>
      </w:pPr>
      <w:r w:rsidRPr="00B33663">
        <w:rPr>
          <w:sz w:val="28"/>
          <w:szCs w:val="28"/>
        </w:rPr>
        <w:t>8. WIRED LAN : ETHERNET (IEEE 802.3)</w:t>
      </w:r>
    </w:p>
    <w:p w14:paraId="06E3F02A" w14:textId="77777777" w:rsidR="00687450" w:rsidRPr="00B33663" w:rsidRDefault="00687450" w:rsidP="00687450">
      <w:pPr>
        <w:pStyle w:val="BodyText"/>
        <w:spacing w:before="8"/>
        <w:rPr>
          <w:sz w:val="28"/>
          <w:szCs w:val="28"/>
        </w:rPr>
      </w:pPr>
      <w:r w:rsidRPr="00B33663">
        <w:rPr>
          <w:sz w:val="28"/>
          <w:szCs w:val="28"/>
        </w:rPr>
        <w:t> Ethernet was developed in the mid-1970’s at the Xerox Palo Alto Research</w:t>
      </w:r>
    </w:p>
    <w:p w14:paraId="0EFD4BC9" w14:textId="77777777" w:rsidR="00687450" w:rsidRPr="00B33663" w:rsidRDefault="00687450" w:rsidP="00687450">
      <w:pPr>
        <w:pStyle w:val="BodyText"/>
        <w:spacing w:before="8"/>
        <w:rPr>
          <w:sz w:val="28"/>
          <w:szCs w:val="28"/>
        </w:rPr>
      </w:pPr>
      <w:r w:rsidRPr="00B33663">
        <w:rPr>
          <w:sz w:val="28"/>
          <w:szCs w:val="28"/>
        </w:rPr>
        <w:t>Center (PARC),</w:t>
      </w:r>
    </w:p>
    <w:p w14:paraId="5415432C" w14:textId="77777777" w:rsidR="00687450" w:rsidRPr="00B33663" w:rsidRDefault="00687450" w:rsidP="00687450">
      <w:pPr>
        <w:pStyle w:val="BodyText"/>
        <w:spacing w:before="8"/>
        <w:rPr>
          <w:sz w:val="28"/>
          <w:szCs w:val="28"/>
        </w:rPr>
      </w:pPr>
      <w:r w:rsidRPr="00B33663">
        <w:rPr>
          <w:sz w:val="28"/>
          <w:szCs w:val="28"/>
        </w:rPr>
        <w:t> IEEE controls the Ethernet standards.</w:t>
      </w:r>
    </w:p>
    <w:p w14:paraId="3C7B5C55" w14:textId="77777777" w:rsidR="00687450" w:rsidRPr="00B33663" w:rsidRDefault="00687450" w:rsidP="00687450">
      <w:pPr>
        <w:pStyle w:val="BodyText"/>
        <w:spacing w:before="8"/>
        <w:rPr>
          <w:sz w:val="28"/>
          <w:szCs w:val="28"/>
        </w:rPr>
      </w:pPr>
      <w:r w:rsidRPr="00B33663">
        <w:rPr>
          <w:sz w:val="28"/>
          <w:szCs w:val="28"/>
        </w:rPr>
        <w:t> The Ethernet is the most successful local area networking technology, that</w:t>
      </w:r>
    </w:p>
    <w:p w14:paraId="1AB762CF" w14:textId="77777777" w:rsidR="00687450" w:rsidRPr="00B33663" w:rsidRDefault="00687450" w:rsidP="00687450">
      <w:pPr>
        <w:pStyle w:val="BodyText"/>
        <w:spacing w:before="8"/>
        <w:rPr>
          <w:sz w:val="28"/>
          <w:szCs w:val="28"/>
        </w:rPr>
      </w:pPr>
      <w:r w:rsidRPr="00B33663">
        <w:rPr>
          <w:sz w:val="28"/>
          <w:szCs w:val="28"/>
        </w:rPr>
        <w:t>uses bus topology.</w:t>
      </w:r>
    </w:p>
    <w:p w14:paraId="01F24320" w14:textId="77777777" w:rsidR="00687450" w:rsidRPr="00B33663" w:rsidRDefault="00687450" w:rsidP="00687450">
      <w:pPr>
        <w:pStyle w:val="BodyText"/>
        <w:spacing w:before="8"/>
        <w:rPr>
          <w:sz w:val="28"/>
          <w:szCs w:val="28"/>
        </w:rPr>
      </w:pPr>
      <w:r w:rsidRPr="00B33663">
        <w:rPr>
          <w:sz w:val="28"/>
          <w:szCs w:val="28"/>
        </w:rPr>
        <w:t> The Ethernet is multiple-access networks that is set of nodes send and</w:t>
      </w:r>
    </w:p>
    <w:p w14:paraId="45119CD9" w14:textId="77777777" w:rsidR="00687450" w:rsidRPr="00B33663" w:rsidRDefault="00687450" w:rsidP="00687450">
      <w:pPr>
        <w:pStyle w:val="BodyText"/>
        <w:spacing w:before="8"/>
        <w:rPr>
          <w:sz w:val="28"/>
          <w:szCs w:val="28"/>
        </w:rPr>
      </w:pPr>
      <w:r w:rsidRPr="00B33663">
        <w:rPr>
          <w:sz w:val="28"/>
          <w:szCs w:val="28"/>
        </w:rPr>
        <w:t>receive frames over a shared link.</w:t>
      </w:r>
    </w:p>
    <w:p w14:paraId="413D8729" w14:textId="77777777" w:rsidR="00687450" w:rsidRPr="00B33663" w:rsidRDefault="00687450" w:rsidP="00687450">
      <w:pPr>
        <w:pStyle w:val="BodyText"/>
        <w:spacing w:before="8"/>
        <w:rPr>
          <w:sz w:val="28"/>
          <w:szCs w:val="28"/>
        </w:rPr>
      </w:pPr>
      <w:r w:rsidRPr="00B33663">
        <w:rPr>
          <w:sz w:val="28"/>
          <w:szCs w:val="28"/>
        </w:rPr>
        <w:t> Ethernet uses the CSMA / CD ( Carrier Sense Multiple Access with</w:t>
      </w:r>
    </w:p>
    <w:p w14:paraId="6B309655" w14:textId="77777777" w:rsidR="00CD7E1A" w:rsidRPr="00B33663" w:rsidRDefault="00687450" w:rsidP="00687450">
      <w:pPr>
        <w:pStyle w:val="BodyText"/>
        <w:spacing w:before="8"/>
        <w:ind w:left="0"/>
        <w:rPr>
          <w:sz w:val="28"/>
          <w:szCs w:val="28"/>
        </w:rPr>
      </w:pPr>
      <w:r w:rsidRPr="00B33663">
        <w:rPr>
          <w:sz w:val="28"/>
          <w:szCs w:val="28"/>
        </w:rPr>
        <w:t>Collision Detection) mechanism.</w:t>
      </w:r>
    </w:p>
    <w:p w14:paraId="75CAC6F5" w14:textId="77777777" w:rsidR="00687450" w:rsidRPr="00B33663" w:rsidRDefault="00687450" w:rsidP="00687450">
      <w:pPr>
        <w:pStyle w:val="BodyText"/>
        <w:spacing w:before="8"/>
        <w:ind w:left="0"/>
        <w:rPr>
          <w:sz w:val="21"/>
        </w:rPr>
      </w:pPr>
    </w:p>
    <w:p w14:paraId="66060428" w14:textId="77777777" w:rsidR="00AB2FAE" w:rsidRPr="00B33663" w:rsidRDefault="00AB2FAE" w:rsidP="00687450">
      <w:pPr>
        <w:pStyle w:val="BodyText"/>
        <w:spacing w:before="8"/>
        <w:ind w:left="0"/>
        <w:rPr>
          <w:b/>
          <w:sz w:val="28"/>
          <w:szCs w:val="28"/>
          <w:lang w:val="en-IN"/>
        </w:rPr>
      </w:pPr>
    </w:p>
    <w:p w14:paraId="1D0656FE" w14:textId="77777777" w:rsidR="00AB2FAE" w:rsidRPr="00B33663" w:rsidRDefault="00AB2FAE" w:rsidP="00687450">
      <w:pPr>
        <w:pStyle w:val="BodyText"/>
        <w:spacing w:before="8"/>
        <w:ind w:left="0"/>
        <w:rPr>
          <w:b/>
          <w:sz w:val="28"/>
          <w:szCs w:val="28"/>
          <w:lang w:val="en-IN"/>
        </w:rPr>
      </w:pPr>
    </w:p>
    <w:p w14:paraId="2F1C31CF" w14:textId="77777777" w:rsidR="00AB2FAE" w:rsidRPr="00B33663" w:rsidRDefault="00AB2FAE" w:rsidP="00AB2FAE">
      <w:pPr>
        <w:spacing w:before="89"/>
        <w:ind w:left="480"/>
      </w:pPr>
      <w:r w:rsidRPr="00B33663">
        <w:rPr>
          <w:b/>
          <w:noProof/>
          <w:sz w:val="28"/>
          <w:szCs w:val="28"/>
          <w:lang w:val="en-IN" w:eastAsia="en-IN"/>
        </w:rPr>
        <w:drawing>
          <wp:anchor distT="0" distB="0" distL="0" distR="0" simplePos="0" relativeHeight="251728384" behindDoc="0" locked="0" layoutInCell="1" allowOverlap="1" wp14:anchorId="7AD238C5" wp14:editId="07777777">
            <wp:simplePos x="0" y="0"/>
            <wp:positionH relativeFrom="page">
              <wp:posOffset>1714500</wp:posOffset>
            </wp:positionH>
            <wp:positionV relativeFrom="paragraph">
              <wp:posOffset>591185</wp:posOffset>
            </wp:positionV>
            <wp:extent cx="3822700" cy="1066800"/>
            <wp:effectExtent l="19050" t="0" r="6350" b="0"/>
            <wp:wrapTopAndBottom/>
            <wp:docPr id="2"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52.png"/>
                    <pic:cNvPicPr/>
                  </pic:nvPicPr>
                  <pic:blipFill>
                    <a:blip r:embed="rId78" cstate="print"/>
                    <a:stretch>
                      <a:fillRect/>
                    </a:stretch>
                  </pic:blipFill>
                  <pic:spPr>
                    <a:xfrm>
                      <a:off x="0" y="0"/>
                      <a:ext cx="3822700" cy="1066800"/>
                    </a:xfrm>
                    <a:prstGeom prst="rect">
                      <a:avLst/>
                    </a:prstGeom>
                  </pic:spPr>
                </pic:pic>
              </a:graphicData>
            </a:graphic>
          </wp:anchor>
        </w:drawing>
      </w:r>
      <w:r w:rsidR="00687450" w:rsidRPr="00B33663">
        <w:rPr>
          <w:b/>
          <w:sz w:val="28"/>
          <w:szCs w:val="28"/>
        </w:rPr>
        <w:t>EVOLUTION OF ETHERNET</w:t>
      </w:r>
      <w:r w:rsidRPr="00B33663">
        <w:rPr>
          <w:b/>
          <w:i/>
          <w:sz w:val="28"/>
        </w:rPr>
        <w:t xml:space="preserve"> </w:t>
      </w:r>
    </w:p>
    <w:p w14:paraId="6A982526" w14:textId="77777777" w:rsidR="00AB2FAE" w:rsidRPr="00B33663" w:rsidRDefault="00AB2FAE" w:rsidP="00AB2FAE">
      <w:pPr>
        <w:pStyle w:val="BodyText"/>
        <w:spacing w:before="153"/>
        <w:ind w:left="480" w:right="633"/>
      </w:pPr>
      <w:r w:rsidRPr="00B33663">
        <w:t>Ethernet.</w:t>
      </w:r>
    </w:p>
    <w:p w14:paraId="76D884E0" w14:textId="77777777" w:rsidR="00AB2FAE" w:rsidRPr="00B33663" w:rsidRDefault="00AB2FAE" w:rsidP="00AB2FAE">
      <w:pPr>
        <w:spacing w:before="89"/>
        <w:ind w:left="480"/>
        <w:rPr>
          <w:b/>
          <w:i/>
          <w:sz w:val="28"/>
        </w:rPr>
      </w:pPr>
      <w:r w:rsidRPr="00B33663">
        <w:rPr>
          <w:b/>
          <w:i/>
          <w:sz w:val="28"/>
        </w:rPr>
        <w:lastRenderedPageBreak/>
        <w:t>Standard</w:t>
      </w:r>
      <w:r w:rsidRPr="00B33663">
        <w:rPr>
          <w:b/>
          <w:i/>
          <w:spacing w:val="-3"/>
          <w:sz w:val="28"/>
        </w:rPr>
        <w:t xml:space="preserve"> </w:t>
      </w:r>
      <w:r w:rsidRPr="00B33663">
        <w:rPr>
          <w:b/>
          <w:i/>
          <w:sz w:val="28"/>
        </w:rPr>
        <w:t>Ethernet</w:t>
      </w:r>
      <w:r w:rsidRPr="00B33663">
        <w:rPr>
          <w:b/>
          <w:i/>
          <w:spacing w:val="-2"/>
          <w:sz w:val="28"/>
        </w:rPr>
        <w:t xml:space="preserve"> </w:t>
      </w:r>
      <w:r w:rsidRPr="00B33663">
        <w:rPr>
          <w:b/>
          <w:i/>
          <w:sz w:val="28"/>
        </w:rPr>
        <w:t>(10</w:t>
      </w:r>
      <w:r w:rsidRPr="00B33663">
        <w:rPr>
          <w:b/>
          <w:i/>
          <w:spacing w:val="-2"/>
          <w:sz w:val="28"/>
        </w:rPr>
        <w:t xml:space="preserve"> </w:t>
      </w:r>
      <w:r w:rsidRPr="00B33663">
        <w:rPr>
          <w:b/>
          <w:i/>
          <w:sz w:val="28"/>
        </w:rPr>
        <w:t>Mbps)</w:t>
      </w:r>
    </w:p>
    <w:p w14:paraId="56C69F6C" w14:textId="77777777" w:rsidR="00AB2FAE" w:rsidRPr="00B33663" w:rsidRDefault="00AB2FAE" w:rsidP="00AB2FAE">
      <w:pPr>
        <w:pStyle w:val="BodyText"/>
        <w:spacing w:before="153"/>
        <w:ind w:left="480" w:right="633"/>
      </w:pPr>
      <w:r w:rsidRPr="00B33663">
        <w:t>The</w:t>
      </w:r>
      <w:r w:rsidRPr="00B33663">
        <w:rPr>
          <w:spacing w:val="32"/>
        </w:rPr>
        <w:t xml:space="preserve"> </w:t>
      </w:r>
      <w:r w:rsidRPr="00B33663">
        <w:t>original</w:t>
      </w:r>
      <w:r w:rsidRPr="00B33663">
        <w:rPr>
          <w:spacing w:val="32"/>
        </w:rPr>
        <w:t xml:space="preserve"> </w:t>
      </w:r>
      <w:r w:rsidRPr="00B33663">
        <w:t>Ethernet</w:t>
      </w:r>
      <w:r w:rsidRPr="00B33663">
        <w:rPr>
          <w:spacing w:val="34"/>
        </w:rPr>
        <w:t xml:space="preserve"> </w:t>
      </w:r>
      <w:r w:rsidRPr="00B33663">
        <w:t>technology</w:t>
      </w:r>
      <w:r w:rsidRPr="00B33663">
        <w:rPr>
          <w:spacing w:val="30"/>
        </w:rPr>
        <w:t xml:space="preserve"> </w:t>
      </w:r>
      <w:r w:rsidRPr="00B33663">
        <w:t>with</w:t>
      </w:r>
      <w:r w:rsidRPr="00B33663">
        <w:rPr>
          <w:spacing w:val="34"/>
        </w:rPr>
        <w:t xml:space="preserve"> </w:t>
      </w:r>
      <w:r w:rsidRPr="00B33663">
        <w:t>the</w:t>
      </w:r>
      <w:r w:rsidRPr="00B33663">
        <w:rPr>
          <w:spacing w:val="32"/>
        </w:rPr>
        <w:t xml:space="preserve"> </w:t>
      </w:r>
      <w:r w:rsidRPr="00B33663">
        <w:t>data</w:t>
      </w:r>
      <w:r w:rsidRPr="00B33663">
        <w:rPr>
          <w:spacing w:val="33"/>
        </w:rPr>
        <w:t xml:space="preserve"> </w:t>
      </w:r>
      <w:r w:rsidRPr="00B33663">
        <w:t>rate</w:t>
      </w:r>
      <w:r w:rsidRPr="00B33663">
        <w:rPr>
          <w:spacing w:val="32"/>
        </w:rPr>
        <w:t xml:space="preserve"> </w:t>
      </w:r>
      <w:r w:rsidRPr="00B33663">
        <w:t>of</w:t>
      </w:r>
      <w:r w:rsidRPr="00B33663">
        <w:rPr>
          <w:spacing w:val="34"/>
        </w:rPr>
        <w:t xml:space="preserve"> </w:t>
      </w:r>
      <w:r w:rsidRPr="00B33663">
        <w:t>10</w:t>
      </w:r>
      <w:r w:rsidRPr="00B33663">
        <w:rPr>
          <w:spacing w:val="35"/>
        </w:rPr>
        <w:t xml:space="preserve"> </w:t>
      </w:r>
      <w:r w:rsidRPr="00B33663">
        <w:t>Mbps</w:t>
      </w:r>
      <w:r w:rsidRPr="00B33663">
        <w:rPr>
          <w:spacing w:val="34"/>
        </w:rPr>
        <w:t xml:space="preserve"> </w:t>
      </w:r>
      <w:r w:rsidRPr="00B33663">
        <w:t>as</w:t>
      </w:r>
      <w:r w:rsidRPr="00B33663">
        <w:rPr>
          <w:spacing w:val="32"/>
        </w:rPr>
        <w:t xml:space="preserve"> </w:t>
      </w:r>
      <w:r w:rsidRPr="00B33663">
        <w:t>the</w:t>
      </w:r>
      <w:r w:rsidRPr="00B33663">
        <w:rPr>
          <w:spacing w:val="39"/>
        </w:rPr>
        <w:t xml:space="preserve"> </w:t>
      </w:r>
      <w:r w:rsidRPr="00B33663">
        <w:t>Standard Ethernet.</w:t>
      </w:r>
    </w:p>
    <w:p w14:paraId="52812BC9" w14:textId="77777777" w:rsidR="00AB2FAE" w:rsidRPr="00B33663" w:rsidRDefault="00AB2FAE" w:rsidP="00AB2FAE">
      <w:pPr>
        <w:pStyle w:val="BodyText"/>
        <w:spacing w:line="299" w:lineRule="exact"/>
        <w:ind w:left="480"/>
      </w:pPr>
      <w:r w:rsidRPr="00B33663">
        <w:t>Standard</w:t>
      </w:r>
      <w:r w:rsidRPr="00B33663">
        <w:rPr>
          <w:spacing w:val="-2"/>
        </w:rPr>
        <w:t xml:space="preserve"> </w:t>
      </w:r>
      <w:r w:rsidRPr="00B33663">
        <w:t>Ethernet</w:t>
      </w:r>
      <w:r w:rsidRPr="00B33663">
        <w:rPr>
          <w:spacing w:val="-2"/>
        </w:rPr>
        <w:t xml:space="preserve"> </w:t>
      </w:r>
      <w:r w:rsidRPr="00B33663">
        <w:t>types</w:t>
      </w:r>
      <w:r w:rsidRPr="00B33663">
        <w:rPr>
          <w:spacing w:val="-2"/>
        </w:rPr>
        <w:t xml:space="preserve"> </w:t>
      </w:r>
      <w:r w:rsidRPr="00B33663">
        <w:t>are:</w:t>
      </w:r>
    </w:p>
    <w:p w14:paraId="30EBA7F7" w14:textId="77777777" w:rsidR="00AB2FAE" w:rsidRPr="00B33663" w:rsidRDefault="00AB2FAE" w:rsidP="00AB2FAE">
      <w:pPr>
        <w:tabs>
          <w:tab w:val="left" w:pos="1201"/>
        </w:tabs>
        <w:spacing w:before="1"/>
        <w:rPr>
          <w:sz w:val="26"/>
        </w:rPr>
      </w:pPr>
      <w:r w:rsidRPr="00B33663">
        <w:rPr>
          <w:sz w:val="26"/>
          <w:szCs w:val="26"/>
        </w:rPr>
        <w:t xml:space="preserve">                   </w:t>
      </w:r>
      <w:r w:rsidRPr="00B33663">
        <w:rPr>
          <w:sz w:val="26"/>
        </w:rPr>
        <w:t>10Base5:</w:t>
      </w:r>
      <w:r w:rsidRPr="00B33663">
        <w:rPr>
          <w:spacing w:val="-2"/>
          <w:sz w:val="26"/>
        </w:rPr>
        <w:t xml:space="preserve"> </w:t>
      </w:r>
      <w:r w:rsidRPr="00B33663">
        <w:rPr>
          <w:sz w:val="26"/>
        </w:rPr>
        <w:t>Thick</w:t>
      </w:r>
      <w:r w:rsidRPr="00B33663">
        <w:rPr>
          <w:spacing w:val="-1"/>
          <w:sz w:val="26"/>
        </w:rPr>
        <w:t xml:space="preserve"> </w:t>
      </w:r>
      <w:r w:rsidRPr="00B33663">
        <w:rPr>
          <w:sz w:val="26"/>
        </w:rPr>
        <w:t>Ethernet,</w:t>
      </w:r>
    </w:p>
    <w:p w14:paraId="4217D224" w14:textId="77777777" w:rsidR="00AB2FAE" w:rsidRPr="00B33663" w:rsidRDefault="00AB2FAE" w:rsidP="00AB2FAE">
      <w:pPr>
        <w:tabs>
          <w:tab w:val="left" w:pos="1201"/>
        </w:tabs>
        <w:spacing w:before="1" w:line="298" w:lineRule="exact"/>
        <w:ind w:left="840"/>
        <w:rPr>
          <w:sz w:val="26"/>
        </w:rPr>
      </w:pPr>
      <w:r w:rsidRPr="00B33663">
        <w:rPr>
          <w:sz w:val="26"/>
        </w:rPr>
        <w:t xml:space="preserve">      10Base2:</w:t>
      </w:r>
      <w:r w:rsidRPr="00B33663">
        <w:rPr>
          <w:spacing w:val="-2"/>
          <w:sz w:val="26"/>
        </w:rPr>
        <w:t xml:space="preserve"> </w:t>
      </w:r>
      <w:r w:rsidRPr="00B33663">
        <w:rPr>
          <w:sz w:val="26"/>
        </w:rPr>
        <w:t>Thin</w:t>
      </w:r>
      <w:r w:rsidRPr="00B33663">
        <w:rPr>
          <w:spacing w:val="-1"/>
          <w:sz w:val="26"/>
        </w:rPr>
        <w:t xml:space="preserve"> </w:t>
      </w:r>
      <w:r w:rsidRPr="00B33663">
        <w:rPr>
          <w:sz w:val="26"/>
        </w:rPr>
        <w:t>Ethernet</w:t>
      </w:r>
      <w:r w:rsidRPr="00B33663">
        <w:rPr>
          <w:spacing w:val="-1"/>
          <w:sz w:val="26"/>
        </w:rPr>
        <w:t xml:space="preserve"> </w:t>
      </w:r>
      <w:r w:rsidRPr="00B33663">
        <w:rPr>
          <w:sz w:val="26"/>
        </w:rPr>
        <w:t>,</w:t>
      </w:r>
    </w:p>
    <w:p w14:paraId="7F1BC65B" w14:textId="77777777" w:rsidR="00AB2FAE" w:rsidRPr="00B33663" w:rsidRDefault="00AB2FAE" w:rsidP="00AB2FAE">
      <w:pPr>
        <w:pStyle w:val="ListParagraph"/>
        <w:tabs>
          <w:tab w:val="left" w:pos="1201"/>
        </w:tabs>
        <w:spacing w:line="298" w:lineRule="exact"/>
        <w:ind w:firstLine="0"/>
        <w:rPr>
          <w:sz w:val="26"/>
        </w:rPr>
      </w:pPr>
      <w:r w:rsidRPr="00B33663">
        <w:rPr>
          <w:sz w:val="26"/>
        </w:rPr>
        <w:t>10Base-T:</w:t>
      </w:r>
      <w:r w:rsidRPr="00B33663">
        <w:rPr>
          <w:spacing w:val="-1"/>
          <w:sz w:val="26"/>
        </w:rPr>
        <w:t xml:space="preserve"> </w:t>
      </w:r>
      <w:r w:rsidRPr="00B33663">
        <w:rPr>
          <w:sz w:val="26"/>
        </w:rPr>
        <w:t>Twisted-Pair</w:t>
      </w:r>
      <w:r w:rsidRPr="00B33663">
        <w:rPr>
          <w:spacing w:val="-3"/>
          <w:sz w:val="26"/>
        </w:rPr>
        <w:t xml:space="preserve"> </w:t>
      </w:r>
      <w:r w:rsidRPr="00B33663">
        <w:rPr>
          <w:sz w:val="26"/>
        </w:rPr>
        <w:t>Ethernet</w:t>
      </w:r>
    </w:p>
    <w:p w14:paraId="72DC6006" w14:textId="77777777" w:rsidR="00AB2FAE" w:rsidRPr="00B33663" w:rsidRDefault="00AB2FAE" w:rsidP="00AB2FAE">
      <w:pPr>
        <w:pStyle w:val="ListParagraph"/>
        <w:tabs>
          <w:tab w:val="left" w:pos="1201"/>
        </w:tabs>
        <w:spacing w:before="1"/>
        <w:ind w:firstLine="0"/>
        <w:rPr>
          <w:sz w:val="26"/>
        </w:rPr>
      </w:pPr>
      <w:r w:rsidRPr="00B33663">
        <w:rPr>
          <w:sz w:val="26"/>
        </w:rPr>
        <w:t>10Base-F:</w:t>
      </w:r>
      <w:r w:rsidRPr="00B33663">
        <w:rPr>
          <w:spacing w:val="-1"/>
          <w:sz w:val="26"/>
        </w:rPr>
        <w:t xml:space="preserve"> </w:t>
      </w:r>
      <w:r w:rsidRPr="00B33663">
        <w:rPr>
          <w:sz w:val="26"/>
        </w:rPr>
        <w:t>Fiber</w:t>
      </w:r>
      <w:r w:rsidRPr="00B33663">
        <w:rPr>
          <w:spacing w:val="-2"/>
          <w:sz w:val="26"/>
        </w:rPr>
        <w:t xml:space="preserve"> </w:t>
      </w:r>
      <w:r w:rsidRPr="00B33663">
        <w:rPr>
          <w:sz w:val="26"/>
        </w:rPr>
        <w:t>Ethernet.</w:t>
      </w:r>
    </w:p>
    <w:p w14:paraId="7B37605A" w14:textId="77777777" w:rsidR="00AB2FAE" w:rsidRPr="00B33663" w:rsidRDefault="00AB2FAE" w:rsidP="00AB2FAE">
      <w:pPr>
        <w:pStyle w:val="BodyText"/>
        <w:spacing w:before="7" w:after="1"/>
        <w:ind w:left="0"/>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1"/>
        <w:gridCol w:w="4383"/>
      </w:tblGrid>
      <w:tr w:rsidR="00AB2FAE" w:rsidRPr="00B33663" w14:paraId="501538D2" w14:textId="77777777" w:rsidTr="00EB3154">
        <w:trPr>
          <w:trHeight w:val="5578"/>
        </w:trPr>
        <w:tc>
          <w:tcPr>
            <w:tcW w:w="4501" w:type="dxa"/>
          </w:tcPr>
          <w:p w14:paraId="26622504" w14:textId="77777777" w:rsidR="00AB2FAE" w:rsidRPr="00B33663" w:rsidRDefault="00AB2FAE" w:rsidP="00EB3154">
            <w:pPr>
              <w:pStyle w:val="TableParagraph"/>
              <w:spacing w:line="298" w:lineRule="exact"/>
              <w:ind w:left="199"/>
              <w:rPr>
                <w:b/>
                <w:sz w:val="26"/>
              </w:rPr>
            </w:pPr>
            <w:r w:rsidRPr="00B33663">
              <w:rPr>
                <w:b/>
                <w:sz w:val="26"/>
              </w:rPr>
              <w:t>10Base5: Thick</w:t>
            </w:r>
            <w:r w:rsidRPr="00B33663">
              <w:rPr>
                <w:b/>
                <w:spacing w:val="-1"/>
                <w:sz w:val="26"/>
              </w:rPr>
              <w:t xml:space="preserve"> </w:t>
            </w:r>
            <w:r w:rsidRPr="00B33663">
              <w:rPr>
                <w:b/>
                <w:sz w:val="26"/>
              </w:rPr>
              <w:t>Ethernet</w:t>
            </w:r>
          </w:p>
          <w:p w14:paraId="394798F2" w14:textId="77777777" w:rsidR="00AB2FAE" w:rsidRPr="00B33663" w:rsidRDefault="00AB2FAE" w:rsidP="00EB3154">
            <w:pPr>
              <w:pStyle w:val="TableParagraph"/>
              <w:spacing w:before="11"/>
              <w:ind w:left="0"/>
              <w:rPr>
                <w:sz w:val="29"/>
              </w:rPr>
            </w:pPr>
          </w:p>
          <w:p w14:paraId="3889A505" w14:textId="77777777" w:rsidR="00AB2FAE" w:rsidRPr="00B33663" w:rsidRDefault="00AB2FAE" w:rsidP="00EB3154">
            <w:pPr>
              <w:pStyle w:val="TableParagraph"/>
              <w:ind w:left="1178"/>
              <w:rPr>
                <w:sz w:val="20"/>
              </w:rPr>
            </w:pPr>
            <w:r w:rsidRPr="00B33663">
              <w:rPr>
                <w:noProof/>
                <w:sz w:val="20"/>
                <w:lang w:val="en-IN" w:eastAsia="en-IN"/>
              </w:rPr>
              <w:drawing>
                <wp:inline distT="0" distB="0" distL="0" distR="0" wp14:anchorId="7424711F" wp14:editId="07777777">
                  <wp:extent cx="1386703" cy="790575"/>
                  <wp:effectExtent l="0" t="0" r="0" b="0"/>
                  <wp:docPr id="4"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53.jpeg"/>
                          <pic:cNvPicPr/>
                        </pic:nvPicPr>
                        <pic:blipFill>
                          <a:blip r:embed="rId79" cstate="print"/>
                          <a:stretch>
                            <a:fillRect/>
                          </a:stretch>
                        </pic:blipFill>
                        <pic:spPr>
                          <a:xfrm>
                            <a:off x="0" y="0"/>
                            <a:ext cx="1386703" cy="790575"/>
                          </a:xfrm>
                          <a:prstGeom prst="rect">
                            <a:avLst/>
                          </a:prstGeom>
                        </pic:spPr>
                      </pic:pic>
                    </a:graphicData>
                  </a:graphic>
                </wp:inline>
              </w:drawing>
            </w:r>
          </w:p>
          <w:p w14:paraId="29079D35" w14:textId="77777777" w:rsidR="00AB2FAE" w:rsidRPr="00B33663" w:rsidRDefault="00AB2FAE" w:rsidP="00EB3154">
            <w:pPr>
              <w:pStyle w:val="TableParagraph"/>
              <w:spacing w:before="3"/>
              <w:ind w:left="0"/>
              <w:rPr>
                <w:sz w:val="37"/>
              </w:rPr>
            </w:pPr>
          </w:p>
          <w:p w14:paraId="7BC3E0CC" w14:textId="77777777" w:rsidR="00AB2FAE" w:rsidRPr="00B33663" w:rsidRDefault="00AB2FAE" w:rsidP="00E700C1">
            <w:pPr>
              <w:pStyle w:val="TableParagraph"/>
              <w:numPr>
                <w:ilvl w:val="0"/>
                <w:numId w:val="43"/>
              </w:numPr>
              <w:tabs>
                <w:tab w:val="left" w:pos="468"/>
              </w:tabs>
              <w:spacing w:line="242" w:lineRule="auto"/>
              <w:ind w:right="96"/>
              <w:jc w:val="both"/>
              <w:rPr>
                <w:b/>
                <w:i/>
                <w:sz w:val="26"/>
              </w:rPr>
            </w:pPr>
            <w:r w:rsidRPr="00B33663">
              <w:rPr>
                <w:sz w:val="26"/>
              </w:rPr>
              <w:t>The</w:t>
            </w:r>
            <w:r w:rsidRPr="00B33663">
              <w:rPr>
                <w:spacing w:val="1"/>
                <w:sz w:val="26"/>
              </w:rPr>
              <w:t xml:space="preserve"> </w:t>
            </w:r>
            <w:r w:rsidRPr="00B33663">
              <w:rPr>
                <w:sz w:val="26"/>
              </w:rPr>
              <w:t>first</w:t>
            </w:r>
            <w:r w:rsidRPr="00B33663">
              <w:rPr>
                <w:spacing w:val="1"/>
                <w:sz w:val="26"/>
              </w:rPr>
              <w:t xml:space="preserve"> </w:t>
            </w:r>
            <w:r w:rsidRPr="00B33663">
              <w:rPr>
                <w:sz w:val="26"/>
              </w:rPr>
              <w:t>implementation</w:t>
            </w:r>
            <w:r w:rsidRPr="00B33663">
              <w:rPr>
                <w:spacing w:val="1"/>
                <w:sz w:val="26"/>
              </w:rPr>
              <w:t xml:space="preserve"> </w:t>
            </w:r>
            <w:r w:rsidRPr="00B33663">
              <w:rPr>
                <w:sz w:val="26"/>
              </w:rPr>
              <w:t>is</w:t>
            </w:r>
            <w:r w:rsidRPr="00B33663">
              <w:rPr>
                <w:spacing w:val="1"/>
                <w:sz w:val="26"/>
              </w:rPr>
              <w:t xml:space="preserve"> </w:t>
            </w:r>
            <w:r w:rsidRPr="00B33663">
              <w:rPr>
                <w:sz w:val="26"/>
              </w:rPr>
              <w:t>called</w:t>
            </w:r>
            <w:r w:rsidRPr="00B33663">
              <w:rPr>
                <w:spacing w:val="1"/>
                <w:sz w:val="26"/>
              </w:rPr>
              <w:t xml:space="preserve"> </w:t>
            </w:r>
            <w:r w:rsidRPr="00B33663">
              <w:rPr>
                <w:b/>
                <w:i/>
                <w:sz w:val="26"/>
              </w:rPr>
              <w:t>10Base5,</w:t>
            </w:r>
            <w:r w:rsidRPr="00B33663">
              <w:rPr>
                <w:b/>
                <w:i/>
                <w:spacing w:val="1"/>
                <w:sz w:val="26"/>
              </w:rPr>
              <w:t xml:space="preserve"> </w:t>
            </w:r>
            <w:r w:rsidRPr="00B33663">
              <w:rPr>
                <w:b/>
                <w:i/>
                <w:sz w:val="26"/>
              </w:rPr>
              <w:t>thick</w:t>
            </w:r>
            <w:r w:rsidRPr="00B33663">
              <w:rPr>
                <w:b/>
                <w:i/>
                <w:spacing w:val="1"/>
                <w:sz w:val="26"/>
              </w:rPr>
              <w:t xml:space="preserve"> </w:t>
            </w:r>
            <w:r w:rsidRPr="00B33663">
              <w:rPr>
                <w:b/>
                <w:i/>
                <w:sz w:val="26"/>
              </w:rPr>
              <w:t>Ethernet,</w:t>
            </w:r>
            <w:r w:rsidRPr="00B33663">
              <w:rPr>
                <w:b/>
                <w:i/>
                <w:spacing w:val="1"/>
                <w:sz w:val="26"/>
              </w:rPr>
              <w:t xml:space="preserve"> </w:t>
            </w:r>
            <w:r w:rsidRPr="00B33663">
              <w:rPr>
                <w:sz w:val="26"/>
              </w:rPr>
              <w:t>or</w:t>
            </w:r>
            <w:r w:rsidRPr="00B33663">
              <w:rPr>
                <w:spacing w:val="-62"/>
                <w:sz w:val="26"/>
              </w:rPr>
              <w:t xml:space="preserve"> </w:t>
            </w:r>
            <w:r w:rsidRPr="00B33663">
              <w:rPr>
                <w:b/>
                <w:i/>
                <w:sz w:val="26"/>
              </w:rPr>
              <w:t>Thicknet.</w:t>
            </w:r>
          </w:p>
          <w:p w14:paraId="310C11D4" w14:textId="77777777" w:rsidR="00AB2FAE" w:rsidRPr="00B33663" w:rsidRDefault="00AB2FAE" w:rsidP="00E700C1">
            <w:pPr>
              <w:pStyle w:val="TableParagraph"/>
              <w:numPr>
                <w:ilvl w:val="0"/>
                <w:numId w:val="43"/>
              </w:numPr>
              <w:tabs>
                <w:tab w:val="left" w:pos="467"/>
                <w:tab w:val="left" w:pos="468"/>
                <w:tab w:val="left" w:pos="1612"/>
                <w:tab w:val="left" w:pos="2118"/>
                <w:tab w:val="left" w:pos="2269"/>
                <w:tab w:val="left" w:pos="2840"/>
                <w:tab w:val="left" w:pos="3511"/>
                <w:tab w:val="left" w:pos="3556"/>
              </w:tabs>
              <w:ind w:right="96"/>
              <w:rPr>
                <w:sz w:val="26"/>
              </w:rPr>
            </w:pPr>
            <w:r w:rsidRPr="00B33663">
              <w:rPr>
                <w:sz w:val="26"/>
              </w:rPr>
              <w:t>10Base5</w:t>
            </w:r>
            <w:r w:rsidRPr="00B33663">
              <w:rPr>
                <w:sz w:val="26"/>
              </w:rPr>
              <w:tab/>
              <w:t>was</w:t>
            </w:r>
            <w:r w:rsidRPr="00B33663">
              <w:rPr>
                <w:sz w:val="26"/>
              </w:rPr>
              <w:tab/>
            </w:r>
            <w:r w:rsidRPr="00B33663">
              <w:rPr>
                <w:sz w:val="26"/>
              </w:rPr>
              <w:tab/>
              <w:t>the</w:t>
            </w:r>
            <w:r w:rsidRPr="00B33663">
              <w:rPr>
                <w:sz w:val="26"/>
              </w:rPr>
              <w:tab/>
              <w:t>first</w:t>
            </w:r>
            <w:r w:rsidRPr="00B33663">
              <w:rPr>
                <w:sz w:val="26"/>
              </w:rPr>
              <w:tab/>
            </w:r>
            <w:r w:rsidRPr="00B33663">
              <w:rPr>
                <w:spacing w:val="-1"/>
                <w:sz w:val="26"/>
              </w:rPr>
              <w:t>Ethernet</w:t>
            </w:r>
            <w:r w:rsidRPr="00B33663">
              <w:rPr>
                <w:spacing w:val="-62"/>
                <w:sz w:val="26"/>
              </w:rPr>
              <w:t xml:space="preserve"> </w:t>
            </w:r>
            <w:r w:rsidRPr="00B33663">
              <w:rPr>
                <w:sz w:val="26"/>
              </w:rPr>
              <w:t>specification</w:t>
            </w:r>
            <w:r w:rsidRPr="00B33663">
              <w:rPr>
                <w:spacing w:val="60"/>
                <w:sz w:val="26"/>
              </w:rPr>
              <w:t xml:space="preserve"> </w:t>
            </w:r>
            <w:r w:rsidRPr="00B33663">
              <w:rPr>
                <w:sz w:val="26"/>
              </w:rPr>
              <w:t>to</w:t>
            </w:r>
            <w:r w:rsidRPr="00B33663">
              <w:rPr>
                <w:spacing w:val="61"/>
                <w:sz w:val="26"/>
              </w:rPr>
              <w:t xml:space="preserve"> </w:t>
            </w:r>
            <w:r w:rsidRPr="00B33663">
              <w:rPr>
                <w:sz w:val="26"/>
              </w:rPr>
              <w:t>use</w:t>
            </w:r>
            <w:r w:rsidRPr="00B33663">
              <w:rPr>
                <w:spacing w:val="61"/>
                <w:sz w:val="26"/>
              </w:rPr>
              <w:t xml:space="preserve"> </w:t>
            </w:r>
            <w:r w:rsidRPr="00B33663">
              <w:rPr>
                <w:sz w:val="26"/>
              </w:rPr>
              <w:t>a</w:t>
            </w:r>
            <w:r w:rsidRPr="00B33663">
              <w:rPr>
                <w:spacing w:val="62"/>
                <w:sz w:val="26"/>
              </w:rPr>
              <w:t xml:space="preserve"> </w:t>
            </w:r>
            <w:r w:rsidRPr="00B33663">
              <w:rPr>
                <w:sz w:val="26"/>
              </w:rPr>
              <w:t>bus</w:t>
            </w:r>
            <w:r w:rsidRPr="00B33663">
              <w:rPr>
                <w:spacing w:val="61"/>
                <w:sz w:val="26"/>
              </w:rPr>
              <w:t xml:space="preserve"> </w:t>
            </w:r>
            <w:r w:rsidRPr="00B33663">
              <w:rPr>
                <w:sz w:val="26"/>
              </w:rPr>
              <w:t>topology</w:t>
            </w:r>
            <w:r w:rsidRPr="00B33663">
              <w:rPr>
                <w:spacing w:val="-62"/>
                <w:sz w:val="26"/>
              </w:rPr>
              <w:t xml:space="preserve"> </w:t>
            </w:r>
            <w:r w:rsidRPr="00B33663">
              <w:rPr>
                <w:sz w:val="26"/>
              </w:rPr>
              <w:t>with</w:t>
            </w:r>
            <w:r w:rsidRPr="00B33663">
              <w:rPr>
                <w:sz w:val="26"/>
              </w:rPr>
              <w:tab/>
            </w:r>
            <w:r w:rsidRPr="00B33663">
              <w:rPr>
                <w:sz w:val="26"/>
              </w:rPr>
              <w:tab/>
              <w:t>an</w:t>
            </w:r>
            <w:r w:rsidRPr="00B33663">
              <w:rPr>
                <w:sz w:val="26"/>
              </w:rPr>
              <w:tab/>
            </w:r>
            <w:r w:rsidRPr="00B33663">
              <w:rPr>
                <w:sz w:val="26"/>
              </w:rPr>
              <w:tab/>
            </w:r>
            <w:r w:rsidRPr="00B33663">
              <w:rPr>
                <w:sz w:val="26"/>
              </w:rPr>
              <w:tab/>
            </w:r>
            <w:r w:rsidRPr="00B33663">
              <w:rPr>
                <w:spacing w:val="-1"/>
                <w:sz w:val="26"/>
              </w:rPr>
              <w:t>external</w:t>
            </w:r>
            <w:r w:rsidRPr="00B33663">
              <w:rPr>
                <w:spacing w:val="-62"/>
                <w:sz w:val="26"/>
              </w:rPr>
              <w:t xml:space="preserve"> </w:t>
            </w:r>
            <w:r w:rsidRPr="00B33663">
              <w:rPr>
                <w:b/>
                <w:sz w:val="26"/>
              </w:rPr>
              <w:t>transceiver</w:t>
            </w:r>
            <w:r w:rsidRPr="00B33663">
              <w:rPr>
                <w:sz w:val="26"/>
              </w:rPr>
              <w:t>(transmitter/receiver)</w:t>
            </w:r>
            <w:r w:rsidRPr="00B33663">
              <w:rPr>
                <w:spacing w:val="1"/>
                <w:sz w:val="26"/>
              </w:rPr>
              <w:t xml:space="preserve"> </w:t>
            </w:r>
            <w:r w:rsidRPr="00B33663">
              <w:rPr>
                <w:sz w:val="26"/>
              </w:rPr>
              <w:t>connected</w:t>
            </w:r>
            <w:r w:rsidRPr="00B33663">
              <w:rPr>
                <w:spacing w:val="8"/>
                <w:sz w:val="26"/>
              </w:rPr>
              <w:t xml:space="preserve"> </w:t>
            </w:r>
            <w:r w:rsidRPr="00B33663">
              <w:rPr>
                <w:sz w:val="26"/>
              </w:rPr>
              <w:t>via</w:t>
            </w:r>
            <w:r w:rsidRPr="00B33663">
              <w:rPr>
                <w:spacing w:val="10"/>
                <w:sz w:val="26"/>
              </w:rPr>
              <w:t xml:space="preserve"> </w:t>
            </w:r>
            <w:r w:rsidRPr="00B33663">
              <w:rPr>
                <w:sz w:val="26"/>
              </w:rPr>
              <w:t>a</w:t>
            </w:r>
            <w:r w:rsidRPr="00B33663">
              <w:rPr>
                <w:spacing w:val="10"/>
                <w:sz w:val="26"/>
              </w:rPr>
              <w:t xml:space="preserve"> </w:t>
            </w:r>
            <w:r w:rsidRPr="00B33663">
              <w:rPr>
                <w:sz w:val="26"/>
              </w:rPr>
              <w:t>tap</w:t>
            </w:r>
            <w:r w:rsidRPr="00B33663">
              <w:rPr>
                <w:spacing w:val="9"/>
                <w:sz w:val="26"/>
              </w:rPr>
              <w:t xml:space="preserve"> </w:t>
            </w:r>
            <w:r w:rsidRPr="00B33663">
              <w:rPr>
                <w:sz w:val="26"/>
              </w:rPr>
              <w:t>to</w:t>
            </w:r>
            <w:r w:rsidRPr="00B33663">
              <w:rPr>
                <w:spacing w:val="12"/>
                <w:sz w:val="26"/>
              </w:rPr>
              <w:t xml:space="preserve"> </w:t>
            </w:r>
            <w:r w:rsidRPr="00B33663">
              <w:rPr>
                <w:sz w:val="26"/>
              </w:rPr>
              <w:t>a</w:t>
            </w:r>
            <w:r w:rsidRPr="00B33663">
              <w:rPr>
                <w:spacing w:val="10"/>
                <w:sz w:val="26"/>
              </w:rPr>
              <w:t xml:space="preserve"> </w:t>
            </w:r>
            <w:r w:rsidRPr="00B33663">
              <w:rPr>
                <w:sz w:val="26"/>
              </w:rPr>
              <w:t>thick</w:t>
            </w:r>
            <w:r w:rsidRPr="00B33663">
              <w:rPr>
                <w:spacing w:val="9"/>
                <w:sz w:val="26"/>
              </w:rPr>
              <w:t xml:space="preserve"> </w:t>
            </w:r>
            <w:r w:rsidRPr="00B33663">
              <w:rPr>
                <w:sz w:val="26"/>
              </w:rPr>
              <w:t>coaxial</w:t>
            </w:r>
            <w:r w:rsidRPr="00B33663">
              <w:rPr>
                <w:spacing w:val="-62"/>
                <w:sz w:val="26"/>
              </w:rPr>
              <w:t xml:space="preserve"> </w:t>
            </w:r>
            <w:r w:rsidRPr="00B33663">
              <w:rPr>
                <w:sz w:val="26"/>
              </w:rPr>
              <w:t>cable.</w:t>
            </w:r>
          </w:p>
        </w:tc>
        <w:tc>
          <w:tcPr>
            <w:tcW w:w="4383" w:type="dxa"/>
          </w:tcPr>
          <w:p w14:paraId="6F16EBC6" w14:textId="77777777" w:rsidR="00AB2FAE" w:rsidRPr="00B33663" w:rsidRDefault="00AB2FAE" w:rsidP="00EB3154">
            <w:pPr>
              <w:pStyle w:val="TableParagraph"/>
              <w:spacing w:line="298" w:lineRule="exact"/>
              <w:ind w:left="1048"/>
              <w:rPr>
                <w:b/>
                <w:sz w:val="26"/>
              </w:rPr>
            </w:pPr>
            <w:r w:rsidRPr="00B33663">
              <w:rPr>
                <w:b/>
                <w:sz w:val="26"/>
              </w:rPr>
              <w:t>10Base2: Thin</w:t>
            </w:r>
            <w:r w:rsidRPr="00B33663">
              <w:rPr>
                <w:b/>
                <w:spacing w:val="-1"/>
                <w:sz w:val="26"/>
              </w:rPr>
              <w:t xml:space="preserve"> </w:t>
            </w:r>
            <w:r w:rsidRPr="00B33663">
              <w:rPr>
                <w:b/>
                <w:sz w:val="26"/>
              </w:rPr>
              <w:t>Ethernet</w:t>
            </w:r>
          </w:p>
          <w:p w14:paraId="17686DC7" w14:textId="77777777" w:rsidR="00AB2FAE" w:rsidRPr="00B33663" w:rsidRDefault="00AB2FAE" w:rsidP="00EB3154">
            <w:pPr>
              <w:pStyle w:val="TableParagraph"/>
              <w:ind w:left="0"/>
              <w:rPr>
                <w:sz w:val="20"/>
              </w:rPr>
            </w:pPr>
          </w:p>
          <w:p w14:paraId="53BD644D" w14:textId="77777777" w:rsidR="00AB2FAE" w:rsidRPr="00B33663" w:rsidRDefault="00AB2FAE" w:rsidP="00EB3154">
            <w:pPr>
              <w:pStyle w:val="TableParagraph"/>
              <w:spacing w:before="2"/>
              <w:ind w:left="0"/>
              <w:rPr>
                <w:sz w:val="16"/>
              </w:rPr>
            </w:pPr>
          </w:p>
          <w:p w14:paraId="1A3FAC43" w14:textId="77777777" w:rsidR="00AB2FAE" w:rsidRPr="00B33663" w:rsidRDefault="00AB2FAE" w:rsidP="00EB3154">
            <w:pPr>
              <w:pStyle w:val="TableParagraph"/>
              <w:ind w:left="654"/>
              <w:rPr>
                <w:sz w:val="20"/>
              </w:rPr>
            </w:pPr>
            <w:r w:rsidRPr="00B33663">
              <w:rPr>
                <w:noProof/>
                <w:sz w:val="20"/>
                <w:lang w:val="en-IN" w:eastAsia="en-IN"/>
              </w:rPr>
              <w:drawing>
                <wp:inline distT="0" distB="0" distL="0" distR="0" wp14:anchorId="0A85F56B" wp14:editId="07777777">
                  <wp:extent cx="1363695" cy="760095"/>
                  <wp:effectExtent l="0" t="0" r="0" b="0"/>
                  <wp:docPr id="6"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4.jpeg"/>
                          <pic:cNvPicPr/>
                        </pic:nvPicPr>
                        <pic:blipFill>
                          <a:blip r:embed="rId80" cstate="print"/>
                          <a:stretch>
                            <a:fillRect/>
                          </a:stretch>
                        </pic:blipFill>
                        <pic:spPr>
                          <a:xfrm>
                            <a:off x="0" y="0"/>
                            <a:ext cx="1363695" cy="760095"/>
                          </a:xfrm>
                          <a:prstGeom prst="rect">
                            <a:avLst/>
                          </a:prstGeom>
                        </pic:spPr>
                      </pic:pic>
                    </a:graphicData>
                  </a:graphic>
                </wp:inline>
              </w:drawing>
            </w:r>
          </w:p>
          <w:p w14:paraId="2BBD94B2" w14:textId="77777777" w:rsidR="00AB2FAE" w:rsidRPr="00B33663" w:rsidRDefault="00AB2FAE" w:rsidP="00EB3154">
            <w:pPr>
              <w:pStyle w:val="TableParagraph"/>
              <w:spacing w:before="3"/>
              <w:ind w:left="0"/>
              <w:rPr>
                <w:sz w:val="29"/>
              </w:rPr>
            </w:pPr>
          </w:p>
          <w:p w14:paraId="0D20C3FF" w14:textId="77777777" w:rsidR="00AB2FAE" w:rsidRPr="00B33663" w:rsidRDefault="00AB2FAE" w:rsidP="00E700C1">
            <w:pPr>
              <w:pStyle w:val="TableParagraph"/>
              <w:numPr>
                <w:ilvl w:val="0"/>
                <w:numId w:val="42"/>
              </w:numPr>
              <w:tabs>
                <w:tab w:val="left" w:pos="468"/>
              </w:tabs>
              <w:spacing w:before="1" w:line="242" w:lineRule="auto"/>
              <w:ind w:right="95"/>
              <w:jc w:val="both"/>
              <w:rPr>
                <w:b/>
                <w:i/>
                <w:sz w:val="26"/>
              </w:rPr>
            </w:pPr>
            <w:r w:rsidRPr="00B33663">
              <w:rPr>
                <w:sz w:val="26"/>
              </w:rPr>
              <w:t>The</w:t>
            </w:r>
            <w:r w:rsidRPr="00B33663">
              <w:rPr>
                <w:spacing w:val="1"/>
                <w:sz w:val="26"/>
              </w:rPr>
              <w:t xml:space="preserve"> </w:t>
            </w:r>
            <w:r w:rsidRPr="00B33663">
              <w:rPr>
                <w:sz w:val="26"/>
              </w:rPr>
              <w:t>second</w:t>
            </w:r>
            <w:r w:rsidRPr="00B33663">
              <w:rPr>
                <w:spacing w:val="1"/>
                <w:sz w:val="26"/>
              </w:rPr>
              <w:t xml:space="preserve"> </w:t>
            </w:r>
            <w:r w:rsidRPr="00B33663">
              <w:rPr>
                <w:sz w:val="26"/>
              </w:rPr>
              <w:t>implementation</w:t>
            </w:r>
            <w:r w:rsidRPr="00B33663">
              <w:rPr>
                <w:spacing w:val="66"/>
                <w:sz w:val="26"/>
              </w:rPr>
              <w:t xml:space="preserve"> </w:t>
            </w:r>
            <w:r w:rsidRPr="00B33663">
              <w:rPr>
                <w:sz w:val="26"/>
              </w:rPr>
              <w:t>is</w:t>
            </w:r>
            <w:r w:rsidRPr="00B33663">
              <w:rPr>
                <w:spacing w:val="1"/>
                <w:sz w:val="26"/>
              </w:rPr>
              <w:t xml:space="preserve"> </w:t>
            </w:r>
            <w:r w:rsidRPr="00B33663">
              <w:rPr>
                <w:sz w:val="26"/>
              </w:rPr>
              <w:t>called</w:t>
            </w:r>
            <w:r w:rsidRPr="00B33663">
              <w:rPr>
                <w:spacing w:val="1"/>
                <w:sz w:val="26"/>
              </w:rPr>
              <w:t xml:space="preserve"> </w:t>
            </w:r>
            <w:r w:rsidRPr="00B33663">
              <w:rPr>
                <w:b/>
                <w:i/>
                <w:sz w:val="26"/>
              </w:rPr>
              <w:t>10Base2,</w:t>
            </w:r>
            <w:r w:rsidRPr="00B33663">
              <w:rPr>
                <w:b/>
                <w:i/>
                <w:spacing w:val="1"/>
                <w:sz w:val="26"/>
              </w:rPr>
              <w:t xml:space="preserve"> </w:t>
            </w:r>
            <w:r w:rsidRPr="00B33663">
              <w:rPr>
                <w:b/>
                <w:i/>
                <w:sz w:val="26"/>
              </w:rPr>
              <w:t>thin</w:t>
            </w:r>
            <w:r w:rsidRPr="00B33663">
              <w:rPr>
                <w:b/>
                <w:i/>
                <w:spacing w:val="1"/>
                <w:sz w:val="26"/>
              </w:rPr>
              <w:t xml:space="preserve"> </w:t>
            </w:r>
            <w:r w:rsidRPr="00B33663">
              <w:rPr>
                <w:b/>
                <w:i/>
                <w:sz w:val="26"/>
              </w:rPr>
              <w:t>Ethernet,</w:t>
            </w:r>
            <w:r w:rsidRPr="00B33663">
              <w:rPr>
                <w:b/>
                <w:i/>
                <w:spacing w:val="1"/>
                <w:sz w:val="26"/>
              </w:rPr>
              <w:t xml:space="preserve"> </w:t>
            </w:r>
            <w:r w:rsidRPr="00B33663">
              <w:rPr>
                <w:sz w:val="26"/>
              </w:rPr>
              <w:t>or</w:t>
            </w:r>
            <w:r w:rsidRPr="00B33663">
              <w:rPr>
                <w:spacing w:val="-62"/>
                <w:sz w:val="26"/>
              </w:rPr>
              <w:t xml:space="preserve"> </w:t>
            </w:r>
            <w:r w:rsidRPr="00B33663">
              <w:rPr>
                <w:b/>
                <w:i/>
                <w:sz w:val="26"/>
              </w:rPr>
              <w:t>Cheapernet.</w:t>
            </w:r>
          </w:p>
          <w:p w14:paraId="25B2CC0E" w14:textId="77777777" w:rsidR="00AB2FAE" w:rsidRPr="00B33663" w:rsidRDefault="00AB2FAE" w:rsidP="00E700C1">
            <w:pPr>
              <w:pStyle w:val="TableParagraph"/>
              <w:numPr>
                <w:ilvl w:val="0"/>
                <w:numId w:val="42"/>
              </w:numPr>
              <w:tabs>
                <w:tab w:val="left" w:pos="468"/>
              </w:tabs>
              <w:ind w:right="100"/>
              <w:jc w:val="both"/>
              <w:rPr>
                <w:sz w:val="26"/>
              </w:rPr>
            </w:pPr>
            <w:r w:rsidRPr="00B33663">
              <w:rPr>
                <w:sz w:val="26"/>
              </w:rPr>
              <w:t>10Base2 also uses a bus topology,</w:t>
            </w:r>
            <w:r w:rsidRPr="00B33663">
              <w:rPr>
                <w:spacing w:val="1"/>
                <w:sz w:val="26"/>
              </w:rPr>
              <w:t xml:space="preserve"> </w:t>
            </w:r>
            <w:r w:rsidRPr="00B33663">
              <w:rPr>
                <w:sz w:val="26"/>
              </w:rPr>
              <w:t>but the cable is much thinner and</w:t>
            </w:r>
            <w:r w:rsidRPr="00B33663">
              <w:rPr>
                <w:spacing w:val="1"/>
                <w:sz w:val="26"/>
              </w:rPr>
              <w:t xml:space="preserve"> </w:t>
            </w:r>
            <w:r w:rsidRPr="00B33663">
              <w:rPr>
                <w:sz w:val="26"/>
              </w:rPr>
              <w:t>more</w:t>
            </w:r>
            <w:r w:rsidRPr="00B33663">
              <w:rPr>
                <w:spacing w:val="-2"/>
                <w:sz w:val="26"/>
              </w:rPr>
              <w:t xml:space="preserve"> </w:t>
            </w:r>
            <w:r w:rsidRPr="00B33663">
              <w:rPr>
                <w:sz w:val="26"/>
              </w:rPr>
              <w:t>flexible.</w:t>
            </w:r>
          </w:p>
          <w:p w14:paraId="3CD00660" w14:textId="77777777" w:rsidR="00AB2FAE" w:rsidRPr="00B33663" w:rsidRDefault="00AB2FAE" w:rsidP="00E700C1">
            <w:pPr>
              <w:pStyle w:val="TableParagraph"/>
              <w:numPr>
                <w:ilvl w:val="0"/>
                <w:numId w:val="42"/>
              </w:numPr>
              <w:tabs>
                <w:tab w:val="left" w:pos="468"/>
              </w:tabs>
              <w:ind w:right="100"/>
              <w:jc w:val="both"/>
              <w:rPr>
                <w:sz w:val="26"/>
              </w:rPr>
            </w:pPr>
            <w:r w:rsidRPr="00B33663">
              <w:rPr>
                <w:sz w:val="26"/>
              </w:rPr>
              <w:t>In</w:t>
            </w:r>
            <w:r w:rsidRPr="00B33663">
              <w:rPr>
                <w:spacing w:val="1"/>
                <w:sz w:val="26"/>
              </w:rPr>
              <w:t xml:space="preserve"> </w:t>
            </w:r>
            <w:r w:rsidRPr="00B33663">
              <w:rPr>
                <w:sz w:val="26"/>
              </w:rPr>
              <w:t>this</w:t>
            </w:r>
            <w:r w:rsidRPr="00B33663">
              <w:rPr>
                <w:spacing w:val="1"/>
                <w:sz w:val="26"/>
              </w:rPr>
              <w:t xml:space="preserve"> </w:t>
            </w:r>
            <w:r w:rsidRPr="00B33663">
              <w:rPr>
                <w:sz w:val="26"/>
              </w:rPr>
              <w:t>case,</w:t>
            </w:r>
            <w:r w:rsidRPr="00B33663">
              <w:rPr>
                <w:spacing w:val="1"/>
                <w:sz w:val="26"/>
              </w:rPr>
              <w:t xml:space="preserve"> </w:t>
            </w:r>
            <w:r w:rsidRPr="00B33663">
              <w:rPr>
                <w:sz w:val="26"/>
              </w:rPr>
              <w:t>the</w:t>
            </w:r>
            <w:r w:rsidRPr="00B33663">
              <w:rPr>
                <w:spacing w:val="1"/>
                <w:sz w:val="26"/>
              </w:rPr>
              <w:t xml:space="preserve"> </w:t>
            </w:r>
            <w:r w:rsidRPr="00B33663">
              <w:rPr>
                <w:sz w:val="26"/>
              </w:rPr>
              <w:t>transceiver</w:t>
            </w:r>
            <w:r w:rsidRPr="00B33663">
              <w:rPr>
                <w:spacing w:val="1"/>
                <w:sz w:val="26"/>
              </w:rPr>
              <w:t xml:space="preserve"> </w:t>
            </w:r>
            <w:r w:rsidRPr="00B33663">
              <w:rPr>
                <w:sz w:val="26"/>
              </w:rPr>
              <w:t>is</w:t>
            </w:r>
            <w:r w:rsidRPr="00B33663">
              <w:rPr>
                <w:spacing w:val="1"/>
                <w:sz w:val="26"/>
              </w:rPr>
              <w:t xml:space="preserve"> </w:t>
            </w:r>
            <w:r w:rsidRPr="00B33663">
              <w:rPr>
                <w:sz w:val="26"/>
              </w:rPr>
              <w:t>normally</w:t>
            </w:r>
            <w:r w:rsidRPr="00B33663">
              <w:rPr>
                <w:spacing w:val="1"/>
                <w:sz w:val="26"/>
              </w:rPr>
              <w:t xml:space="preserve"> </w:t>
            </w:r>
            <w:r w:rsidRPr="00B33663">
              <w:rPr>
                <w:sz w:val="26"/>
              </w:rPr>
              <w:t>part</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network</w:t>
            </w:r>
            <w:r w:rsidRPr="00B33663">
              <w:rPr>
                <w:spacing w:val="-62"/>
                <w:sz w:val="26"/>
              </w:rPr>
              <w:t xml:space="preserve"> </w:t>
            </w:r>
            <w:r w:rsidRPr="00B33663">
              <w:rPr>
                <w:sz w:val="26"/>
              </w:rPr>
              <w:t>interface</w:t>
            </w:r>
            <w:r w:rsidRPr="00B33663">
              <w:rPr>
                <w:spacing w:val="1"/>
                <w:sz w:val="26"/>
              </w:rPr>
              <w:t xml:space="preserve"> </w:t>
            </w:r>
            <w:r w:rsidRPr="00B33663">
              <w:rPr>
                <w:sz w:val="26"/>
              </w:rPr>
              <w:t>card</w:t>
            </w:r>
            <w:r w:rsidRPr="00B33663">
              <w:rPr>
                <w:spacing w:val="1"/>
                <w:sz w:val="26"/>
              </w:rPr>
              <w:t xml:space="preserve"> </w:t>
            </w:r>
            <w:r w:rsidRPr="00B33663">
              <w:rPr>
                <w:sz w:val="26"/>
              </w:rPr>
              <w:t>(NIC),</w:t>
            </w:r>
            <w:r w:rsidRPr="00B33663">
              <w:rPr>
                <w:spacing w:val="1"/>
                <w:sz w:val="26"/>
              </w:rPr>
              <w:t xml:space="preserve"> </w:t>
            </w:r>
            <w:r w:rsidRPr="00B33663">
              <w:rPr>
                <w:sz w:val="26"/>
              </w:rPr>
              <w:t>which</w:t>
            </w:r>
            <w:r w:rsidRPr="00B33663">
              <w:rPr>
                <w:spacing w:val="1"/>
                <w:sz w:val="26"/>
              </w:rPr>
              <w:t xml:space="preserve"> </w:t>
            </w:r>
            <w:r w:rsidRPr="00B33663">
              <w:rPr>
                <w:sz w:val="26"/>
              </w:rPr>
              <w:t>is</w:t>
            </w:r>
            <w:r w:rsidRPr="00B33663">
              <w:rPr>
                <w:spacing w:val="1"/>
                <w:sz w:val="26"/>
              </w:rPr>
              <w:t xml:space="preserve"> </w:t>
            </w:r>
            <w:r w:rsidRPr="00B33663">
              <w:rPr>
                <w:sz w:val="26"/>
              </w:rPr>
              <w:t>installed</w:t>
            </w:r>
            <w:r w:rsidRPr="00B33663">
              <w:rPr>
                <w:spacing w:val="-3"/>
                <w:sz w:val="26"/>
              </w:rPr>
              <w:t xml:space="preserve"> </w:t>
            </w:r>
            <w:r w:rsidRPr="00B33663">
              <w:rPr>
                <w:sz w:val="26"/>
              </w:rPr>
              <w:t>inside</w:t>
            </w:r>
            <w:r w:rsidRPr="00B33663">
              <w:rPr>
                <w:spacing w:val="-2"/>
                <w:sz w:val="26"/>
              </w:rPr>
              <w:t xml:space="preserve"> </w:t>
            </w:r>
            <w:r w:rsidRPr="00B33663">
              <w:rPr>
                <w:sz w:val="26"/>
              </w:rPr>
              <w:t>the</w:t>
            </w:r>
            <w:r w:rsidRPr="00B33663">
              <w:rPr>
                <w:spacing w:val="1"/>
                <w:sz w:val="26"/>
              </w:rPr>
              <w:t xml:space="preserve"> </w:t>
            </w:r>
            <w:r w:rsidRPr="00B33663">
              <w:rPr>
                <w:sz w:val="26"/>
              </w:rPr>
              <w:t>station.</w:t>
            </w:r>
          </w:p>
        </w:tc>
      </w:tr>
      <w:tr w:rsidR="00AB2FAE" w:rsidRPr="00B33663" w14:paraId="4DCFF0AA" w14:textId="77777777" w:rsidTr="00EB3154">
        <w:trPr>
          <w:trHeight w:val="4761"/>
        </w:trPr>
        <w:tc>
          <w:tcPr>
            <w:tcW w:w="4501" w:type="dxa"/>
          </w:tcPr>
          <w:p w14:paraId="594D2839" w14:textId="77777777" w:rsidR="00AB2FAE" w:rsidRPr="00B33663" w:rsidRDefault="00AB2FAE" w:rsidP="00EB3154">
            <w:pPr>
              <w:pStyle w:val="TableParagraph"/>
              <w:spacing w:line="298" w:lineRule="exact"/>
              <w:jc w:val="both"/>
              <w:rPr>
                <w:b/>
                <w:sz w:val="26"/>
              </w:rPr>
            </w:pPr>
            <w:r w:rsidRPr="00B33663">
              <w:rPr>
                <w:b/>
                <w:sz w:val="26"/>
              </w:rPr>
              <w:t>10Base-T:</w:t>
            </w:r>
            <w:r w:rsidRPr="00B33663">
              <w:rPr>
                <w:b/>
                <w:spacing w:val="-1"/>
                <w:sz w:val="26"/>
              </w:rPr>
              <w:t xml:space="preserve"> </w:t>
            </w:r>
            <w:r w:rsidRPr="00B33663">
              <w:rPr>
                <w:b/>
                <w:sz w:val="26"/>
              </w:rPr>
              <w:t>Twisted-Pair</w:t>
            </w:r>
            <w:r w:rsidRPr="00B33663">
              <w:rPr>
                <w:b/>
                <w:spacing w:val="-3"/>
                <w:sz w:val="26"/>
              </w:rPr>
              <w:t xml:space="preserve"> </w:t>
            </w:r>
            <w:r w:rsidRPr="00B33663">
              <w:rPr>
                <w:b/>
                <w:sz w:val="26"/>
              </w:rPr>
              <w:t>Ethernet</w:t>
            </w:r>
          </w:p>
          <w:p w14:paraId="5854DE7F" w14:textId="77777777" w:rsidR="00AB2FAE" w:rsidRPr="00B33663" w:rsidRDefault="00AB2FAE" w:rsidP="00EB3154">
            <w:pPr>
              <w:pStyle w:val="TableParagraph"/>
              <w:spacing w:before="10"/>
              <w:ind w:left="0"/>
              <w:rPr>
                <w:sz w:val="25"/>
              </w:rPr>
            </w:pPr>
          </w:p>
          <w:p w14:paraId="2CA7ADD4" w14:textId="77777777" w:rsidR="00AB2FAE" w:rsidRPr="00B33663" w:rsidRDefault="00AB2FAE" w:rsidP="00EB3154">
            <w:pPr>
              <w:pStyle w:val="TableParagraph"/>
              <w:ind w:left="680"/>
              <w:rPr>
                <w:sz w:val="20"/>
              </w:rPr>
            </w:pPr>
            <w:r w:rsidRPr="00B33663">
              <w:rPr>
                <w:noProof/>
                <w:sz w:val="20"/>
                <w:lang w:val="en-IN" w:eastAsia="en-IN"/>
              </w:rPr>
              <w:drawing>
                <wp:inline distT="0" distB="0" distL="0" distR="0" wp14:anchorId="54DEE6D8" wp14:editId="07777777">
                  <wp:extent cx="1752094" cy="809625"/>
                  <wp:effectExtent l="0" t="0" r="0" b="0"/>
                  <wp:docPr id="8"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5.jpeg"/>
                          <pic:cNvPicPr/>
                        </pic:nvPicPr>
                        <pic:blipFill>
                          <a:blip r:embed="rId81" cstate="print"/>
                          <a:stretch>
                            <a:fillRect/>
                          </a:stretch>
                        </pic:blipFill>
                        <pic:spPr>
                          <a:xfrm>
                            <a:off x="0" y="0"/>
                            <a:ext cx="1752094" cy="809625"/>
                          </a:xfrm>
                          <a:prstGeom prst="rect">
                            <a:avLst/>
                          </a:prstGeom>
                        </pic:spPr>
                      </pic:pic>
                    </a:graphicData>
                  </a:graphic>
                </wp:inline>
              </w:drawing>
            </w:r>
          </w:p>
          <w:p w14:paraId="314EE24A" w14:textId="77777777" w:rsidR="00AB2FAE" w:rsidRPr="00B33663" w:rsidRDefault="00AB2FAE" w:rsidP="00EB3154">
            <w:pPr>
              <w:pStyle w:val="TableParagraph"/>
              <w:spacing w:before="1"/>
              <w:ind w:left="0"/>
              <w:rPr>
                <w:sz w:val="29"/>
              </w:rPr>
            </w:pPr>
          </w:p>
          <w:p w14:paraId="19A9C9CC" w14:textId="77777777" w:rsidR="00AB2FAE" w:rsidRPr="00B33663" w:rsidRDefault="00AB2FAE" w:rsidP="00E700C1">
            <w:pPr>
              <w:pStyle w:val="TableParagraph"/>
              <w:numPr>
                <w:ilvl w:val="0"/>
                <w:numId w:val="41"/>
              </w:numPr>
              <w:tabs>
                <w:tab w:val="left" w:pos="468"/>
              </w:tabs>
              <w:spacing w:line="318" w:lineRule="exact"/>
              <w:ind w:hanging="361"/>
              <w:jc w:val="both"/>
              <w:rPr>
                <w:sz w:val="26"/>
              </w:rPr>
            </w:pPr>
            <w:r w:rsidRPr="00B33663">
              <w:rPr>
                <w:sz w:val="26"/>
              </w:rPr>
              <w:t>The</w:t>
            </w:r>
            <w:r w:rsidRPr="00B33663">
              <w:rPr>
                <w:spacing w:val="20"/>
                <w:sz w:val="26"/>
              </w:rPr>
              <w:t xml:space="preserve"> </w:t>
            </w:r>
            <w:r w:rsidRPr="00B33663">
              <w:rPr>
                <w:sz w:val="26"/>
              </w:rPr>
              <w:t>third</w:t>
            </w:r>
            <w:r w:rsidRPr="00B33663">
              <w:rPr>
                <w:spacing w:val="83"/>
                <w:sz w:val="26"/>
              </w:rPr>
              <w:t xml:space="preserve"> </w:t>
            </w:r>
            <w:r w:rsidRPr="00B33663">
              <w:rPr>
                <w:sz w:val="26"/>
              </w:rPr>
              <w:t>implementation</w:t>
            </w:r>
            <w:r w:rsidRPr="00B33663">
              <w:rPr>
                <w:spacing w:val="83"/>
                <w:sz w:val="26"/>
              </w:rPr>
              <w:t xml:space="preserve"> </w:t>
            </w:r>
            <w:r w:rsidRPr="00B33663">
              <w:rPr>
                <w:sz w:val="26"/>
              </w:rPr>
              <w:t>is</w:t>
            </w:r>
            <w:r w:rsidRPr="00B33663">
              <w:rPr>
                <w:spacing w:val="83"/>
                <w:sz w:val="26"/>
              </w:rPr>
              <w:t xml:space="preserve"> </w:t>
            </w:r>
            <w:r w:rsidRPr="00B33663">
              <w:rPr>
                <w:sz w:val="26"/>
              </w:rPr>
              <w:t>called</w:t>
            </w:r>
          </w:p>
          <w:p w14:paraId="77C38CD3" w14:textId="77777777" w:rsidR="00AB2FAE" w:rsidRPr="00B33663" w:rsidRDefault="00AB2FAE" w:rsidP="00EB3154">
            <w:pPr>
              <w:pStyle w:val="TableParagraph"/>
              <w:spacing w:line="298" w:lineRule="exact"/>
              <w:jc w:val="both"/>
              <w:rPr>
                <w:b/>
                <w:i/>
                <w:sz w:val="26"/>
              </w:rPr>
            </w:pPr>
            <w:r w:rsidRPr="00B33663">
              <w:rPr>
                <w:b/>
                <w:i/>
                <w:sz w:val="26"/>
              </w:rPr>
              <w:t xml:space="preserve">10Base-T </w:t>
            </w:r>
            <w:r w:rsidRPr="00B33663">
              <w:rPr>
                <w:sz w:val="26"/>
              </w:rPr>
              <w:t>or</w:t>
            </w:r>
            <w:r w:rsidRPr="00B33663">
              <w:rPr>
                <w:spacing w:val="-3"/>
                <w:sz w:val="26"/>
              </w:rPr>
              <w:t xml:space="preserve"> </w:t>
            </w:r>
            <w:r w:rsidRPr="00B33663">
              <w:rPr>
                <w:b/>
                <w:i/>
                <w:sz w:val="26"/>
              </w:rPr>
              <w:t>twisted-pair</w:t>
            </w:r>
            <w:r w:rsidRPr="00B33663">
              <w:rPr>
                <w:b/>
                <w:i/>
                <w:spacing w:val="-2"/>
                <w:sz w:val="26"/>
              </w:rPr>
              <w:t xml:space="preserve"> </w:t>
            </w:r>
            <w:r w:rsidRPr="00B33663">
              <w:rPr>
                <w:b/>
                <w:i/>
                <w:sz w:val="26"/>
              </w:rPr>
              <w:t>Ethernet.</w:t>
            </w:r>
          </w:p>
          <w:p w14:paraId="66C7EAE7" w14:textId="77777777" w:rsidR="00AB2FAE" w:rsidRPr="00B33663" w:rsidRDefault="00AB2FAE" w:rsidP="00E700C1">
            <w:pPr>
              <w:pStyle w:val="TableParagraph"/>
              <w:numPr>
                <w:ilvl w:val="0"/>
                <w:numId w:val="41"/>
              </w:numPr>
              <w:tabs>
                <w:tab w:val="left" w:pos="468"/>
              </w:tabs>
              <w:spacing w:before="1"/>
              <w:ind w:right="97"/>
              <w:jc w:val="both"/>
              <w:rPr>
                <w:sz w:val="26"/>
              </w:rPr>
            </w:pPr>
            <w:r w:rsidRPr="00B33663">
              <w:rPr>
                <w:sz w:val="26"/>
              </w:rPr>
              <w:t>10Base-T</w:t>
            </w:r>
            <w:r w:rsidRPr="00B33663">
              <w:rPr>
                <w:spacing w:val="1"/>
                <w:sz w:val="26"/>
              </w:rPr>
              <w:t xml:space="preserve"> </w:t>
            </w:r>
            <w:r w:rsidRPr="00B33663">
              <w:rPr>
                <w:sz w:val="26"/>
              </w:rPr>
              <w:t>uses</w:t>
            </w:r>
            <w:r w:rsidRPr="00B33663">
              <w:rPr>
                <w:spacing w:val="1"/>
                <w:sz w:val="26"/>
              </w:rPr>
              <w:t xml:space="preserve"> </w:t>
            </w:r>
            <w:r w:rsidRPr="00B33663">
              <w:rPr>
                <w:sz w:val="26"/>
              </w:rPr>
              <w:t>a</w:t>
            </w:r>
            <w:r w:rsidRPr="00B33663">
              <w:rPr>
                <w:spacing w:val="1"/>
                <w:sz w:val="26"/>
              </w:rPr>
              <w:t xml:space="preserve"> </w:t>
            </w:r>
            <w:r w:rsidRPr="00B33663">
              <w:rPr>
                <w:sz w:val="26"/>
              </w:rPr>
              <w:t>physical</w:t>
            </w:r>
            <w:r w:rsidRPr="00B33663">
              <w:rPr>
                <w:spacing w:val="1"/>
                <w:sz w:val="26"/>
              </w:rPr>
              <w:t xml:space="preserve"> </w:t>
            </w:r>
            <w:r w:rsidRPr="00B33663">
              <w:rPr>
                <w:sz w:val="26"/>
              </w:rPr>
              <w:t>star</w:t>
            </w:r>
            <w:r w:rsidRPr="00B33663">
              <w:rPr>
                <w:spacing w:val="1"/>
                <w:sz w:val="26"/>
              </w:rPr>
              <w:t xml:space="preserve"> </w:t>
            </w:r>
            <w:r w:rsidRPr="00B33663">
              <w:rPr>
                <w:sz w:val="26"/>
              </w:rPr>
              <w:t>topology. The stations are connected</w:t>
            </w:r>
            <w:r w:rsidRPr="00B33663">
              <w:rPr>
                <w:spacing w:val="1"/>
                <w:sz w:val="26"/>
              </w:rPr>
              <w:t xml:space="preserve"> </w:t>
            </w:r>
            <w:r w:rsidRPr="00B33663">
              <w:rPr>
                <w:sz w:val="26"/>
              </w:rPr>
              <w:t>to</w:t>
            </w:r>
            <w:r w:rsidRPr="00B33663">
              <w:rPr>
                <w:spacing w:val="1"/>
                <w:sz w:val="26"/>
              </w:rPr>
              <w:t xml:space="preserve"> </w:t>
            </w:r>
            <w:r w:rsidRPr="00B33663">
              <w:rPr>
                <w:sz w:val="26"/>
              </w:rPr>
              <w:t>a</w:t>
            </w:r>
            <w:r w:rsidRPr="00B33663">
              <w:rPr>
                <w:spacing w:val="1"/>
                <w:sz w:val="26"/>
              </w:rPr>
              <w:t xml:space="preserve"> </w:t>
            </w:r>
            <w:r w:rsidRPr="00B33663">
              <w:rPr>
                <w:sz w:val="26"/>
              </w:rPr>
              <w:t>hub</w:t>
            </w:r>
            <w:r w:rsidRPr="00B33663">
              <w:rPr>
                <w:spacing w:val="1"/>
                <w:sz w:val="26"/>
              </w:rPr>
              <w:t xml:space="preserve"> </w:t>
            </w:r>
            <w:r w:rsidRPr="00B33663">
              <w:rPr>
                <w:sz w:val="26"/>
              </w:rPr>
              <w:t>via</w:t>
            </w:r>
            <w:r w:rsidRPr="00B33663">
              <w:rPr>
                <w:spacing w:val="1"/>
                <w:sz w:val="26"/>
              </w:rPr>
              <w:t xml:space="preserve"> </w:t>
            </w:r>
            <w:r w:rsidRPr="00B33663">
              <w:rPr>
                <w:sz w:val="26"/>
              </w:rPr>
              <w:t>two</w:t>
            </w:r>
            <w:r w:rsidRPr="00B33663">
              <w:rPr>
                <w:spacing w:val="1"/>
                <w:sz w:val="26"/>
              </w:rPr>
              <w:t xml:space="preserve"> </w:t>
            </w:r>
            <w:r w:rsidRPr="00B33663">
              <w:rPr>
                <w:sz w:val="26"/>
              </w:rPr>
              <w:t>pairs</w:t>
            </w:r>
            <w:r w:rsidRPr="00B33663">
              <w:rPr>
                <w:spacing w:val="1"/>
                <w:sz w:val="26"/>
              </w:rPr>
              <w:t xml:space="preserve"> </w:t>
            </w:r>
            <w:r w:rsidRPr="00B33663">
              <w:rPr>
                <w:sz w:val="26"/>
              </w:rPr>
              <w:t>of</w:t>
            </w:r>
            <w:r w:rsidRPr="00B33663">
              <w:rPr>
                <w:spacing w:val="1"/>
                <w:sz w:val="26"/>
              </w:rPr>
              <w:t xml:space="preserve"> </w:t>
            </w:r>
            <w:r w:rsidRPr="00B33663">
              <w:rPr>
                <w:sz w:val="26"/>
              </w:rPr>
              <w:t>twisted</w:t>
            </w:r>
            <w:r w:rsidRPr="00B33663">
              <w:rPr>
                <w:spacing w:val="1"/>
                <w:sz w:val="26"/>
              </w:rPr>
              <w:t xml:space="preserve"> </w:t>
            </w:r>
            <w:r w:rsidRPr="00B33663">
              <w:rPr>
                <w:sz w:val="26"/>
              </w:rPr>
              <w:t>cable.</w:t>
            </w:r>
          </w:p>
        </w:tc>
        <w:tc>
          <w:tcPr>
            <w:tcW w:w="4383" w:type="dxa"/>
          </w:tcPr>
          <w:p w14:paraId="27D27A5B" w14:textId="77777777" w:rsidR="00AB2FAE" w:rsidRPr="00B33663" w:rsidRDefault="00AB2FAE" w:rsidP="00EB3154">
            <w:pPr>
              <w:pStyle w:val="TableParagraph"/>
              <w:spacing w:line="298" w:lineRule="exact"/>
              <w:rPr>
                <w:b/>
                <w:sz w:val="26"/>
              </w:rPr>
            </w:pPr>
            <w:r w:rsidRPr="00B33663">
              <w:rPr>
                <w:b/>
                <w:sz w:val="26"/>
              </w:rPr>
              <w:t>10Base-F: Fiber Ethernet</w:t>
            </w:r>
          </w:p>
          <w:p w14:paraId="76614669" w14:textId="77777777" w:rsidR="00AB2FAE" w:rsidRPr="00B33663" w:rsidRDefault="00AB2FAE" w:rsidP="00EB3154">
            <w:pPr>
              <w:pStyle w:val="TableParagraph"/>
              <w:ind w:left="0"/>
              <w:rPr>
                <w:sz w:val="20"/>
              </w:rPr>
            </w:pPr>
          </w:p>
          <w:p w14:paraId="57590049" w14:textId="77777777" w:rsidR="00AB2FAE" w:rsidRPr="00B33663" w:rsidRDefault="00AB2FAE" w:rsidP="00EB3154">
            <w:pPr>
              <w:pStyle w:val="TableParagraph"/>
              <w:spacing w:before="6"/>
              <w:ind w:left="0"/>
              <w:rPr>
                <w:sz w:val="21"/>
              </w:rPr>
            </w:pPr>
          </w:p>
          <w:p w14:paraId="0C5B615A" w14:textId="77777777" w:rsidR="00AB2FAE" w:rsidRPr="00B33663" w:rsidRDefault="00AB2FAE" w:rsidP="00EB3154">
            <w:pPr>
              <w:pStyle w:val="TableParagraph"/>
              <w:ind w:left="677"/>
              <w:rPr>
                <w:sz w:val="20"/>
              </w:rPr>
            </w:pPr>
            <w:r w:rsidRPr="00B33663">
              <w:rPr>
                <w:noProof/>
                <w:sz w:val="20"/>
                <w:lang w:val="en-IN" w:eastAsia="en-IN"/>
              </w:rPr>
              <w:drawing>
                <wp:inline distT="0" distB="0" distL="0" distR="0" wp14:anchorId="081CED80" wp14:editId="07777777">
                  <wp:extent cx="1362282" cy="800100"/>
                  <wp:effectExtent l="0" t="0" r="0" b="0"/>
                  <wp:docPr id="10"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6.jpeg"/>
                          <pic:cNvPicPr/>
                        </pic:nvPicPr>
                        <pic:blipFill>
                          <a:blip r:embed="rId82" cstate="print"/>
                          <a:stretch>
                            <a:fillRect/>
                          </a:stretch>
                        </pic:blipFill>
                        <pic:spPr>
                          <a:xfrm>
                            <a:off x="0" y="0"/>
                            <a:ext cx="1362282" cy="800100"/>
                          </a:xfrm>
                          <a:prstGeom prst="rect">
                            <a:avLst/>
                          </a:prstGeom>
                        </pic:spPr>
                      </pic:pic>
                    </a:graphicData>
                  </a:graphic>
                </wp:inline>
              </w:drawing>
            </w:r>
          </w:p>
          <w:p w14:paraId="792F1AA2" w14:textId="77777777" w:rsidR="00AB2FAE" w:rsidRPr="00B33663" w:rsidRDefault="00AB2FAE" w:rsidP="00EB3154">
            <w:pPr>
              <w:pStyle w:val="TableParagraph"/>
              <w:spacing w:before="7"/>
              <w:ind w:left="0"/>
              <w:rPr>
                <w:sz w:val="25"/>
              </w:rPr>
            </w:pPr>
          </w:p>
          <w:p w14:paraId="18820DF9" w14:textId="77777777" w:rsidR="00AB2FAE" w:rsidRPr="00B33663" w:rsidRDefault="00AB2FAE" w:rsidP="00E700C1">
            <w:pPr>
              <w:pStyle w:val="TableParagraph"/>
              <w:numPr>
                <w:ilvl w:val="0"/>
                <w:numId w:val="40"/>
              </w:numPr>
              <w:tabs>
                <w:tab w:val="left" w:pos="468"/>
              </w:tabs>
              <w:ind w:right="99"/>
              <w:jc w:val="both"/>
              <w:rPr>
                <w:b/>
                <w:i/>
                <w:sz w:val="26"/>
              </w:rPr>
            </w:pPr>
            <w:r w:rsidRPr="00B33663">
              <w:rPr>
                <w:sz w:val="26"/>
              </w:rPr>
              <w:t>Although there are several types of</w:t>
            </w:r>
            <w:r w:rsidRPr="00B33663">
              <w:rPr>
                <w:spacing w:val="1"/>
                <w:sz w:val="26"/>
              </w:rPr>
              <w:t xml:space="preserve"> </w:t>
            </w:r>
            <w:r w:rsidRPr="00B33663">
              <w:rPr>
                <w:sz w:val="26"/>
              </w:rPr>
              <w:t>optical fiber 10-Mbps Ethernet, the</w:t>
            </w:r>
            <w:r w:rsidRPr="00B33663">
              <w:rPr>
                <w:spacing w:val="1"/>
                <w:sz w:val="26"/>
              </w:rPr>
              <w:t xml:space="preserve"> </w:t>
            </w:r>
            <w:r w:rsidRPr="00B33663">
              <w:rPr>
                <w:sz w:val="26"/>
              </w:rPr>
              <w:t>most</w:t>
            </w:r>
            <w:r w:rsidRPr="00B33663">
              <w:rPr>
                <w:spacing w:val="-2"/>
                <w:sz w:val="26"/>
              </w:rPr>
              <w:t xml:space="preserve"> </w:t>
            </w:r>
            <w:r w:rsidRPr="00B33663">
              <w:rPr>
                <w:sz w:val="26"/>
              </w:rPr>
              <w:t>common</w:t>
            </w:r>
            <w:r w:rsidRPr="00B33663">
              <w:rPr>
                <w:spacing w:val="-2"/>
                <w:sz w:val="26"/>
              </w:rPr>
              <w:t xml:space="preserve"> </w:t>
            </w:r>
            <w:r w:rsidRPr="00B33663">
              <w:rPr>
                <w:sz w:val="26"/>
              </w:rPr>
              <w:t>is</w:t>
            </w:r>
            <w:r w:rsidRPr="00B33663">
              <w:rPr>
                <w:spacing w:val="-2"/>
                <w:sz w:val="26"/>
              </w:rPr>
              <w:t xml:space="preserve"> </w:t>
            </w:r>
            <w:r w:rsidRPr="00B33663">
              <w:rPr>
                <w:sz w:val="26"/>
              </w:rPr>
              <w:t>called</w:t>
            </w:r>
            <w:r w:rsidRPr="00B33663">
              <w:rPr>
                <w:spacing w:val="3"/>
                <w:sz w:val="26"/>
              </w:rPr>
              <w:t xml:space="preserve"> </w:t>
            </w:r>
            <w:r w:rsidRPr="00B33663">
              <w:rPr>
                <w:b/>
                <w:i/>
                <w:sz w:val="26"/>
              </w:rPr>
              <w:t>10Base-F.</w:t>
            </w:r>
          </w:p>
          <w:p w14:paraId="5ADA93D7" w14:textId="77777777" w:rsidR="00AB2FAE" w:rsidRPr="00B33663" w:rsidRDefault="00AB2FAE" w:rsidP="00E700C1">
            <w:pPr>
              <w:pStyle w:val="TableParagraph"/>
              <w:numPr>
                <w:ilvl w:val="0"/>
                <w:numId w:val="40"/>
              </w:numPr>
              <w:tabs>
                <w:tab w:val="left" w:pos="468"/>
              </w:tabs>
              <w:spacing w:line="237" w:lineRule="auto"/>
              <w:ind w:right="101"/>
              <w:jc w:val="both"/>
              <w:rPr>
                <w:sz w:val="26"/>
              </w:rPr>
            </w:pPr>
            <w:r w:rsidRPr="00B33663">
              <w:rPr>
                <w:sz w:val="26"/>
              </w:rPr>
              <w:t>10Base-F</w:t>
            </w:r>
            <w:r w:rsidRPr="00B33663">
              <w:rPr>
                <w:spacing w:val="1"/>
                <w:sz w:val="26"/>
              </w:rPr>
              <w:t xml:space="preserve"> </w:t>
            </w:r>
            <w:r w:rsidRPr="00B33663">
              <w:rPr>
                <w:sz w:val="26"/>
              </w:rPr>
              <w:t>uses</w:t>
            </w:r>
            <w:r w:rsidRPr="00B33663">
              <w:rPr>
                <w:spacing w:val="1"/>
                <w:sz w:val="26"/>
              </w:rPr>
              <w:t xml:space="preserve"> </w:t>
            </w:r>
            <w:r w:rsidRPr="00B33663">
              <w:rPr>
                <w:sz w:val="26"/>
              </w:rPr>
              <w:t>a</w:t>
            </w:r>
            <w:r w:rsidRPr="00B33663">
              <w:rPr>
                <w:spacing w:val="1"/>
                <w:sz w:val="26"/>
              </w:rPr>
              <w:t xml:space="preserve"> </w:t>
            </w:r>
            <w:r w:rsidRPr="00B33663">
              <w:rPr>
                <w:sz w:val="26"/>
              </w:rPr>
              <w:t>star</w:t>
            </w:r>
            <w:r w:rsidRPr="00B33663">
              <w:rPr>
                <w:spacing w:val="1"/>
                <w:sz w:val="26"/>
              </w:rPr>
              <w:t xml:space="preserve"> </w:t>
            </w:r>
            <w:r w:rsidRPr="00B33663">
              <w:rPr>
                <w:sz w:val="26"/>
              </w:rPr>
              <w:t>topology</w:t>
            </w:r>
            <w:r w:rsidRPr="00B33663">
              <w:rPr>
                <w:spacing w:val="1"/>
                <w:sz w:val="26"/>
              </w:rPr>
              <w:t xml:space="preserve"> </w:t>
            </w:r>
            <w:r w:rsidRPr="00B33663">
              <w:rPr>
                <w:sz w:val="26"/>
              </w:rPr>
              <w:t>to</w:t>
            </w:r>
            <w:r w:rsidRPr="00B33663">
              <w:rPr>
                <w:spacing w:val="1"/>
                <w:sz w:val="26"/>
              </w:rPr>
              <w:t xml:space="preserve"> </w:t>
            </w:r>
            <w:r w:rsidRPr="00B33663">
              <w:rPr>
                <w:sz w:val="26"/>
              </w:rPr>
              <w:t>connect</w:t>
            </w:r>
            <w:r w:rsidRPr="00B33663">
              <w:rPr>
                <w:spacing w:val="-1"/>
                <w:sz w:val="26"/>
              </w:rPr>
              <w:t xml:space="preserve"> </w:t>
            </w:r>
            <w:r w:rsidRPr="00B33663">
              <w:rPr>
                <w:sz w:val="26"/>
              </w:rPr>
              <w:t>stations to</w:t>
            </w:r>
            <w:r w:rsidRPr="00B33663">
              <w:rPr>
                <w:spacing w:val="1"/>
                <w:sz w:val="26"/>
              </w:rPr>
              <w:t xml:space="preserve"> </w:t>
            </w:r>
            <w:r w:rsidRPr="00B33663">
              <w:rPr>
                <w:sz w:val="26"/>
              </w:rPr>
              <w:t>a</w:t>
            </w:r>
            <w:r w:rsidRPr="00B33663">
              <w:rPr>
                <w:spacing w:val="-1"/>
                <w:sz w:val="26"/>
              </w:rPr>
              <w:t xml:space="preserve"> </w:t>
            </w:r>
            <w:r w:rsidRPr="00B33663">
              <w:rPr>
                <w:sz w:val="26"/>
              </w:rPr>
              <w:t>hub.</w:t>
            </w:r>
          </w:p>
          <w:p w14:paraId="5B369FB0" w14:textId="77777777" w:rsidR="00AB2FAE" w:rsidRPr="00B33663" w:rsidRDefault="00AB2FAE" w:rsidP="00E700C1">
            <w:pPr>
              <w:pStyle w:val="TableParagraph"/>
              <w:numPr>
                <w:ilvl w:val="0"/>
                <w:numId w:val="40"/>
              </w:numPr>
              <w:tabs>
                <w:tab w:val="left" w:pos="468"/>
              </w:tabs>
              <w:spacing w:before="6" w:line="237" w:lineRule="auto"/>
              <w:ind w:right="99"/>
              <w:jc w:val="both"/>
              <w:rPr>
                <w:sz w:val="26"/>
              </w:rPr>
            </w:pPr>
            <w:r w:rsidRPr="00B33663">
              <w:rPr>
                <w:sz w:val="26"/>
              </w:rPr>
              <w:t>The</w:t>
            </w:r>
            <w:r w:rsidRPr="00B33663">
              <w:rPr>
                <w:spacing w:val="1"/>
                <w:sz w:val="26"/>
              </w:rPr>
              <w:t xml:space="preserve"> </w:t>
            </w:r>
            <w:r w:rsidRPr="00B33663">
              <w:rPr>
                <w:sz w:val="26"/>
              </w:rPr>
              <w:t>stations</w:t>
            </w:r>
            <w:r w:rsidRPr="00B33663">
              <w:rPr>
                <w:spacing w:val="1"/>
                <w:sz w:val="26"/>
              </w:rPr>
              <w:t xml:space="preserve"> </w:t>
            </w:r>
            <w:r w:rsidRPr="00B33663">
              <w:rPr>
                <w:sz w:val="26"/>
              </w:rPr>
              <w:t>are</w:t>
            </w:r>
            <w:r w:rsidRPr="00B33663">
              <w:rPr>
                <w:spacing w:val="1"/>
                <w:sz w:val="26"/>
              </w:rPr>
              <w:t xml:space="preserve"> </w:t>
            </w:r>
            <w:r w:rsidRPr="00B33663">
              <w:rPr>
                <w:sz w:val="26"/>
              </w:rPr>
              <w:t>connected</w:t>
            </w:r>
            <w:r w:rsidRPr="00B33663">
              <w:rPr>
                <w:spacing w:val="1"/>
                <w:sz w:val="26"/>
              </w:rPr>
              <w:t xml:space="preserve"> </w:t>
            </w:r>
            <w:r w:rsidRPr="00B33663">
              <w:rPr>
                <w:sz w:val="26"/>
              </w:rPr>
              <w:t>to</w:t>
            </w:r>
            <w:r w:rsidRPr="00B33663">
              <w:rPr>
                <w:spacing w:val="65"/>
                <w:sz w:val="26"/>
              </w:rPr>
              <w:t xml:space="preserve"> </w:t>
            </w:r>
            <w:r w:rsidRPr="00B33663">
              <w:rPr>
                <w:sz w:val="26"/>
              </w:rPr>
              <w:t>the</w:t>
            </w:r>
            <w:r w:rsidRPr="00B33663">
              <w:rPr>
                <w:spacing w:val="1"/>
                <w:sz w:val="26"/>
              </w:rPr>
              <w:t xml:space="preserve"> </w:t>
            </w:r>
            <w:r w:rsidRPr="00B33663">
              <w:rPr>
                <w:sz w:val="26"/>
              </w:rPr>
              <w:t>hub</w:t>
            </w:r>
            <w:r w:rsidRPr="00B33663">
              <w:rPr>
                <w:spacing w:val="-2"/>
                <w:sz w:val="26"/>
              </w:rPr>
              <w:t xml:space="preserve"> </w:t>
            </w:r>
            <w:r w:rsidRPr="00B33663">
              <w:rPr>
                <w:sz w:val="26"/>
              </w:rPr>
              <w:t>using</w:t>
            </w:r>
            <w:r w:rsidRPr="00B33663">
              <w:rPr>
                <w:spacing w:val="1"/>
                <w:sz w:val="26"/>
              </w:rPr>
              <w:t xml:space="preserve"> </w:t>
            </w:r>
            <w:r w:rsidRPr="00B33663">
              <w:rPr>
                <w:sz w:val="26"/>
              </w:rPr>
              <w:t>two</w:t>
            </w:r>
            <w:r w:rsidRPr="00B33663">
              <w:rPr>
                <w:spacing w:val="-2"/>
                <w:sz w:val="26"/>
              </w:rPr>
              <w:t xml:space="preserve"> </w:t>
            </w:r>
            <w:r w:rsidRPr="00B33663">
              <w:rPr>
                <w:sz w:val="26"/>
              </w:rPr>
              <w:t>fiber-optic</w:t>
            </w:r>
            <w:r w:rsidRPr="00B33663">
              <w:rPr>
                <w:spacing w:val="-1"/>
                <w:sz w:val="26"/>
              </w:rPr>
              <w:t xml:space="preserve"> </w:t>
            </w:r>
            <w:r w:rsidRPr="00B33663">
              <w:rPr>
                <w:sz w:val="26"/>
              </w:rPr>
              <w:t>cables.</w:t>
            </w:r>
          </w:p>
        </w:tc>
      </w:tr>
    </w:tbl>
    <w:p w14:paraId="1A499DFC" w14:textId="77777777" w:rsidR="00AB2FAE" w:rsidRPr="00B33663" w:rsidRDefault="00AB2FAE" w:rsidP="00AB2FAE">
      <w:pPr>
        <w:spacing w:line="237" w:lineRule="auto"/>
        <w:jc w:val="both"/>
        <w:rPr>
          <w:sz w:val="26"/>
        </w:rPr>
        <w:sectPr w:rsidR="00AB2FAE"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5E7E3C41" w14:textId="77777777" w:rsidR="00AB2FAE" w:rsidRPr="00B33663" w:rsidRDefault="00EB3154" w:rsidP="00AB2FAE">
      <w:pPr>
        <w:pStyle w:val="BodyText"/>
        <w:spacing w:line="88" w:lineRule="exact"/>
        <w:ind w:left="451"/>
        <w:rPr>
          <w:sz w:val="8"/>
        </w:rPr>
      </w:pPr>
      <w:r w:rsidRPr="00B33663">
        <w:rPr>
          <w:position w:val="-1"/>
          <w:sz w:val="8"/>
        </w:rPr>
      </w:r>
      <w:r w:rsidRPr="00B33663">
        <w:rPr>
          <w:position w:val="-1"/>
          <w:sz w:val="8"/>
        </w:rPr>
        <w:pict w14:anchorId="53F236A9">
          <v:group id="_x0000_s1175" style="width:436.3pt;height:4.45pt;mso-position-horizontal-relative:char;mso-position-vertical-relative:line" coordsize="8726,89">
            <v:shape id="_x0000_s1176" style="position:absolute;width:8726;height:89" coordsize="8726,89" o:spt="100" adj="0,,0" path="m8726,29l,29,,89r8726,l8726,29xm8726,l,,,14r8726,l8726,xe" fillcolor="#612322" stroked="f">
              <v:stroke joinstyle="round"/>
              <v:formulas/>
              <v:path arrowok="t" o:connecttype="segments"/>
            </v:shape>
            <w10:anchorlock/>
          </v:group>
        </w:pict>
      </w:r>
    </w:p>
    <w:p w14:paraId="03F828E4" w14:textId="77777777" w:rsidR="00AB2FAE" w:rsidRPr="00B33663" w:rsidRDefault="00AB2FAE" w:rsidP="00AB2FAE">
      <w:pPr>
        <w:pStyle w:val="BodyText"/>
        <w:spacing w:before="2"/>
        <w:ind w:left="0"/>
        <w:rPr>
          <w:sz w:val="17"/>
        </w:rPr>
      </w:pPr>
    </w:p>
    <w:p w14:paraId="1A88298E" w14:textId="77777777" w:rsidR="00AB2FAE" w:rsidRPr="00B33663" w:rsidRDefault="00AB2FAE" w:rsidP="00AB2FAE">
      <w:pPr>
        <w:pStyle w:val="Heading3"/>
        <w:rPr>
          <w:u w:val="none"/>
        </w:rPr>
      </w:pPr>
      <w:r w:rsidRPr="00B33663">
        <w:rPr>
          <w:u w:val="none"/>
        </w:rPr>
        <w:t>Fast</w:t>
      </w:r>
      <w:r w:rsidRPr="00B33663">
        <w:rPr>
          <w:spacing w:val="-1"/>
          <w:u w:val="none"/>
        </w:rPr>
        <w:t xml:space="preserve"> </w:t>
      </w:r>
      <w:r w:rsidRPr="00B33663">
        <w:rPr>
          <w:u w:val="none"/>
        </w:rPr>
        <w:t>Ethernet</w:t>
      </w:r>
      <w:r w:rsidRPr="00B33663">
        <w:rPr>
          <w:spacing w:val="-1"/>
          <w:u w:val="none"/>
        </w:rPr>
        <w:t xml:space="preserve"> </w:t>
      </w:r>
      <w:r w:rsidRPr="00B33663">
        <w:rPr>
          <w:u w:val="none"/>
        </w:rPr>
        <w:t>(100</w:t>
      </w:r>
      <w:r w:rsidRPr="00B33663">
        <w:rPr>
          <w:spacing w:val="-5"/>
          <w:u w:val="none"/>
        </w:rPr>
        <w:t xml:space="preserve"> </w:t>
      </w:r>
      <w:r w:rsidRPr="00B33663">
        <w:rPr>
          <w:u w:val="none"/>
        </w:rPr>
        <w:t>Mbps)</w:t>
      </w:r>
    </w:p>
    <w:p w14:paraId="2AC57CB0" w14:textId="77777777" w:rsidR="00AB2FAE" w:rsidRPr="00B33663" w:rsidRDefault="00AB2FAE" w:rsidP="00AB2FAE">
      <w:pPr>
        <w:pStyle w:val="BodyText"/>
        <w:spacing w:before="7"/>
        <w:ind w:left="0"/>
        <w:rPr>
          <w:b/>
          <w:i/>
          <w:sz w:val="19"/>
        </w:rPr>
      </w:pPr>
    </w:p>
    <w:p w14:paraId="7839D38A" w14:textId="77777777" w:rsidR="00AB2FAE" w:rsidRPr="00B33663" w:rsidRDefault="00AB2FAE" w:rsidP="00AB2FAE">
      <w:pPr>
        <w:pStyle w:val="BodyText"/>
        <w:spacing w:before="89" w:line="360" w:lineRule="auto"/>
        <w:ind w:left="480"/>
      </w:pPr>
      <w:r w:rsidRPr="00B33663">
        <w:t>Fast</w:t>
      </w:r>
      <w:r w:rsidRPr="00B33663">
        <w:rPr>
          <w:spacing w:val="6"/>
        </w:rPr>
        <w:t xml:space="preserve"> </w:t>
      </w:r>
      <w:r w:rsidRPr="00B33663">
        <w:t>Ethernet</w:t>
      </w:r>
      <w:r w:rsidRPr="00B33663">
        <w:rPr>
          <w:spacing w:val="7"/>
        </w:rPr>
        <w:t xml:space="preserve"> </w:t>
      </w:r>
      <w:r w:rsidRPr="00B33663">
        <w:t>or</w:t>
      </w:r>
      <w:r w:rsidRPr="00B33663">
        <w:rPr>
          <w:spacing w:val="7"/>
        </w:rPr>
        <w:t xml:space="preserve"> </w:t>
      </w:r>
      <w:r w:rsidRPr="00B33663">
        <w:t>100BASE-T</w:t>
      </w:r>
      <w:r w:rsidRPr="00B33663">
        <w:rPr>
          <w:spacing w:val="7"/>
        </w:rPr>
        <w:t xml:space="preserve"> </w:t>
      </w:r>
      <w:r w:rsidRPr="00B33663">
        <w:t>provides</w:t>
      </w:r>
      <w:r w:rsidRPr="00B33663">
        <w:rPr>
          <w:spacing w:val="7"/>
        </w:rPr>
        <w:t xml:space="preserve"> </w:t>
      </w:r>
      <w:r w:rsidRPr="00B33663">
        <w:t>transmission</w:t>
      </w:r>
      <w:r w:rsidRPr="00B33663">
        <w:rPr>
          <w:spacing w:val="7"/>
        </w:rPr>
        <w:t xml:space="preserve"> </w:t>
      </w:r>
      <w:r w:rsidRPr="00B33663">
        <w:t>speeds</w:t>
      </w:r>
      <w:r w:rsidRPr="00B33663">
        <w:rPr>
          <w:spacing w:val="7"/>
        </w:rPr>
        <w:t xml:space="preserve"> </w:t>
      </w:r>
      <w:r w:rsidRPr="00B33663">
        <w:t>up</w:t>
      </w:r>
      <w:r w:rsidRPr="00B33663">
        <w:rPr>
          <w:spacing w:val="6"/>
        </w:rPr>
        <w:t xml:space="preserve"> </w:t>
      </w:r>
      <w:r w:rsidRPr="00B33663">
        <w:t>to</w:t>
      </w:r>
      <w:r w:rsidRPr="00B33663">
        <w:rPr>
          <w:spacing w:val="7"/>
        </w:rPr>
        <w:t xml:space="preserve"> </w:t>
      </w:r>
      <w:r w:rsidRPr="00B33663">
        <w:t>100</w:t>
      </w:r>
      <w:r w:rsidRPr="00B33663">
        <w:rPr>
          <w:spacing w:val="7"/>
        </w:rPr>
        <w:t xml:space="preserve"> </w:t>
      </w:r>
      <w:r w:rsidRPr="00B33663">
        <w:t>megabits</w:t>
      </w:r>
      <w:r w:rsidRPr="00B33663">
        <w:rPr>
          <w:spacing w:val="7"/>
        </w:rPr>
        <w:t xml:space="preserve"> </w:t>
      </w:r>
      <w:r w:rsidRPr="00B33663">
        <w:t>per</w:t>
      </w:r>
      <w:r w:rsidRPr="00B33663">
        <w:rPr>
          <w:spacing w:val="-62"/>
        </w:rPr>
        <w:t xml:space="preserve"> </w:t>
      </w:r>
      <w:r w:rsidRPr="00B33663">
        <w:t>second</w:t>
      </w:r>
      <w:r w:rsidRPr="00B33663">
        <w:rPr>
          <w:spacing w:val="-2"/>
        </w:rPr>
        <w:t xml:space="preserve"> </w:t>
      </w:r>
      <w:r w:rsidRPr="00B33663">
        <w:t>and</w:t>
      </w:r>
      <w:r w:rsidRPr="00B33663">
        <w:rPr>
          <w:spacing w:val="1"/>
        </w:rPr>
        <w:t xml:space="preserve"> </w:t>
      </w:r>
      <w:r w:rsidRPr="00B33663">
        <w:t>is</w:t>
      </w:r>
      <w:r w:rsidRPr="00B33663">
        <w:rPr>
          <w:spacing w:val="-1"/>
        </w:rPr>
        <w:t xml:space="preserve"> </w:t>
      </w:r>
      <w:r w:rsidRPr="00B33663">
        <w:t>typically</w:t>
      </w:r>
      <w:r w:rsidRPr="00B33663">
        <w:rPr>
          <w:spacing w:val="-4"/>
        </w:rPr>
        <w:t xml:space="preserve"> </w:t>
      </w:r>
      <w:r w:rsidRPr="00B33663">
        <w:t>used</w:t>
      </w:r>
      <w:r w:rsidRPr="00B33663">
        <w:rPr>
          <w:spacing w:val="-1"/>
        </w:rPr>
        <w:t xml:space="preserve"> </w:t>
      </w:r>
      <w:r w:rsidRPr="00B33663">
        <w:t>for</w:t>
      </w:r>
      <w:r w:rsidRPr="00B33663">
        <w:rPr>
          <w:spacing w:val="-2"/>
        </w:rPr>
        <w:t xml:space="preserve"> </w:t>
      </w:r>
      <w:r w:rsidRPr="00B33663">
        <w:t>LAN</w:t>
      </w:r>
      <w:r w:rsidRPr="00B33663">
        <w:rPr>
          <w:spacing w:val="-1"/>
        </w:rPr>
        <w:t xml:space="preserve"> </w:t>
      </w:r>
      <w:r w:rsidRPr="00B33663">
        <w:t>backbone</w:t>
      </w:r>
      <w:r w:rsidRPr="00B33663">
        <w:rPr>
          <w:spacing w:val="-2"/>
        </w:rPr>
        <w:t xml:space="preserve"> </w:t>
      </w:r>
      <w:r w:rsidRPr="00B33663">
        <w:t>systems.</w:t>
      </w:r>
    </w:p>
    <w:p w14:paraId="66C364CF" w14:textId="77777777" w:rsidR="00AB2FAE" w:rsidRPr="00B33663" w:rsidRDefault="00AB2FAE" w:rsidP="00AB2FAE">
      <w:pPr>
        <w:pStyle w:val="BodyText"/>
        <w:ind w:left="480"/>
      </w:pPr>
      <w:r w:rsidRPr="00B33663">
        <w:t>The</w:t>
      </w:r>
      <w:r w:rsidRPr="00B33663">
        <w:rPr>
          <w:spacing w:val="-2"/>
        </w:rPr>
        <w:t xml:space="preserve"> </w:t>
      </w:r>
      <w:r w:rsidRPr="00B33663">
        <w:t>100BASE-T</w:t>
      </w:r>
      <w:r w:rsidRPr="00B33663">
        <w:rPr>
          <w:spacing w:val="-2"/>
        </w:rPr>
        <w:t xml:space="preserve"> </w:t>
      </w:r>
      <w:r w:rsidRPr="00B33663">
        <w:t>standard</w:t>
      </w:r>
      <w:r w:rsidRPr="00B33663">
        <w:rPr>
          <w:spacing w:val="-1"/>
        </w:rPr>
        <w:t xml:space="preserve"> </w:t>
      </w:r>
      <w:r w:rsidRPr="00B33663">
        <w:t>consists</w:t>
      </w:r>
      <w:r w:rsidRPr="00B33663">
        <w:rPr>
          <w:spacing w:val="-2"/>
        </w:rPr>
        <w:t xml:space="preserve"> </w:t>
      </w:r>
      <w:r w:rsidRPr="00B33663">
        <w:t>of three</w:t>
      </w:r>
      <w:r w:rsidRPr="00B33663">
        <w:rPr>
          <w:spacing w:val="63"/>
        </w:rPr>
        <w:t xml:space="preserve"> </w:t>
      </w:r>
      <w:r w:rsidRPr="00B33663">
        <w:t>different</w:t>
      </w:r>
      <w:r w:rsidRPr="00B33663">
        <w:rPr>
          <w:spacing w:val="-1"/>
        </w:rPr>
        <w:t xml:space="preserve"> </w:t>
      </w:r>
      <w:r w:rsidRPr="00B33663">
        <w:t>component specifications –</w:t>
      </w:r>
    </w:p>
    <w:p w14:paraId="55C8032B" w14:textId="77777777" w:rsidR="00AB2FAE" w:rsidRPr="00B33663" w:rsidRDefault="00AB2FAE" w:rsidP="00E700C1">
      <w:pPr>
        <w:pStyle w:val="ListParagraph"/>
        <w:numPr>
          <w:ilvl w:val="0"/>
          <w:numId w:val="39"/>
        </w:numPr>
        <w:tabs>
          <w:tab w:val="left" w:pos="1201"/>
        </w:tabs>
        <w:spacing w:before="150"/>
        <w:ind w:hanging="361"/>
        <w:rPr>
          <w:sz w:val="26"/>
        </w:rPr>
      </w:pPr>
      <w:r w:rsidRPr="00B33663">
        <w:rPr>
          <w:sz w:val="26"/>
        </w:rPr>
        <w:t>100</w:t>
      </w:r>
      <w:r w:rsidRPr="00B33663">
        <w:rPr>
          <w:spacing w:val="-3"/>
          <w:sz w:val="26"/>
        </w:rPr>
        <w:t xml:space="preserve"> </w:t>
      </w:r>
      <w:r w:rsidRPr="00B33663">
        <w:rPr>
          <w:sz w:val="26"/>
        </w:rPr>
        <w:t>BASE-TX</w:t>
      </w:r>
    </w:p>
    <w:p w14:paraId="400AB207" w14:textId="77777777" w:rsidR="00AB2FAE" w:rsidRPr="00B33663" w:rsidRDefault="00AB2FAE" w:rsidP="00E700C1">
      <w:pPr>
        <w:pStyle w:val="ListParagraph"/>
        <w:numPr>
          <w:ilvl w:val="0"/>
          <w:numId w:val="39"/>
        </w:numPr>
        <w:tabs>
          <w:tab w:val="left" w:pos="1201"/>
        </w:tabs>
        <w:spacing w:before="1" w:line="298" w:lineRule="exact"/>
        <w:ind w:hanging="361"/>
        <w:rPr>
          <w:sz w:val="26"/>
        </w:rPr>
      </w:pPr>
      <w:r w:rsidRPr="00B33663">
        <w:rPr>
          <w:sz w:val="26"/>
        </w:rPr>
        <w:t>100BASE-T4</w:t>
      </w:r>
    </w:p>
    <w:p w14:paraId="62F5B203" w14:textId="77777777" w:rsidR="00AB2FAE" w:rsidRPr="00B33663" w:rsidRDefault="00AB2FAE" w:rsidP="00E700C1">
      <w:pPr>
        <w:pStyle w:val="ListParagraph"/>
        <w:numPr>
          <w:ilvl w:val="0"/>
          <w:numId w:val="39"/>
        </w:numPr>
        <w:tabs>
          <w:tab w:val="left" w:pos="1201"/>
        </w:tabs>
        <w:spacing w:line="298" w:lineRule="exact"/>
        <w:ind w:hanging="361"/>
        <w:rPr>
          <w:sz w:val="26"/>
        </w:rPr>
      </w:pPr>
      <w:r w:rsidRPr="00B33663">
        <w:rPr>
          <w:sz w:val="26"/>
        </w:rPr>
        <w:t>100BASE-FX</w:t>
      </w:r>
    </w:p>
    <w:p w14:paraId="5186B13D" w14:textId="77777777" w:rsidR="00AB2FAE" w:rsidRPr="00B33663" w:rsidRDefault="00AB2FAE" w:rsidP="00AB2FAE">
      <w:pPr>
        <w:pStyle w:val="BodyText"/>
        <w:ind w:left="0"/>
        <w:rPr>
          <w:sz w:val="20"/>
        </w:rPr>
      </w:pPr>
    </w:p>
    <w:p w14:paraId="6C57C439" w14:textId="77777777" w:rsidR="00AB2FAE" w:rsidRPr="00B33663" w:rsidRDefault="00AB2FAE" w:rsidP="00AB2FAE">
      <w:pPr>
        <w:pStyle w:val="BodyText"/>
        <w:ind w:left="0"/>
        <w:rPr>
          <w:sz w:val="20"/>
        </w:rPr>
      </w:pPr>
    </w:p>
    <w:p w14:paraId="3D404BC9" w14:textId="77777777" w:rsidR="00AB2FAE" w:rsidRPr="00B33663" w:rsidRDefault="00AB2FAE" w:rsidP="00AB2FAE">
      <w:pPr>
        <w:pStyle w:val="BodyText"/>
        <w:spacing w:before="8"/>
        <w:ind w:left="0"/>
        <w:rPr>
          <w:sz w:val="12"/>
        </w:rPr>
      </w:pPr>
    </w:p>
    <w:tbl>
      <w:tblPr>
        <w:tblW w:w="0" w:type="auto"/>
        <w:tblInd w:w="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02"/>
        <w:gridCol w:w="2986"/>
        <w:gridCol w:w="2995"/>
      </w:tblGrid>
      <w:tr w:rsidR="00AB2FAE" w:rsidRPr="00B33663" w14:paraId="66972964" w14:textId="77777777" w:rsidTr="00EB3154">
        <w:trPr>
          <w:trHeight w:val="375"/>
        </w:trPr>
        <w:tc>
          <w:tcPr>
            <w:tcW w:w="2902" w:type="dxa"/>
            <w:tcBorders>
              <w:bottom w:val="nil"/>
            </w:tcBorders>
          </w:tcPr>
          <w:p w14:paraId="1E62D2A7" w14:textId="77777777" w:rsidR="00AB2FAE" w:rsidRPr="00B33663" w:rsidRDefault="00AB2FAE" w:rsidP="00EB3154">
            <w:pPr>
              <w:pStyle w:val="TableParagraph"/>
              <w:spacing w:line="298" w:lineRule="exact"/>
              <w:rPr>
                <w:b/>
                <w:sz w:val="26"/>
              </w:rPr>
            </w:pPr>
            <w:r w:rsidRPr="00B33663">
              <w:rPr>
                <w:b/>
                <w:sz w:val="26"/>
              </w:rPr>
              <w:t>100</w:t>
            </w:r>
            <w:r w:rsidRPr="00B33663">
              <w:rPr>
                <w:b/>
                <w:spacing w:val="-1"/>
                <w:sz w:val="26"/>
              </w:rPr>
              <w:t xml:space="preserve"> </w:t>
            </w:r>
            <w:r w:rsidRPr="00B33663">
              <w:rPr>
                <w:b/>
                <w:sz w:val="26"/>
              </w:rPr>
              <w:t>BASE-TX</w:t>
            </w:r>
          </w:p>
        </w:tc>
        <w:tc>
          <w:tcPr>
            <w:tcW w:w="2986" w:type="dxa"/>
            <w:tcBorders>
              <w:bottom w:val="nil"/>
            </w:tcBorders>
          </w:tcPr>
          <w:p w14:paraId="31F76932" w14:textId="77777777" w:rsidR="00AB2FAE" w:rsidRPr="00B33663" w:rsidRDefault="00AB2FAE" w:rsidP="00EB3154">
            <w:pPr>
              <w:pStyle w:val="TableParagraph"/>
              <w:spacing w:line="298" w:lineRule="exact"/>
              <w:ind w:left="604"/>
              <w:rPr>
                <w:b/>
                <w:sz w:val="26"/>
              </w:rPr>
            </w:pPr>
            <w:r w:rsidRPr="00B33663">
              <w:rPr>
                <w:b/>
                <w:sz w:val="26"/>
              </w:rPr>
              <w:t>100BASE-T4</w:t>
            </w:r>
          </w:p>
        </w:tc>
        <w:tc>
          <w:tcPr>
            <w:tcW w:w="2995" w:type="dxa"/>
            <w:tcBorders>
              <w:bottom w:val="nil"/>
            </w:tcBorders>
          </w:tcPr>
          <w:p w14:paraId="589C818C" w14:textId="77777777" w:rsidR="00AB2FAE" w:rsidRPr="00B33663" w:rsidRDefault="00AB2FAE" w:rsidP="00EB3154">
            <w:pPr>
              <w:pStyle w:val="TableParagraph"/>
              <w:spacing w:line="298" w:lineRule="exact"/>
              <w:ind w:left="679"/>
              <w:rPr>
                <w:b/>
                <w:sz w:val="26"/>
              </w:rPr>
            </w:pPr>
            <w:r w:rsidRPr="00B33663">
              <w:rPr>
                <w:b/>
                <w:sz w:val="26"/>
              </w:rPr>
              <w:t>100BASE-FX</w:t>
            </w:r>
          </w:p>
        </w:tc>
      </w:tr>
      <w:tr w:rsidR="00AB2FAE" w:rsidRPr="00B33663" w14:paraId="671D09E2" w14:textId="77777777" w:rsidTr="00EB3154">
        <w:trPr>
          <w:trHeight w:val="2144"/>
        </w:trPr>
        <w:tc>
          <w:tcPr>
            <w:tcW w:w="2902" w:type="dxa"/>
            <w:tcBorders>
              <w:top w:val="nil"/>
            </w:tcBorders>
          </w:tcPr>
          <w:p w14:paraId="50F9BCE5" w14:textId="77777777" w:rsidR="00AB2FAE" w:rsidRPr="00B33663" w:rsidRDefault="00AB2FAE" w:rsidP="00EB3154">
            <w:pPr>
              <w:pStyle w:val="TableParagraph"/>
              <w:spacing w:before="66"/>
              <w:ind w:left="107" w:right="96"/>
              <w:jc w:val="both"/>
              <w:rPr>
                <w:sz w:val="26"/>
              </w:rPr>
            </w:pPr>
            <w:r w:rsidRPr="00B33663">
              <w:rPr>
                <w:b/>
                <w:sz w:val="26"/>
              </w:rPr>
              <w:t>100Base-TX</w:t>
            </w:r>
            <w:r w:rsidRPr="00B33663">
              <w:rPr>
                <w:b/>
                <w:spacing w:val="1"/>
                <w:sz w:val="26"/>
              </w:rPr>
              <w:t xml:space="preserve"> </w:t>
            </w:r>
            <w:r w:rsidRPr="00B33663">
              <w:rPr>
                <w:sz w:val="26"/>
              </w:rPr>
              <w:t>uses</w:t>
            </w:r>
            <w:r w:rsidRPr="00B33663">
              <w:rPr>
                <w:spacing w:val="1"/>
                <w:sz w:val="26"/>
              </w:rPr>
              <w:t xml:space="preserve"> </w:t>
            </w:r>
            <w:r w:rsidRPr="00B33663">
              <w:rPr>
                <w:sz w:val="26"/>
              </w:rPr>
              <w:t>two</w:t>
            </w:r>
            <w:r w:rsidRPr="00B33663">
              <w:rPr>
                <w:spacing w:val="1"/>
                <w:sz w:val="26"/>
              </w:rPr>
              <w:t xml:space="preserve"> </w:t>
            </w:r>
            <w:r w:rsidRPr="00B33663">
              <w:rPr>
                <w:sz w:val="26"/>
              </w:rPr>
              <w:t>pairs</w:t>
            </w:r>
            <w:r w:rsidRPr="00B33663">
              <w:rPr>
                <w:spacing w:val="1"/>
                <w:sz w:val="26"/>
              </w:rPr>
              <w:t xml:space="preserve"> </w:t>
            </w:r>
            <w:r w:rsidRPr="00B33663">
              <w:rPr>
                <w:sz w:val="26"/>
              </w:rPr>
              <w:t>of</w:t>
            </w:r>
            <w:r w:rsidRPr="00B33663">
              <w:rPr>
                <w:spacing w:val="66"/>
                <w:sz w:val="26"/>
              </w:rPr>
              <w:t xml:space="preserve"> </w:t>
            </w:r>
            <w:r w:rsidRPr="00B33663">
              <w:rPr>
                <w:sz w:val="26"/>
              </w:rPr>
              <w:t>twisted-pair</w:t>
            </w:r>
            <w:r w:rsidRPr="00B33663">
              <w:rPr>
                <w:spacing w:val="1"/>
                <w:sz w:val="26"/>
              </w:rPr>
              <w:t xml:space="preserve"> </w:t>
            </w:r>
            <w:r w:rsidRPr="00B33663">
              <w:rPr>
                <w:sz w:val="26"/>
              </w:rPr>
              <w:t>cable either UTP or STP.</w:t>
            </w:r>
            <w:r w:rsidRPr="00B33663">
              <w:rPr>
                <w:spacing w:val="1"/>
                <w:sz w:val="26"/>
              </w:rPr>
              <w:t xml:space="preserve"> </w:t>
            </w:r>
            <w:r w:rsidRPr="00B33663">
              <w:rPr>
                <w:sz w:val="26"/>
              </w:rPr>
              <w:t>A</w:t>
            </w:r>
            <w:r w:rsidRPr="00B33663">
              <w:rPr>
                <w:spacing w:val="1"/>
                <w:sz w:val="26"/>
              </w:rPr>
              <w:t xml:space="preserve"> </w:t>
            </w:r>
            <w:r w:rsidRPr="00B33663">
              <w:rPr>
                <w:sz w:val="26"/>
              </w:rPr>
              <w:t>100Base-TX</w:t>
            </w:r>
            <w:r w:rsidRPr="00B33663">
              <w:rPr>
                <w:spacing w:val="1"/>
                <w:sz w:val="26"/>
              </w:rPr>
              <w:t xml:space="preserve"> </w:t>
            </w:r>
            <w:r w:rsidRPr="00B33663">
              <w:rPr>
                <w:sz w:val="26"/>
              </w:rPr>
              <w:t>network</w:t>
            </w:r>
            <w:r w:rsidRPr="00B33663">
              <w:rPr>
                <w:spacing w:val="-62"/>
                <w:sz w:val="26"/>
              </w:rPr>
              <w:t xml:space="preserve"> </w:t>
            </w:r>
            <w:r w:rsidRPr="00B33663">
              <w:rPr>
                <w:sz w:val="26"/>
              </w:rPr>
              <w:t>can provide a data rate of</w:t>
            </w:r>
            <w:r w:rsidRPr="00B33663">
              <w:rPr>
                <w:spacing w:val="-62"/>
                <w:sz w:val="26"/>
              </w:rPr>
              <w:t xml:space="preserve"> </w:t>
            </w:r>
            <w:r w:rsidRPr="00B33663">
              <w:rPr>
                <w:sz w:val="26"/>
              </w:rPr>
              <w:t>100</w:t>
            </w:r>
            <w:r w:rsidRPr="00B33663">
              <w:rPr>
                <w:spacing w:val="-2"/>
                <w:sz w:val="26"/>
              </w:rPr>
              <w:t xml:space="preserve"> </w:t>
            </w:r>
            <w:r w:rsidRPr="00B33663">
              <w:rPr>
                <w:sz w:val="26"/>
              </w:rPr>
              <w:t>Mbps.</w:t>
            </w:r>
          </w:p>
        </w:tc>
        <w:tc>
          <w:tcPr>
            <w:tcW w:w="2986" w:type="dxa"/>
            <w:tcBorders>
              <w:top w:val="nil"/>
            </w:tcBorders>
          </w:tcPr>
          <w:p w14:paraId="74DDE08C" w14:textId="77777777" w:rsidR="00AB2FAE" w:rsidRPr="00B33663" w:rsidRDefault="00AB2FAE" w:rsidP="00EB3154">
            <w:pPr>
              <w:pStyle w:val="TableParagraph"/>
              <w:tabs>
                <w:tab w:val="left" w:pos="2472"/>
              </w:tabs>
              <w:spacing w:before="66"/>
              <w:ind w:left="107" w:right="98"/>
              <w:jc w:val="both"/>
              <w:rPr>
                <w:sz w:val="26"/>
              </w:rPr>
            </w:pPr>
            <w:r w:rsidRPr="00B33663">
              <w:rPr>
                <w:sz w:val="26"/>
              </w:rPr>
              <w:t>A</w:t>
            </w:r>
            <w:r w:rsidRPr="00B33663">
              <w:rPr>
                <w:spacing w:val="1"/>
                <w:sz w:val="26"/>
              </w:rPr>
              <w:t xml:space="preserve"> </w:t>
            </w:r>
            <w:r w:rsidRPr="00B33663">
              <w:rPr>
                <w:sz w:val="26"/>
              </w:rPr>
              <w:t>new</w:t>
            </w:r>
            <w:r w:rsidRPr="00B33663">
              <w:rPr>
                <w:spacing w:val="1"/>
                <w:sz w:val="26"/>
              </w:rPr>
              <w:t xml:space="preserve"> </w:t>
            </w:r>
            <w:r w:rsidRPr="00B33663">
              <w:rPr>
                <w:sz w:val="26"/>
              </w:rPr>
              <w:t>standard,</w:t>
            </w:r>
            <w:r w:rsidRPr="00B33663">
              <w:rPr>
                <w:spacing w:val="1"/>
                <w:sz w:val="26"/>
              </w:rPr>
              <w:t xml:space="preserve"> </w:t>
            </w:r>
            <w:r w:rsidRPr="00B33663">
              <w:rPr>
                <w:sz w:val="26"/>
              </w:rPr>
              <w:t>called</w:t>
            </w:r>
            <w:r w:rsidRPr="00B33663">
              <w:rPr>
                <w:spacing w:val="1"/>
                <w:sz w:val="26"/>
              </w:rPr>
              <w:t xml:space="preserve"> </w:t>
            </w:r>
            <w:r w:rsidRPr="00B33663">
              <w:rPr>
                <w:b/>
                <w:i/>
                <w:sz w:val="26"/>
              </w:rPr>
              <w:t>100Base-T4,</w:t>
            </w:r>
            <w:r w:rsidRPr="00B33663">
              <w:rPr>
                <w:b/>
                <w:i/>
                <w:sz w:val="26"/>
              </w:rPr>
              <w:tab/>
            </w:r>
            <w:r w:rsidRPr="00B33663">
              <w:rPr>
                <w:spacing w:val="-2"/>
                <w:sz w:val="26"/>
              </w:rPr>
              <w:t>was</w:t>
            </w:r>
            <w:r w:rsidRPr="00B33663">
              <w:rPr>
                <w:spacing w:val="-63"/>
                <w:sz w:val="26"/>
              </w:rPr>
              <w:t xml:space="preserve"> </w:t>
            </w:r>
            <w:r w:rsidRPr="00B33663">
              <w:rPr>
                <w:sz w:val="26"/>
              </w:rPr>
              <w:t>designed to use four pairs</w:t>
            </w:r>
            <w:r w:rsidRPr="00B33663">
              <w:rPr>
                <w:spacing w:val="1"/>
                <w:sz w:val="26"/>
              </w:rPr>
              <w:t xml:space="preserve"> </w:t>
            </w:r>
            <w:r w:rsidRPr="00B33663">
              <w:rPr>
                <w:sz w:val="26"/>
              </w:rPr>
              <w:t>of</w:t>
            </w:r>
            <w:r w:rsidRPr="00B33663">
              <w:rPr>
                <w:spacing w:val="1"/>
                <w:sz w:val="26"/>
              </w:rPr>
              <w:t xml:space="preserve"> </w:t>
            </w:r>
            <w:r w:rsidRPr="00B33663">
              <w:rPr>
                <w:sz w:val="26"/>
              </w:rPr>
              <w:t>UTP</w:t>
            </w:r>
            <w:r w:rsidRPr="00B33663">
              <w:rPr>
                <w:spacing w:val="1"/>
                <w:sz w:val="26"/>
              </w:rPr>
              <w:t xml:space="preserve"> </w:t>
            </w:r>
            <w:r w:rsidRPr="00B33663">
              <w:rPr>
                <w:sz w:val="26"/>
              </w:rPr>
              <w:t>for</w:t>
            </w:r>
            <w:r w:rsidRPr="00B33663">
              <w:rPr>
                <w:spacing w:val="1"/>
                <w:sz w:val="26"/>
              </w:rPr>
              <w:t xml:space="preserve"> </w:t>
            </w:r>
            <w:r w:rsidRPr="00B33663">
              <w:rPr>
                <w:sz w:val="26"/>
              </w:rPr>
              <w:t>transmitting</w:t>
            </w:r>
            <w:r w:rsidRPr="00B33663">
              <w:rPr>
                <w:spacing w:val="1"/>
                <w:sz w:val="26"/>
              </w:rPr>
              <w:t xml:space="preserve"> </w:t>
            </w:r>
            <w:r w:rsidRPr="00B33663">
              <w:rPr>
                <w:sz w:val="26"/>
              </w:rPr>
              <w:t>100</w:t>
            </w:r>
            <w:r w:rsidRPr="00B33663">
              <w:rPr>
                <w:spacing w:val="-2"/>
                <w:sz w:val="26"/>
              </w:rPr>
              <w:t xml:space="preserve"> </w:t>
            </w:r>
            <w:r w:rsidRPr="00B33663">
              <w:rPr>
                <w:sz w:val="26"/>
              </w:rPr>
              <w:t>Mbps.</w:t>
            </w:r>
          </w:p>
        </w:tc>
        <w:tc>
          <w:tcPr>
            <w:tcW w:w="2995" w:type="dxa"/>
            <w:tcBorders>
              <w:top w:val="nil"/>
            </w:tcBorders>
          </w:tcPr>
          <w:p w14:paraId="33544429" w14:textId="77777777" w:rsidR="00AB2FAE" w:rsidRPr="00B33663" w:rsidRDefault="00AB2FAE" w:rsidP="00EB3154">
            <w:pPr>
              <w:pStyle w:val="TableParagraph"/>
              <w:spacing w:before="66"/>
              <w:ind w:left="108" w:right="92"/>
              <w:jc w:val="both"/>
              <w:rPr>
                <w:sz w:val="26"/>
              </w:rPr>
            </w:pPr>
            <w:r w:rsidRPr="00B33663">
              <w:rPr>
                <w:b/>
                <w:sz w:val="26"/>
              </w:rPr>
              <w:t>100Base-FX</w:t>
            </w:r>
            <w:r w:rsidRPr="00B33663">
              <w:rPr>
                <w:b/>
                <w:spacing w:val="1"/>
                <w:sz w:val="26"/>
              </w:rPr>
              <w:t xml:space="preserve"> </w:t>
            </w:r>
            <w:r w:rsidRPr="00B33663">
              <w:rPr>
                <w:sz w:val="26"/>
              </w:rPr>
              <w:t>uses</w:t>
            </w:r>
            <w:r w:rsidRPr="00B33663">
              <w:rPr>
                <w:spacing w:val="1"/>
                <w:sz w:val="26"/>
              </w:rPr>
              <w:t xml:space="preserve"> </w:t>
            </w:r>
            <w:r w:rsidRPr="00B33663">
              <w:rPr>
                <w:sz w:val="26"/>
              </w:rPr>
              <w:t>two</w:t>
            </w:r>
            <w:r w:rsidRPr="00B33663">
              <w:rPr>
                <w:spacing w:val="1"/>
                <w:sz w:val="26"/>
              </w:rPr>
              <w:t xml:space="preserve"> </w:t>
            </w:r>
            <w:r w:rsidRPr="00B33663">
              <w:rPr>
                <w:sz w:val="26"/>
              </w:rPr>
              <w:t>pairs of fiber-optic cables.</w:t>
            </w:r>
            <w:r w:rsidRPr="00B33663">
              <w:rPr>
                <w:spacing w:val="-62"/>
                <w:sz w:val="26"/>
              </w:rPr>
              <w:t xml:space="preserve"> </w:t>
            </w:r>
            <w:r w:rsidRPr="00B33663">
              <w:rPr>
                <w:sz w:val="26"/>
              </w:rPr>
              <w:t>Optical</w:t>
            </w:r>
            <w:r w:rsidRPr="00B33663">
              <w:rPr>
                <w:spacing w:val="1"/>
                <w:sz w:val="26"/>
              </w:rPr>
              <w:t xml:space="preserve"> </w:t>
            </w:r>
            <w:r w:rsidRPr="00B33663">
              <w:rPr>
                <w:sz w:val="26"/>
              </w:rPr>
              <w:t>fiber</w:t>
            </w:r>
            <w:r w:rsidRPr="00B33663">
              <w:rPr>
                <w:spacing w:val="1"/>
                <w:sz w:val="26"/>
              </w:rPr>
              <w:t xml:space="preserve"> </w:t>
            </w:r>
            <w:r w:rsidRPr="00B33663">
              <w:rPr>
                <w:sz w:val="26"/>
              </w:rPr>
              <w:t>can</w:t>
            </w:r>
            <w:r w:rsidRPr="00B33663">
              <w:rPr>
                <w:spacing w:val="1"/>
                <w:sz w:val="26"/>
              </w:rPr>
              <w:t xml:space="preserve"> </w:t>
            </w:r>
            <w:r w:rsidRPr="00B33663">
              <w:rPr>
                <w:sz w:val="26"/>
              </w:rPr>
              <w:t>easily</w:t>
            </w:r>
            <w:r w:rsidRPr="00B33663">
              <w:rPr>
                <w:spacing w:val="1"/>
                <w:sz w:val="26"/>
              </w:rPr>
              <w:t xml:space="preserve"> </w:t>
            </w:r>
            <w:r w:rsidRPr="00B33663">
              <w:rPr>
                <w:sz w:val="26"/>
              </w:rPr>
              <w:t>handle</w:t>
            </w:r>
            <w:r w:rsidRPr="00B33663">
              <w:rPr>
                <w:spacing w:val="1"/>
                <w:sz w:val="26"/>
              </w:rPr>
              <w:t xml:space="preserve"> </w:t>
            </w:r>
            <w:r w:rsidRPr="00B33663">
              <w:rPr>
                <w:sz w:val="26"/>
              </w:rPr>
              <w:t>high</w:t>
            </w:r>
            <w:r w:rsidRPr="00B33663">
              <w:rPr>
                <w:spacing w:val="1"/>
                <w:sz w:val="26"/>
              </w:rPr>
              <w:t xml:space="preserve"> </w:t>
            </w:r>
            <w:r w:rsidRPr="00B33663">
              <w:rPr>
                <w:sz w:val="26"/>
              </w:rPr>
              <w:t>bandwidth</w:t>
            </w:r>
            <w:r w:rsidRPr="00B33663">
              <w:rPr>
                <w:spacing w:val="-62"/>
                <w:sz w:val="26"/>
              </w:rPr>
              <w:t xml:space="preserve"> </w:t>
            </w:r>
            <w:r w:rsidRPr="00B33663">
              <w:rPr>
                <w:sz w:val="26"/>
              </w:rPr>
              <w:t>requirements.</w:t>
            </w:r>
          </w:p>
        </w:tc>
      </w:tr>
    </w:tbl>
    <w:p w14:paraId="61319B8A" w14:textId="77777777" w:rsidR="00AB2FAE" w:rsidRPr="00B33663" w:rsidRDefault="00AB2FAE" w:rsidP="00AB2FAE">
      <w:pPr>
        <w:pStyle w:val="BodyText"/>
        <w:spacing w:before="2"/>
        <w:ind w:left="0"/>
        <w:rPr>
          <w:sz w:val="18"/>
        </w:rPr>
      </w:pPr>
    </w:p>
    <w:p w14:paraId="0A77CC8D" w14:textId="77777777" w:rsidR="00AB2FAE" w:rsidRPr="00B33663" w:rsidRDefault="00AB2FAE" w:rsidP="00AB2FAE">
      <w:pPr>
        <w:pStyle w:val="Heading3"/>
        <w:rPr>
          <w:u w:val="none"/>
        </w:rPr>
      </w:pPr>
      <w:r w:rsidRPr="00B33663">
        <w:rPr>
          <w:u w:val="none"/>
        </w:rPr>
        <w:t>Gigabit</w:t>
      </w:r>
      <w:r w:rsidRPr="00B33663">
        <w:rPr>
          <w:spacing w:val="-3"/>
          <w:u w:val="none"/>
        </w:rPr>
        <w:t xml:space="preserve"> </w:t>
      </w:r>
      <w:r w:rsidRPr="00B33663">
        <w:rPr>
          <w:u w:val="none"/>
        </w:rPr>
        <w:t>Ethernet</w:t>
      </w:r>
      <w:r w:rsidRPr="00B33663">
        <w:rPr>
          <w:spacing w:val="-3"/>
          <w:u w:val="none"/>
        </w:rPr>
        <w:t xml:space="preserve"> </w:t>
      </w:r>
      <w:r w:rsidRPr="00B33663">
        <w:rPr>
          <w:u w:val="none"/>
        </w:rPr>
        <w:t>(1</w:t>
      </w:r>
      <w:r w:rsidRPr="00B33663">
        <w:rPr>
          <w:spacing w:val="-2"/>
          <w:u w:val="none"/>
        </w:rPr>
        <w:t xml:space="preserve"> </w:t>
      </w:r>
      <w:r w:rsidRPr="00B33663">
        <w:rPr>
          <w:u w:val="none"/>
        </w:rPr>
        <w:t>Gbps)</w:t>
      </w:r>
    </w:p>
    <w:p w14:paraId="6FE16A68" w14:textId="77777777" w:rsidR="00AB2FAE" w:rsidRPr="00B33663" w:rsidRDefault="00AB2FAE" w:rsidP="00E700C1">
      <w:pPr>
        <w:pStyle w:val="ListParagraph"/>
        <w:numPr>
          <w:ilvl w:val="1"/>
          <w:numId w:val="44"/>
        </w:numPr>
        <w:tabs>
          <w:tab w:val="left" w:pos="1200"/>
          <w:tab w:val="left" w:pos="1201"/>
        </w:tabs>
        <w:spacing w:before="153"/>
        <w:ind w:hanging="361"/>
        <w:rPr>
          <w:sz w:val="26"/>
        </w:rPr>
      </w:pPr>
      <w:r w:rsidRPr="00B33663">
        <w:rPr>
          <w:sz w:val="26"/>
        </w:rPr>
        <w:t>The</w:t>
      </w:r>
      <w:r w:rsidRPr="00B33663">
        <w:rPr>
          <w:spacing w:val="-2"/>
          <w:sz w:val="26"/>
        </w:rPr>
        <w:t xml:space="preserve"> </w:t>
      </w:r>
      <w:r w:rsidRPr="00B33663">
        <w:rPr>
          <w:sz w:val="26"/>
        </w:rPr>
        <w:t>Gigabit Ethernet</w:t>
      </w:r>
      <w:r w:rsidRPr="00B33663">
        <w:rPr>
          <w:spacing w:val="-1"/>
          <w:sz w:val="26"/>
        </w:rPr>
        <w:t xml:space="preserve"> </w:t>
      </w:r>
      <w:r w:rsidRPr="00B33663">
        <w:rPr>
          <w:sz w:val="26"/>
        </w:rPr>
        <w:t>upgrades</w:t>
      </w:r>
      <w:r w:rsidRPr="00B33663">
        <w:rPr>
          <w:spacing w:val="63"/>
          <w:sz w:val="26"/>
        </w:rPr>
        <w:t xml:space="preserve"> </w:t>
      </w:r>
      <w:r w:rsidRPr="00B33663">
        <w:rPr>
          <w:sz w:val="26"/>
        </w:rPr>
        <w:t>the data</w:t>
      </w:r>
      <w:r w:rsidRPr="00B33663">
        <w:rPr>
          <w:spacing w:val="-1"/>
          <w:sz w:val="26"/>
        </w:rPr>
        <w:t xml:space="preserve"> </w:t>
      </w:r>
      <w:r w:rsidRPr="00B33663">
        <w:rPr>
          <w:sz w:val="26"/>
        </w:rPr>
        <w:t>rate</w:t>
      </w:r>
      <w:r w:rsidRPr="00B33663">
        <w:rPr>
          <w:spacing w:val="1"/>
          <w:sz w:val="26"/>
        </w:rPr>
        <w:t xml:space="preserve"> </w:t>
      </w:r>
      <w:r w:rsidRPr="00B33663">
        <w:rPr>
          <w:sz w:val="26"/>
        </w:rPr>
        <w:t>to</w:t>
      </w:r>
      <w:r w:rsidRPr="00B33663">
        <w:rPr>
          <w:spacing w:val="-2"/>
          <w:sz w:val="26"/>
        </w:rPr>
        <w:t xml:space="preserve"> </w:t>
      </w:r>
      <w:r w:rsidRPr="00B33663">
        <w:rPr>
          <w:sz w:val="26"/>
        </w:rPr>
        <w:t>1</w:t>
      </w:r>
      <w:r w:rsidRPr="00B33663">
        <w:rPr>
          <w:spacing w:val="-1"/>
          <w:sz w:val="26"/>
        </w:rPr>
        <w:t xml:space="preserve"> </w:t>
      </w:r>
      <w:r w:rsidRPr="00B33663">
        <w:rPr>
          <w:sz w:val="26"/>
        </w:rPr>
        <w:t>Gbps(1000</w:t>
      </w:r>
      <w:r w:rsidRPr="00B33663">
        <w:rPr>
          <w:spacing w:val="-2"/>
          <w:sz w:val="26"/>
        </w:rPr>
        <w:t xml:space="preserve"> </w:t>
      </w:r>
      <w:r w:rsidRPr="00B33663">
        <w:rPr>
          <w:sz w:val="26"/>
        </w:rPr>
        <w:t>Mbps).</w:t>
      </w:r>
    </w:p>
    <w:p w14:paraId="1C2BE33F" w14:textId="77777777" w:rsidR="00AB2FAE" w:rsidRPr="00B33663" w:rsidRDefault="00AB2FAE" w:rsidP="00E700C1">
      <w:pPr>
        <w:pStyle w:val="ListParagraph"/>
        <w:numPr>
          <w:ilvl w:val="1"/>
          <w:numId w:val="44"/>
        </w:numPr>
        <w:tabs>
          <w:tab w:val="left" w:pos="1200"/>
          <w:tab w:val="left" w:pos="1201"/>
        </w:tabs>
        <w:ind w:right="635"/>
        <w:rPr>
          <w:sz w:val="26"/>
        </w:rPr>
      </w:pPr>
      <w:r w:rsidRPr="00B33663">
        <w:rPr>
          <w:sz w:val="26"/>
        </w:rPr>
        <w:t>Gigabit</w:t>
      </w:r>
      <w:r w:rsidRPr="00B33663">
        <w:rPr>
          <w:spacing w:val="53"/>
          <w:sz w:val="26"/>
        </w:rPr>
        <w:t xml:space="preserve"> </w:t>
      </w:r>
      <w:r w:rsidRPr="00B33663">
        <w:rPr>
          <w:sz w:val="26"/>
        </w:rPr>
        <w:t>Ethernet</w:t>
      </w:r>
      <w:r w:rsidRPr="00B33663">
        <w:rPr>
          <w:spacing w:val="54"/>
          <w:sz w:val="26"/>
        </w:rPr>
        <w:t xml:space="preserve"> </w:t>
      </w:r>
      <w:r w:rsidRPr="00B33663">
        <w:rPr>
          <w:sz w:val="26"/>
        </w:rPr>
        <w:t>can</w:t>
      </w:r>
      <w:r w:rsidRPr="00B33663">
        <w:rPr>
          <w:spacing w:val="55"/>
          <w:sz w:val="26"/>
        </w:rPr>
        <w:t xml:space="preserve"> </w:t>
      </w:r>
      <w:r w:rsidRPr="00B33663">
        <w:rPr>
          <w:sz w:val="26"/>
        </w:rPr>
        <w:t>be</w:t>
      </w:r>
      <w:r w:rsidRPr="00B33663">
        <w:rPr>
          <w:spacing w:val="52"/>
          <w:sz w:val="26"/>
        </w:rPr>
        <w:t xml:space="preserve"> </w:t>
      </w:r>
      <w:r w:rsidRPr="00B33663">
        <w:rPr>
          <w:sz w:val="26"/>
        </w:rPr>
        <w:t>categorized</w:t>
      </w:r>
      <w:r w:rsidRPr="00B33663">
        <w:rPr>
          <w:spacing w:val="53"/>
          <w:sz w:val="26"/>
        </w:rPr>
        <w:t xml:space="preserve"> </w:t>
      </w:r>
      <w:r w:rsidRPr="00B33663">
        <w:rPr>
          <w:sz w:val="26"/>
        </w:rPr>
        <w:t>as</w:t>
      </w:r>
      <w:r w:rsidRPr="00B33663">
        <w:rPr>
          <w:spacing w:val="52"/>
          <w:sz w:val="26"/>
        </w:rPr>
        <w:t xml:space="preserve"> </w:t>
      </w:r>
      <w:r w:rsidRPr="00B33663">
        <w:rPr>
          <w:sz w:val="26"/>
        </w:rPr>
        <w:t>either</w:t>
      </w:r>
      <w:r w:rsidRPr="00B33663">
        <w:rPr>
          <w:spacing w:val="52"/>
          <w:sz w:val="26"/>
        </w:rPr>
        <w:t xml:space="preserve"> </w:t>
      </w:r>
      <w:r w:rsidRPr="00B33663">
        <w:rPr>
          <w:sz w:val="26"/>
        </w:rPr>
        <w:t>a</w:t>
      </w:r>
      <w:r w:rsidRPr="00B33663">
        <w:rPr>
          <w:spacing w:val="51"/>
          <w:sz w:val="26"/>
        </w:rPr>
        <w:t xml:space="preserve"> </w:t>
      </w:r>
      <w:r w:rsidRPr="00B33663">
        <w:rPr>
          <w:sz w:val="26"/>
        </w:rPr>
        <w:t>two-wire</w:t>
      </w:r>
      <w:r w:rsidRPr="00B33663">
        <w:rPr>
          <w:spacing w:val="54"/>
          <w:sz w:val="26"/>
        </w:rPr>
        <w:t xml:space="preserve"> </w:t>
      </w:r>
      <w:r w:rsidRPr="00B33663">
        <w:rPr>
          <w:sz w:val="26"/>
        </w:rPr>
        <w:t>or</w:t>
      </w:r>
      <w:r w:rsidRPr="00B33663">
        <w:rPr>
          <w:spacing w:val="53"/>
          <w:sz w:val="26"/>
        </w:rPr>
        <w:t xml:space="preserve"> </w:t>
      </w:r>
      <w:r w:rsidRPr="00B33663">
        <w:rPr>
          <w:sz w:val="26"/>
        </w:rPr>
        <w:t>a</w:t>
      </w:r>
      <w:r w:rsidRPr="00B33663">
        <w:rPr>
          <w:spacing w:val="52"/>
          <w:sz w:val="26"/>
        </w:rPr>
        <w:t xml:space="preserve"> </w:t>
      </w:r>
      <w:r w:rsidRPr="00B33663">
        <w:rPr>
          <w:sz w:val="26"/>
        </w:rPr>
        <w:t>four-wire</w:t>
      </w:r>
      <w:r w:rsidRPr="00B33663">
        <w:rPr>
          <w:spacing w:val="-62"/>
          <w:sz w:val="26"/>
        </w:rPr>
        <w:t xml:space="preserve"> </w:t>
      </w:r>
      <w:r w:rsidRPr="00B33663">
        <w:rPr>
          <w:sz w:val="26"/>
        </w:rPr>
        <w:t>implementation.</w:t>
      </w:r>
    </w:p>
    <w:p w14:paraId="19D6B337" w14:textId="77777777" w:rsidR="00AB2FAE" w:rsidRPr="00B33663" w:rsidRDefault="00AB2FAE" w:rsidP="00E700C1">
      <w:pPr>
        <w:pStyle w:val="ListParagraph"/>
        <w:numPr>
          <w:ilvl w:val="1"/>
          <w:numId w:val="44"/>
        </w:numPr>
        <w:tabs>
          <w:tab w:val="left" w:pos="1200"/>
          <w:tab w:val="left" w:pos="1201"/>
        </w:tabs>
        <w:spacing w:before="3" w:line="237" w:lineRule="auto"/>
        <w:ind w:right="640"/>
        <w:rPr>
          <w:sz w:val="26"/>
        </w:rPr>
      </w:pPr>
      <w:r w:rsidRPr="00B33663">
        <w:rPr>
          <w:sz w:val="26"/>
        </w:rPr>
        <w:t>The</w:t>
      </w:r>
      <w:r w:rsidRPr="00B33663">
        <w:rPr>
          <w:spacing w:val="26"/>
          <w:sz w:val="26"/>
        </w:rPr>
        <w:t xml:space="preserve"> </w:t>
      </w:r>
      <w:r w:rsidRPr="00B33663">
        <w:rPr>
          <w:sz w:val="26"/>
        </w:rPr>
        <w:t>two-wire</w:t>
      </w:r>
      <w:r w:rsidRPr="00B33663">
        <w:rPr>
          <w:spacing w:val="27"/>
          <w:sz w:val="26"/>
        </w:rPr>
        <w:t xml:space="preserve"> </w:t>
      </w:r>
      <w:r w:rsidRPr="00B33663">
        <w:rPr>
          <w:sz w:val="26"/>
        </w:rPr>
        <w:t>implementations</w:t>
      </w:r>
      <w:r w:rsidRPr="00B33663">
        <w:rPr>
          <w:spacing w:val="29"/>
          <w:sz w:val="26"/>
        </w:rPr>
        <w:t xml:space="preserve"> </w:t>
      </w:r>
      <w:r w:rsidRPr="00B33663">
        <w:rPr>
          <w:sz w:val="26"/>
        </w:rPr>
        <w:t>use</w:t>
      </w:r>
      <w:r w:rsidRPr="00B33663">
        <w:rPr>
          <w:spacing w:val="27"/>
          <w:sz w:val="26"/>
        </w:rPr>
        <w:t xml:space="preserve"> </w:t>
      </w:r>
      <w:r w:rsidRPr="00B33663">
        <w:rPr>
          <w:sz w:val="26"/>
        </w:rPr>
        <w:t>fiber-optic</w:t>
      </w:r>
      <w:r w:rsidRPr="00B33663">
        <w:rPr>
          <w:spacing w:val="26"/>
          <w:sz w:val="26"/>
        </w:rPr>
        <w:t xml:space="preserve"> </w:t>
      </w:r>
      <w:r w:rsidRPr="00B33663">
        <w:rPr>
          <w:sz w:val="26"/>
        </w:rPr>
        <w:t>cable</w:t>
      </w:r>
      <w:r w:rsidRPr="00B33663">
        <w:rPr>
          <w:spacing w:val="27"/>
          <w:sz w:val="26"/>
        </w:rPr>
        <w:t xml:space="preserve"> </w:t>
      </w:r>
      <w:r w:rsidRPr="00B33663">
        <w:rPr>
          <w:sz w:val="26"/>
        </w:rPr>
        <w:t>(</w:t>
      </w:r>
      <w:r w:rsidRPr="00B33663">
        <w:rPr>
          <w:b/>
          <w:sz w:val="26"/>
        </w:rPr>
        <w:t>1000Base-SX,</w:t>
      </w:r>
      <w:r w:rsidRPr="00B33663">
        <w:rPr>
          <w:b/>
          <w:spacing w:val="28"/>
          <w:sz w:val="26"/>
        </w:rPr>
        <w:t xml:space="preserve"> </w:t>
      </w:r>
      <w:r w:rsidRPr="00B33663">
        <w:rPr>
          <w:sz w:val="26"/>
        </w:rPr>
        <w:t>short-</w:t>
      </w:r>
      <w:r w:rsidRPr="00B33663">
        <w:rPr>
          <w:spacing w:val="-62"/>
          <w:sz w:val="26"/>
        </w:rPr>
        <w:t xml:space="preserve"> </w:t>
      </w:r>
      <w:r w:rsidRPr="00B33663">
        <w:rPr>
          <w:sz w:val="26"/>
        </w:rPr>
        <w:t>wave,</w:t>
      </w:r>
      <w:r w:rsidRPr="00B33663">
        <w:rPr>
          <w:spacing w:val="-2"/>
          <w:sz w:val="26"/>
        </w:rPr>
        <w:t xml:space="preserve"> </w:t>
      </w:r>
      <w:r w:rsidRPr="00B33663">
        <w:rPr>
          <w:sz w:val="26"/>
        </w:rPr>
        <w:t xml:space="preserve">or </w:t>
      </w:r>
      <w:r w:rsidRPr="00B33663">
        <w:rPr>
          <w:b/>
          <w:sz w:val="26"/>
        </w:rPr>
        <w:t xml:space="preserve">1000Base-LX, </w:t>
      </w:r>
      <w:r w:rsidRPr="00B33663">
        <w:rPr>
          <w:sz w:val="26"/>
        </w:rPr>
        <w:t>long-wave),</w:t>
      </w:r>
      <w:r w:rsidRPr="00B33663">
        <w:rPr>
          <w:spacing w:val="-2"/>
          <w:sz w:val="26"/>
        </w:rPr>
        <w:t xml:space="preserve"> </w:t>
      </w:r>
      <w:r w:rsidRPr="00B33663">
        <w:rPr>
          <w:sz w:val="26"/>
        </w:rPr>
        <w:t>or</w:t>
      </w:r>
      <w:r w:rsidRPr="00B33663">
        <w:rPr>
          <w:spacing w:val="-1"/>
          <w:sz w:val="26"/>
        </w:rPr>
        <w:t xml:space="preserve"> </w:t>
      </w:r>
      <w:r w:rsidRPr="00B33663">
        <w:rPr>
          <w:sz w:val="26"/>
        </w:rPr>
        <w:t>STP</w:t>
      </w:r>
      <w:r w:rsidRPr="00B33663">
        <w:rPr>
          <w:spacing w:val="-1"/>
          <w:sz w:val="26"/>
        </w:rPr>
        <w:t xml:space="preserve"> </w:t>
      </w:r>
      <w:r w:rsidRPr="00B33663">
        <w:rPr>
          <w:sz w:val="26"/>
        </w:rPr>
        <w:t>(</w:t>
      </w:r>
      <w:r w:rsidRPr="00B33663">
        <w:rPr>
          <w:b/>
          <w:sz w:val="26"/>
        </w:rPr>
        <w:t>1000Base-CX</w:t>
      </w:r>
      <w:r w:rsidRPr="00B33663">
        <w:rPr>
          <w:sz w:val="26"/>
        </w:rPr>
        <w:t>).</w:t>
      </w:r>
    </w:p>
    <w:p w14:paraId="4D8326AD" w14:textId="77777777" w:rsidR="00AB2FAE" w:rsidRPr="00B33663" w:rsidRDefault="00AB2FAE" w:rsidP="00E700C1">
      <w:pPr>
        <w:pStyle w:val="ListParagraph"/>
        <w:numPr>
          <w:ilvl w:val="1"/>
          <w:numId w:val="44"/>
        </w:numPr>
        <w:tabs>
          <w:tab w:val="left" w:pos="1200"/>
          <w:tab w:val="left" w:pos="1201"/>
        </w:tabs>
        <w:spacing w:before="3"/>
        <w:ind w:hanging="361"/>
        <w:rPr>
          <w:sz w:val="26"/>
        </w:rPr>
      </w:pPr>
      <w:r w:rsidRPr="00B33663">
        <w:rPr>
          <w:sz w:val="26"/>
        </w:rPr>
        <w:t>The</w:t>
      </w:r>
      <w:r w:rsidRPr="00B33663">
        <w:rPr>
          <w:spacing w:val="-2"/>
          <w:sz w:val="26"/>
        </w:rPr>
        <w:t xml:space="preserve"> </w:t>
      </w:r>
      <w:r w:rsidRPr="00B33663">
        <w:rPr>
          <w:sz w:val="26"/>
        </w:rPr>
        <w:t>four-wire</w:t>
      </w:r>
      <w:r w:rsidRPr="00B33663">
        <w:rPr>
          <w:spacing w:val="-1"/>
          <w:sz w:val="26"/>
        </w:rPr>
        <w:t xml:space="preserve"> </w:t>
      </w:r>
      <w:r w:rsidRPr="00B33663">
        <w:rPr>
          <w:sz w:val="26"/>
        </w:rPr>
        <w:t>version</w:t>
      </w:r>
      <w:r w:rsidRPr="00B33663">
        <w:rPr>
          <w:spacing w:val="1"/>
          <w:sz w:val="26"/>
        </w:rPr>
        <w:t xml:space="preserve"> </w:t>
      </w:r>
      <w:r w:rsidRPr="00B33663">
        <w:rPr>
          <w:sz w:val="26"/>
        </w:rPr>
        <w:t>uses</w:t>
      </w:r>
      <w:r w:rsidRPr="00B33663">
        <w:rPr>
          <w:spacing w:val="-1"/>
          <w:sz w:val="26"/>
        </w:rPr>
        <w:t xml:space="preserve"> </w:t>
      </w:r>
      <w:r w:rsidRPr="00B33663">
        <w:rPr>
          <w:sz w:val="26"/>
        </w:rPr>
        <w:t>category</w:t>
      </w:r>
      <w:r w:rsidRPr="00B33663">
        <w:rPr>
          <w:spacing w:val="-4"/>
          <w:sz w:val="26"/>
        </w:rPr>
        <w:t xml:space="preserve"> </w:t>
      </w:r>
      <w:r w:rsidRPr="00B33663">
        <w:rPr>
          <w:sz w:val="26"/>
        </w:rPr>
        <w:t>5</w:t>
      </w:r>
      <w:r w:rsidRPr="00B33663">
        <w:rPr>
          <w:spacing w:val="-2"/>
          <w:sz w:val="26"/>
        </w:rPr>
        <w:t xml:space="preserve"> </w:t>
      </w:r>
      <w:r w:rsidRPr="00B33663">
        <w:rPr>
          <w:sz w:val="26"/>
        </w:rPr>
        <w:t>twisted-pair</w:t>
      </w:r>
      <w:r w:rsidRPr="00B33663">
        <w:rPr>
          <w:spacing w:val="-1"/>
          <w:sz w:val="26"/>
        </w:rPr>
        <w:t xml:space="preserve"> </w:t>
      </w:r>
      <w:r w:rsidRPr="00B33663">
        <w:rPr>
          <w:sz w:val="26"/>
        </w:rPr>
        <w:t>cable</w:t>
      </w:r>
      <w:r w:rsidRPr="00B33663">
        <w:rPr>
          <w:spacing w:val="-1"/>
          <w:sz w:val="26"/>
        </w:rPr>
        <w:t xml:space="preserve"> </w:t>
      </w:r>
      <w:r w:rsidRPr="00B33663">
        <w:rPr>
          <w:sz w:val="26"/>
        </w:rPr>
        <w:t>(</w:t>
      </w:r>
      <w:r w:rsidRPr="00B33663">
        <w:rPr>
          <w:b/>
          <w:sz w:val="26"/>
        </w:rPr>
        <w:t>1000Base-T</w:t>
      </w:r>
      <w:r w:rsidRPr="00B33663">
        <w:rPr>
          <w:sz w:val="26"/>
        </w:rPr>
        <w:t>).</w:t>
      </w:r>
    </w:p>
    <w:p w14:paraId="31A560F4" w14:textId="77777777" w:rsidR="00AB2FAE" w:rsidRPr="00B33663" w:rsidRDefault="00AB2FAE" w:rsidP="00AB2FAE">
      <w:pPr>
        <w:pStyle w:val="BodyText"/>
        <w:spacing w:before="3"/>
        <w:ind w:left="0"/>
      </w:pPr>
    </w:p>
    <w:p w14:paraId="1E897BF2" w14:textId="77777777" w:rsidR="00AB2FAE" w:rsidRPr="00B33663" w:rsidRDefault="00AB2FAE" w:rsidP="00AB2FAE">
      <w:pPr>
        <w:pStyle w:val="Heading3"/>
        <w:spacing w:before="1"/>
        <w:rPr>
          <w:u w:val="none"/>
        </w:rPr>
      </w:pPr>
      <w:r w:rsidRPr="00B33663">
        <w:rPr>
          <w:u w:val="none"/>
        </w:rPr>
        <w:t>10</w:t>
      </w:r>
      <w:r w:rsidRPr="00B33663">
        <w:rPr>
          <w:spacing w:val="-3"/>
          <w:u w:val="none"/>
        </w:rPr>
        <w:t xml:space="preserve"> </w:t>
      </w:r>
      <w:r w:rsidRPr="00B33663">
        <w:rPr>
          <w:u w:val="none"/>
        </w:rPr>
        <w:t>Gigabit</w:t>
      </w:r>
      <w:r w:rsidRPr="00B33663">
        <w:rPr>
          <w:spacing w:val="-2"/>
          <w:u w:val="none"/>
        </w:rPr>
        <w:t xml:space="preserve"> </w:t>
      </w:r>
      <w:r w:rsidRPr="00B33663">
        <w:rPr>
          <w:u w:val="none"/>
        </w:rPr>
        <w:t>Ethernet(10 Gbps)</w:t>
      </w:r>
    </w:p>
    <w:p w14:paraId="0EB95737" w14:textId="77777777" w:rsidR="00AB2FAE" w:rsidRPr="00B33663" w:rsidRDefault="00AB2FAE" w:rsidP="00E700C1">
      <w:pPr>
        <w:pStyle w:val="ListParagraph"/>
        <w:numPr>
          <w:ilvl w:val="0"/>
          <w:numId w:val="37"/>
        </w:numPr>
        <w:tabs>
          <w:tab w:val="left" w:pos="1200"/>
          <w:tab w:val="left" w:pos="1201"/>
        </w:tabs>
        <w:spacing w:before="158" w:line="237" w:lineRule="auto"/>
        <w:ind w:right="643"/>
        <w:rPr>
          <w:rFonts w:ascii="Symbol" w:hAnsi="Symbol"/>
          <w:sz w:val="26"/>
        </w:rPr>
      </w:pPr>
      <w:r w:rsidRPr="00B33663">
        <w:rPr>
          <w:sz w:val="26"/>
        </w:rPr>
        <w:t>10 Gigabit</w:t>
      </w:r>
      <w:r w:rsidRPr="00B33663">
        <w:rPr>
          <w:spacing w:val="3"/>
          <w:sz w:val="26"/>
        </w:rPr>
        <w:t xml:space="preserve"> </w:t>
      </w:r>
      <w:r w:rsidRPr="00B33663">
        <w:rPr>
          <w:sz w:val="26"/>
        </w:rPr>
        <w:t>Ethernet</w:t>
      </w:r>
      <w:r w:rsidRPr="00B33663">
        <w:rPr>
          <w:spacing w:val="3"/>
          <w:sz w:val="26"/>
        </w:rPr>
        <w:t xml:space="preserve"> </w:t>
      </w:r>
      <w:r w:rsidRPr="00B33663">
        <w:rPr>
          <w:sz w:val="26"/>
        </w:rPr>
        <w:t>is</w:t>
      </w:r>
      <w:r w:rsidRPr="00B33663">
        <w:rPr>
          <w:spacing w:val="3"/>
          <w:sz w:val="26"/>
        </w:rPr>
        <w:t xml:space="preserve"> </w:t>
      </w:r>
      <w:r w:rsidRPr="00B33663">
        <w:rPr>
          <w:sz w:val="26"/>
        </w:rPr>
        <w:t>an</w:t>
      </w:r>
      <w:r w:rsidRPr="00B33663">
        <w:rPr>
          <w:spacing w:val="2"/>
          <w:sz w:val="26"/>
        </w:rPr>
        <w:t xml:space="preserve"> </w:t>
      </w:r>
      <w:r w:rsidRPr="00B33663">
        <w:rPr>
          <w:sz w:val="26"/>
        </w:rPr>
        <w:t>upcoming Ethernet technology</w:t>
      </w:r>
      <w:r w:rsidRPr="00B33663">
        <w:rPr>
          <w:spacing w:val="-4"/>
          <w:sz w:val="26"/>
        </w:rPr>
        <w:t xml:space="preserve"> </w:t>
      </w:r>
      <w:r w:rsidRPr="00B33663">
        <w:rPr>
          <w:sz w:val="26"/>
        </w:rPr>
        <w:t>that transmits at 10</w:t>
      </w:r>
      <w:r w:rsidRPr="00B33663">
        <w:rPr>
          <w:spacing w:val="-62"/>
          <w:sz w:val="26"/>
        </w:rPr>
        <w:t xml:space="preserve"> </w:t>
      </w:r>
      <w:r w:rsidRPr="00B33663">
        <w:rPr>
          <w:sz w:val="26"/>
        </w:rPr>
        <w:t>Gbps.</w:t>
      </w:r>
    </w:p>
    <w:p w14:paraId="7F92AA9B" w14:textId="77777777" w:rsidR="00AB2FAE" w:rsidRPr="00B33663" w:rsidRDefault="00AB2FAE" w:rsidP="00E700C1">
      <w:pPr>
        <w:pStyle w:val="ListParagraph"/>
        <w:numPr>
          <w:ilvl w:val="0"/>
          <w:numId w:val="37"/>
        </w:numPr>
        <w:tabs>
          <w:tab w:val="left" w:pos="1200"/>
          <w:tab w:val="left" w:pos="1201"/>
        </w:tabs>
        <w:spacing w:before="5" w:line="237" w:lineRule="auto"/>
        <w:ind w:right="646"/>
        <w:rPr>
          <w:rFonts w:ascii="Symbol" w:hAnsi="Symbol"/>
          <w:sz w:val="26"/>
        </w:rPr>
      </w:pPr>
      <w:r w:rsidRPr="00B33663">
        <w:rPr>
          <w:sz w:val="26"/>
        </w:rPr>
        <w:t>10</w:t>
      </w:r>
      <w:r w:rsidRPr="00B33663">
        <w:rPr>
          <w:spacing w:val="39"/>
          <w:sz w:val="26"/>
        </w:rPr>
        <w:t xml:space="preserve"> </w:t>
      </w:r>
      <w:r w:rsidRPr="00B33663">
        <w:rPr>
          <w:sz w:val="26"/>
        </w:rPr>
        <w:t>Gigabit</w:t>
      </w:r>
      <w:r w:rsidRPr="00B33663">
        <w:rPr>
          <w:spacing w:val="41"/>
          <w:sz w:val="26"/>
        </w:rPr>
        <w:t xml:space="preserve"> </w:t>
      </w:r>
      <w:r w:rsidRPr="00B33663">
        <w:rPr>
          <w:sz w:val="26"/>
        </w:rPr>
        <w:t>Ethernet</w:t>
      </w:r>
      <w:r w:rsidRPr="00B33663">
        <w:rPr>
          <w:spacing w:val="42"/>
          <w:sz w:val="26"/>
        </w:rPr>
        <w:t xml:space="preserve"> </w:t>
      </w:r>
      <w:r w:rsidRPr="00B33663">
        <w:rPr>
          <w:sz w:val="26"/>
        </w:rPr>
        <w:t>enables</w:t>
      </w:r>
      <w:r w:rsidRPr="00B33663">
        <w:rPr>
          <w:spacing w:val="39"/>
          <w:sz w:val="26"/>
        </w:rPr>
        <w:t xml:space="preserve"> </w:t>
      </w:r>
      <w:r w:rsidRPr="00B33663">
        <w:rPr>
          <w:sz w:val="26"/>
        </w:rPr>
        <w:t>a</w:t>
      </w:r>
      <w:r w:rsidRPr="00B33663">
        <w:rPr>
          <w:spacing w:val="42"/>
          <w:sz w:val="26"/>
        </w:rPr>
        <w:t xml:space="preserve"> </w:t>
      </w:r>
      <w:r w:rsidRPr="00B33663">
        <w:rPr>
          <w:sz w:val="26"/>
        </w:rPr>
        <w:t>familiar</w:t>
      </w:r>
      <w:r w:rsidRPr="00B33663">
        <w:rPr>
          <w:spacing w:val="39"/>
          <w:sz w:val="26"/>
        </w:rPr>
        <w:t xml:space="preserve"> </w:t>
      </w:r>
      <w:r w:rsidRPr="00B33663">
        <w:rPr>
          <w:sz w:val="26"/>
        </w:rPr>
        <w:t>network</w:t>
      </w:r>
      <w:r w:rsidRPr="00B33663">
        <w:rPr>
          <w:spacing w:val="40"/>
          <w:sz w:val="26"/>
        </w:rPr>
        <w:t xml:space="preserve"> </w:t>
      </w:r>
      <w:r w:rsidRPr="00B33663">
        <w:rPr>
          <w:sz w:val="26"/>
        </w:rPr>
        <w:t>technology</w:t>
      </w:r>
      <w:r w:rsidRPr="00B33663">
        <w:rPr>
          <w:spacing w:val="36"/>
          <w:sz w:val="26"/>
        </w:rPr>
        <w:t xml:space="preserve"> </w:t>
      </w:r>
      <w:r w:rsidRPr="00B33663">
        <w:rPr>
          <w:sz w:val="26"/>
        </w:rPr>
        <w:t>to</w:t>
      </w:r>
      <w:r w:rsidRPr="00B33663">
        <w:rPr>
          <w:spacing w:val="42"/>
          <w:sz w:val="26"/>
        </w:rPr>
        <w:t xml:space="preserve"> </w:t>
      </w:r>
      <w:r w:rsidRPr="00B33663">
        <w:rPr>
          <w:sz w:val="26"/>
        </w:rPr>
        <w:t>be</w:t>
      </w:r>
      <w:r w:rsidRPr="00B33663">
        <w:rPr>
          <w:spacing w:val="41"/>
          <w:sz w:val="26"/>
        </w:rPr>
        <w:t xml:space="preserve"> </w:t>
      </w:r>
      <w:r w:rsidRPr="00B33663">
        <w:rPr>
          <w:sz w:val="26"/>
        </w:rPr>
        <w:t>used</w:t>
      </w:r>
      <w:r w:rsidRPr="00B33663">
        <w:rPr>
          <w:spacing w:val="40"/>
          <w:sz w:val="26"/>
        </w:rPr>
        <w:t xml:space="preserve"> </w:t>
      </w:r>
      <w:r w:rsidRPr="00B33663">
        <w:rPr>
          <w:sz w:val="26"/>
        </w:rPr>
        <w:t>in</w:t>
      </w:r>
      <w:r w:rsidRPr="00B33663">
        <w:rPr>
          <w:spacing w:val="-62"/>
          <w:sz w:val="26"/>
        </w:rPr>
        <w:t xml:space="preserve"> </w:t>
      </w:r>
      <w:r w:rsidRPr="00B33663">
        <w:rPr>
          <w:sz w:val="26"/>
        </w:rPr>
        <w:t>LAN,</w:t>
      </w:r>
      <w:r w:rsidRPr="00B33663">
        <w:rPr>
          <w:spacing w:val="-2"/>
          <w:sz w:val="26"/>
        </w:rPr>
        <w:t xml:space="preserve"> </w:t>
      </w:r>
      <w:r w:rsidRPr="00B33663">
        <w:rPr>
          <w:sz w:val="26"/>
        </w:rPr>
        <w:t>MAN</w:t>
      </w:r>
      <w:r w:rsidRPr="00B33663">
        <w:rPr>
          <w:spacing w:val="-1"/>
          <w:sz w:val="26"/>
        </w:rPr>
        <w:t xml:space="preserve"> </w:t>
      </w:r>
      <w:r w:rsidRPr="00B33663">
        <w:rPr>
          <w:sz w:val="26"/>
        </w:rPr>
        <w:t>and</w:t>
      </w:r>
      <w:r w:rsidRPr="00B33663">
        <w:rPr>
          <w:spacing w:val="3"/>
          <w:sz w:val="26"/>
        </w:rPr>
        <w:t xml:space="preserve"> </w:t>
      </w:r>
      <w:r w:rsidRPr="00B33663">
        <w:rPr>
          <w:sz w:val="26"/>
        </w:rPr>
        <w:t>WAN</w:t>
      </w:r>
      <w:r w:rsidRPr="00B33663">
        <w:rPr>
          <w:spacing w:val="2"/>
          <w:sz w:val="26"/>
        </w:rPr>
        <w:t xml:space="preserve"> </w:t>
      </w:r>
      <w:r w:rsidRPr="00B33663">
        <w:rPr>
          <w:sz w:val="26"/>
        </w:rPr>
        <w:t>architectures.</w:t>
      </w:r>
    </w:p>
    <w:p w14:paraId="5640B377" w14:textId="77777777" w:rsidR="00AB2FAE" w:rsidRPr="00B33663" w:rsidRDefault="00AB2FAE" w:rsidP="00E700C1">
      <w:pPr>
        <w:pStyle w:val="ListParagraph"/>
        <w:numPr>
          <w:ilvl w:val="0"/>
          <w:numId w:val="37"/>
        </w:numPr>
        <w:tabs>
          <w:tab w:val="left" w:pos="1200"/>
          <w:tab w:val="left" w:pos="1201"/>
        </w:tabs>
        <w:spacing w:before="3"/>
        <w:ind w:right="644"/>
        <w:rPr>
          <w:rFonts w:ascii="Symbol" w:hAnsi="Symbol"/>
          <w:sz w:val="26"/>
        </w:rPr>
      </w:pPr>
      <w:r w:rsidRPr="00B33663">
        <w:rPr>
          <w:sz w:val="26"/>
        </w:rPr>
        <w:t>10</w:t>
      </w:r>
      <w:r w:rsidRPr="00B33663">
        <w:rPr>
          <w:spacing w:val="53"/>
          <w:sz w:val="26"/>
        </w:rPr>
        <w:t xml:space="preserve"> </w:t>
      </w:r>
      <w:r w:rsidRPr="00B33663">
        <w:rPr>
          <w:sz w:val="26"/>
        </w:rPr>
        <w:t>Gigabit</w:t>
      </w:r>
      <w:r w:rsidRPr="00B33663">
        <w:rPr>
          <w:spacing w:val="53"/>
          <w:sz w:val="26"/>
        </w:rPr>
        <w:t xml:space="preserve"> </w:t>
      </w:r>
      <w:r w:rsidRPr="00B33663">
        <w:rPr>
          <w:sz w:val="26"/>
        </w:rPr>
        <w:t>Ethernet</w:t>
      </w:r>
      <w:r w:rsidRPr="00B33663">
        <w:rPr>
          <w:spacing w:val="57"/>
          <w:sz w:val="26"/>
        </w:rPr>
        <w:t xml:space="preserve"> </w:t>
      </w:r>
      <w:r w:rsidRPr="00B33663">
        <w:rPr>
          <w:sz w:val="26"/>
        </w:rPr>
        <w:t>uses</w:t>
      </w:r>
      <w:r w:rsidRPr="00B33663">
        <w:rPr>
          <w:spacing w:val="56"/>
          <w:sz w:val="26"/>
        </w:rPr>
        <w:t xml:space="preserve"> </w:t>
      </w:r>
      <w:r w:rsidRPr="00B33663">
        <w:rPr>
          <w:sz w:val="26"/>
        </w:rPr>
        <w:t>multimode</w:t>
      </w:r>
      <w:r w:rsidRPr="00B33663">
        <w:rPr>
          <w:spacing w:val="57"/>
          <w:sz w:val="26"/>
        </w:rPr>
        <w:t xml:space="preserve"> </w:t>
      </w:r>
      <w:r w:rsidRPr="00B33663">
        <w:rPr>
          <w:sz w:val="26"/>
        </w:rPr>
        <w:t>optical</w:t>
      </w:r>
      <w:r w:rsidRPr="00B33663">
        <w:rPr>
          <w:spacing w:val="55"/>
          <w:sz w:val="26"/>
        </w:rPr>
        <w:t xml:space="preserve"> </w:t>
      </w:r>
      <w:r w:rsidRPr="00B33663">
        <w:rPr>
          <w:sz w:val="26"/>
        </w:rPr>
        <w:t>fiber</w:t>
      </w:r>
      <w:r w:rsidRPr="00B33663">
        <w:rPr>
          <w:spacing w:val="54"/>
          <w:sz w:val="26"/>
        </w:rPr>
        <w:t xml:space="preserve"> </w:t>
      </w:r>
      <w:r w:rsidRPr="00B33663">
        <w:rPr>
          <w:sz w:val="26"/>
        </w:rPr>
        <w:t>up</w:t>
      </w:r>
      <w:r w:rsidRPr="00B33663">
        <w:rPr>
          <w:spacing w:val="54"/>
          <w:sz w:val="26"/>
        </w:rPr>
        <w:t xml:space="preserve"> </w:t>
      </w:r>
      <w:r w:rsidRPr="00B33663">
        <w:rPr>
          <w:sz w:val="26"/>
        </w:rPr>
        <w:t>to</w:t>
      </w:r>
      <w:r w:rsidRPr="00B33663">
        <w:rPr>
          <w:spacing w:val="53"/>
          <w:sz w:val="26"/>
        </w:rPr>
        <w:t xml:space="preserve"> </w:t>
      </w:r>
      <w:r w:rsidRPr="00B33663">
        <w:rPr>
          <w:sz w:val="26"/>
        </w:rPr>
        <w:t>300</w:t>
      </w:r>
      <w:r w:rsidRPr="00B33663">
        <w:rPr>
          <w:spacing w:val="57"/>
          <w:sz w:val="26"/>
        </w:rPr>
        <w:t xml:space="preserve"> </w:t>
      </w:r>
      <w:r w:rsidRPr="00B33663">
        <w:rPr>
          <w:sz w:val="26"/>
        </w:rPr>
        <w:t>meters</w:t>
      </w:r>
      <w:r w:rsidRPr="00B33663">
        <w:rPr>
          <w:spacing w:val="53"/>
          <w:sz w:val="26"/>
        </w:rPr>
        <w:t xml:space="preserve"> </w:t>
      </w:r>
      <w:r w:rsidRPr="00B33663">
        <w:rPr>
          <w:sz w:val="26"/>
        </w:rPr>
        <w:t>and</w:t>
      </w:r>
      <w:r w:rsidRPr="00B33663">
        <w:rPr>
          <w:spacing w:val="-62"/>
          <w:sz w:val="26"/>
        </w:rPr>
        <w:t xml:space="preserve"> </w:t>
      </w:r>
      <w:r w:rsidRPr="00B33663">
        <w:rPr>
          <w:sz w:val="26"/>
        </w:rPr>
        <w:t>single mode</w:t>
      </w:r>
      <w:r w:rsidRPr="00B33663">
        <w:rPr>
          <w:spacing w:val="-1"/>
          <w:sz w:val="26"/>
        </w:rPr>
        <w:t xml:space="preserve"> </w:t>
      </w:r>
      <w:r w:rsidRPr="00B33663">
        <w:rPr>
          <w:sz w:val="26"/>
        </w:rPr>
        <w:t>fiber</w:t>
      </w:r>
      <w:r w:rsidRPr="00B33663">
        <w:rPr>
          <w:spacing w:val="-1"/>
          <w:sz w:val="26"/>
        </w:rPr>
        <w:t xml:space="preserve"> </w:t>
      </w:r>
      <w:r w:rsidRPr="00B33663">
        <w:rPr>
          <w:sz w:val="26"/>
        </w:rPr>
        <w:t>up</w:t>
      </w:r>
      <w:r w:rsidRPr="00B33663">
        <w:rPr>
          <w:spacing w:val="-1"/>
          <w:sz w:val="26"/>
        </w:rPr>
        <w:t xml:space="preserve"> </w:t>
      </w:r>
      <w:r w:rsidRPr="00B33663">
        <w:rPr>
          <w:sz w:val="26"/>
        </w:rPr>
        <w:t>to</w:t>
      </w:r>
      <w:r w:rsidRPr="00B33663">
        <w:rPr>
          <w:spacing w:val="2"/>
          <w:sz w:val="26"/>
        </w:rPr>
        <w:t xml:space="preserve"> </w:t>
      </w:r>
      <w:r w:rsidRPr="00B33663">
        <w:rPr>
          <w:sz w:val="26"/>
        </w:rPr>
        <w:t>40</w:t>
      </w:r>
      <w:r w:rsidRPr="00B33663">
        <w:rPr>
          <w:spacing w:val="-1"/>
          <w:sz w:val="26"/>
        </w:rPr>
        <w:t xml:space="preserve"> </w:t>
      </w:r>
      <w:r w:rsidRPr="00B33663">
        <w:rPr>
          <w:sz w:val="26"/>
        </w:rPr>
        <w:t>kilometers.</w:t>
      </w:r>
    </w:p>
    <w:p w14:paraId="769987A1" w14:textId="77777777" w:rsidR="00AB2FAE" w:rsidRPr="00B33663" w:rsidRDefault="00AB2FAE" w:rsidP="00E700C1">
      <w:pPr>
        <w:pStyle w:val="ListParagraph"/>
        <w:numPr>
          <w:ilvl w:val="0"/>
          <w:numId w:val="37"/>
        </w:numPr>
        <w:tabs>
          <w:tab w:val="left" w:pos="1200"/>
          <w:tab w:val="left" w:pos="1201"/>
        </w:tabs>
        <w:spacing w:line="244" w:lineRule="auto"/>
        <w:ind w:right="635"/>
        <w:rPr>
          <w:rFonts w:ascii="Symbol" w:hAnsi="Symbol"/>
          <w:b/>
          <w:sz w:val="26"/>
        </w:rPr>
      </w:pPr>
      <w:r w:rsidRPr="00B33663">
        <w:rPr>
          <w:sz w:val="26"/>
        </w:rPr>
        <w:t>Four</w:t>
      </w:r>
      <w:r w:rsidRPr="00B33663">
        <w:rPr>
          <w:spacing w:val="22"/>
          <w:sz w:val="26"/>
        </w:rPr>
        <w:t xml:space="preserve"> </w:t>
      </w:r>
      <w:r w:rsidRPr="00B33663">
        <w:rPr>
          <w:sz w:val="26"/>
        </w:rPr>
        <w:t>implementations</w:t>
      </w:r>
      <w:r w:rsidRPr="00B33663">
        <w:rPr>
          <w:spacing w:val="26"/>
          <w:sz w:val="26"/>
        </w:rPr>
        <w:t xml:space="preserve"> </w:t>
      </w:r>
      <w:r w:rsidRPr="00B33663">
        <w:rPr>
          <w:sz w:val="26"/>
        </w:rPr>
        <w:t>are</w:t>
      </w:r>
      <w:r w:rsidRPr="00B33663">
        <w:rPr>
          <w:spacing w:val="24"/>
          <w:sz w:val="26"/>
        </w:rPr>
        <w:t xml:space="preserve"> </w:t>
      </w:r>
      <w:r w:rsidRPr="00B33663">
        <w:rPr>
          <w:sz w:val="26"/>
        </w:rPr>
        <w:t>the</w:t>
      </w:r>
      <w:r w:rsidRPr="00B33663">
        <w:rPr>
          <w:spacing w:val="26"/>
          <w:sz w:val="26"/>
        </w:rPr>
        <w:t xml:space="preserve"> </w:t>
      </w:r>
      <w:r w:rsidRPr="00B33663">
        <w:rPr>
          <w:sz w:val="26"/>
        </w:rPr>
        <w:t>most</w:t>
      </w:r>
      <w:r w:rsidRPr="00B33663">
        <w:rPr>
          <w:spacing w:val="23"/>
          <w:sz w:val="26"/>
        </w:rPr>
        <w:t xml:space="preserve"> </w:t>
      </w:r>
      <w:r w:rsidRPr="00B33663">
        <w:rPr>
          <w:sz w:val="26"/>
        </w:rPr>
        <w:t>common:</w:t>
      </w:r>
      <w:r w:rsidRPr="00B33663">
        <w:rPr>
          <w:spacing w:val="29"/>
          <w:sz w:val="26"/>
        </w:rPr>
        <w:t xml:space="preserve"> </w:t>
      </w:r>
      <w:r w:rsidRPr="00B33663">
        <w:rPr>
          <w:b/>
          <w:sz w:val="26"/>
        </w:rPr>
        <w:t>10GBase-SR,</w:t>
      </w:r>
      <w:r w:rsidRPr="00B33663">
        <w:rPr>
          <w:b/>
          <w:spacing w:val="23"/>
          <w:sz w:val="26"/>
        </w:rPr>
        <w:t xml:space="preserve"> </w:t>
      </w:r>
      <w:r w:rsidRPr="00B33663">
        <w:rPr>
          <w:b/>
          <w:sz w:val="26"/>
        </w:rPr>
        <w:t>10GBase-LR,</w:t>
      </w:r>
      <w:r w:rsidRPr="00B33663">
        <w:rPr>
          <w:b/>
          <w:spacing w:val="-62"/>
          <w:sz w:val="26"/>
        </w:rPr>
        <w:t xml:space="preserve"> </w:t>
      </w:r>
      <w:r w:rsidRPr="00B33663">
        <w:rPr>
          <w:b/>
          <w:sz w:val="26"/>
        </w:rPr>
        <w:t>10GBase-EW,</w:t>
      </w:r>
      <w:r w:rsidRPr="00B33663">
        <w:rPr>
          <w:b/>
          <w:spacing w:val="-2"/>
          <w:sz w:val="26"/>
        </w:rPr>
        <w:t xml:space="preserve"> </w:t>
      </w:r>
      <w:r w:rsidRPr="00B33663">
        <w:rPr>
          <w:b/>
          <w:sz w:val="26"/>
        </w:rPr>
        <w:t>and</w:t>
      </w:r>
      <w:r w:rsidRPr="00B33663">
        <w:rPr>
          <w:b/>
          <w:spacing w:val="-1"/>
          <w:sz w:val="26"/>
        </w:rPr>
        <w:t xml:space="preserve"> </w:t>
      </w:r>
      <w:r w:rsidRPr="00B33663">
        <w:rPr>
          <w:b/>
          <w:sz w:val="26"/>
        </w:rPr>
        <w:t>10GBase-X4.</w:t>
      </w:r>
    </w:p>
    <w:p w14:paraId="70DF735C" w14:textId="77777777" w:rsidR="00AB2FAE" w:rsidRPr="00B33663" w:rsidRDefault="00AB2FAE" w:rsidP="00AB2FAE">
      <w:pPr>
        <w:spacing w:line="244" w:lineRule="auto"/>
        <w:rPr>
          <w:rFonts w:ascii="Symbol" w:hAnsi="Symbol"/>
          <w:sz w:val="26"/>
        </w:rPr>
        <w:sectPr w:rsidR="00AB2FAE"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3A413BF6" w14:textId="77777777" w:rsidR="00AB2FAE" w:rsidRPr="00B33663" w:rsidRDefault="00EB3154" w:rsidP="00AB2FAE">
      <w:pPr>
        <w:pStyle w:val="BodyText"/>
        <w:spacing w:line="88" w:lineRule="exact"/>
        <w:ind w:left="451"/>
        <w:rPr>
          <w:sz w:val="8"/>
        </w:rPr>
      </w:pPr>
      <w:r w:rsidRPr="00B33663">
        <w:rPr>
          <w:position w:val="-1"/>
          <w:sz w:val="8"/>
        </w:rPr>
      </w:r>
      <w:r w:rsidRPr="00B33663">
        <w:rPr>
          <w:position w:val="-1"/>
          <w:sz w:val="8"/>
        </w:rPr>
        <w:pict w14:anchorId="3BF6F644">
          <v:group id="_x0000_s1173" style="width:436.3pt;height:4.45pt;mso-position-horizontal-relative:char;mso-position-vertical-relative:line" coordsize="8726,89">
            <v:shape id="_x0000_s1174" style="position:absolute;width:8726;height:89" coordsize="8726,89" o:spt="100" adj="0,,0" path="m8726,29l,29,,89r8726,l8726,29xm8726,l,,,14r8726,l8726,xe" fillcolor="#612322" stroked="f">
              <v:stroke joinstyle="round"/>
              <v:formulas/>
              <v:path arrowok="t" o:connecttype="segments"/>
            </v:shape>
            <w10:anchorlock/>
          </v:group>
        </w:pict>
      </w:r>
    </w:p>
    <w:p w14:paraId="33D28B4B" w14:textId="77777777" w:rsidR="00AB2FAE" w:rsidRPr="00B33663" w:rsidRDefault="00AB2FAE" w:rsidP="00AB2FAE">
      <w:pPr>
        <w:pStyle w:val="BodyText"/>
        <w:spacing w:before="2"/>
        <w:ind w:left="0"/>
        <w:rPr>
          <w:b/>
          <w:sz w:val="17"/>
        </w:rPr>
      </w:pPr>
    </w:p>
    <w:p w14:paraId="27B2BBD4" w14:textId="77777777" w:rsidR="00AB2FAE" w:rsidRPr="00B33663" w:rsidRDefault="00AB2FAE" w:rsidP="00AB2FAE">
      <w:pPr>
        <w:pStyle w:val="Heading4"/>
        <w:spacing w:before="89"/>
      </w:pPr>
      <w:r w:rsidRPr="00B33663">
        <w:t>ACCESS</w:t>
      </w:r>
      <w:r w:rsidRPr="00B33663">
        <w:rPr>
          <w:spacing w:val="-1"/>
        </w:rPr>
        <w:t xml:space="preserve"> </w:t>
      </w:r>
      <w:r w:rsidRPr="00B33663">
        <w:t>METHOD/</w:t>
      </w:r>
      <w:r w:rsidRPr="00B33663">
        <w:rPr>
          <w:spacing w:val="1"/>
        </w:rPr>
        <w:t xml:space="preserve"> </w:t>
      </w:r>
      <w:r w:rsidRPr="00B33663">
        <w:t>PROTOCOL</w:t>
      </w:r>
      <w:r w:rsidRPr="00B33663">
        <w:rPr>
          <w:spacing w:val="62"/>
        </w:rPr>
        <w:t xml:space="preserve"> </w:t>
      </w:r>
      <w:r w:rsidRPr="00B33663">
        <w:t>OF</w:t>
      </w:r>
      <w:r w:rsidRPr="00B33663">
        <w:rPr>
          <w:spacing w:val="63"/>
        </w:rPr>
        <w:t xml:space="preserve"> </w:t>
      </w:r>
      <w:r w:rsidRPr="00B33663">
        <w:t>ETHERNET</w:t>
      </w:r>
    </w:p>
    <w:p w14:paraId="3B75D507" w14:textId="77777777" w:rsidR="00AB2FAE" w:rsidRPr="00B33663" w:rsidRDefault="00AB2FAE" w:rsidP="00AB2FAE">
      <w:pPr>
        <w:pStyle w:val="BodyText"/>
        <w:spacing w:before="143"/>
      </w:pPr>
      <w:r w:rsidRPr="00B33663">
        <w:t>The</w:t>
      </w:r>
      <w:r w:rsidRPr="00B33663">
        <w:rPr>
          <w:spacing w:val="-3"/>
        </w:rPr>
        <w:t xml:space="preserve"> </w:t>
      </w:r>
      <w:r w:rsidRPr="00B33663">
        <w:t>access method</w:t>
      </w:r>
      <w:r w:rsidRPr="00B33663">
        <w:rPr>
          <w:spacing w:val="-1"/>
        </w:rPr>
        <w:t xml:space="preserve"> </w:t>
      </w:r>
      <w:r w:rsidRPr="00B33663">
        <w:t>of Ethernet</w:t>
      </w:r>
      <w:r w:rsidRPr="00B33663">
        <w:rPr>
          <w:spacing w:val="-3"/>
        </w:rPr>
        <w:t xml:space="preserve"> </w:t>
      </w:r>
      <w:r w:rsidRPr="00B33663">
        <w:t>is</w:t>
      </w:r>
      <w:r w:rsidRPr="00B33663">
        <w:rPr>
          <w:spacing w:val="-1"/>
        </w:rPr>
        <w:t xml:space="preserve"> </w:t>
      </w:r>
      <w:r w:rsidRPr="00B33663">
        <w:t>CSMA/CD.</w:t>
      </w:r>
    </w:p>
    <w:p w14:paraId="0FCE526E" w14:textId="77777777" w:rsidR="00AB2FAE" w:rsidRPr="00B33663" w:rsidRDefault="00AB2FAE" w:rsidP="00AB2FAE">
      <w:pPr>
        <w:pStyle w:val="Heading1"/>
        <w:spacing w:before="155" w:line="240" w:lineRule="auto"/>
        <w:ind w:left="2026"/>
        <w:rPr>
          <w:u w:val="none"/>
        </w:rPr>
      </w:pPr>
      <w:r w:rsidRPr="00B33663">
        <w:rPr>
          <w:u w:val="none"/>
        </w:rPr>
        <w:t>Note</w:t>
      </w:r>
      <w:r w:rsidRPr="00B33663">
        <w:rPr>
          <w:spacing w:val="-2"/>
          <w:u w:val="none"/>
        </w:rPr>
        <w:t xml:space="preserve"> </w:t>
      </w:r>
      <w:r w:rsidRPr="00B33663">
        <w:rPr>
          <w:u w:val="none"/>
        </w:rPr>
        <w:t>:</w:t>
      </w:r>
      <w:r w:rsidRPr="00B33663">
        <w:rPr>
          <w:spacing w:val="1"/>
          <w:u w:val="none"/>
        </w:rPr>
        <w:t xml:space="preserve"> </w:t>
      </w:r>
      <w:r w:rsidRPr="00B33663">
        <w:rPr>
          <w:u w:val="none"/>
        </w:rPr>
        <w:t>Refer CSMA/CD</w:t>
      </w:r>
      <w:r w:rsidRPr="00B33663">
        <w:rPr>
          <w:spacing w:val="-1"/>
          <w:u w:val="none"/>
        </w:rPr>
        <w:t xml:space="preserve"> </w:t>
      </w:r>
      <w:r w:rsidRPr="00B33663">
        <w:rPr>
          <w:u w:val="none"/>
        </w:rPr>
        <w:t>from</w:t>
      </w:r>
      <w:r w:rsidRPr="00B33663">
        <w:rPr>
          <w:spacing w:val="-3"/>
          <w:u w:val="none"/>
        </w:rPr>
        <w:t xml:space="preserve"> </w:t>
      </w:r>
      <w:r w:rsidRPr="00B33663">
        <w:rPr>
          <w:u w:val="none"/>
        </w:rPr>
        <w:t>MAC</w:t>
      </w:r>
    </w:p>
    <w:p w14:paraId="37EFA3E3" w14:textId="77777777" w:rsidR="00AB2FAE" w:rsidRPr="00B33663" w:rsidRDefault="00AB2FAE" w:rsidP="00AB2FAE">
      <w:pPr>
        <w:pStyle w:val="BodyText"/>
        <w:ind w:left="0"/>
        <w:rPr>
          <w:b/>
          <w:sz w:val="32"/>
        </w:rPr>
      </w:pPr>
    </w:p>
    <w:p w14:paraId="36CC03FB" w14:textId="77777777" w:rsidR="00AB2FAE" w:rsidRPr="00B33663" w:rsidRDefault="00AB2FAE" w:rsidP="00AB2FAE">
      <w:pPr>
        <w:pStyle w:val="Heading4"/>
        <w:spacing w:before="254"/>
      </w:pPr>
      <w:r w:rsidRPr="00B33663">
        <w:t>COLLISION</w:t>
      </w:r>
      <w:r w:rsidRPr="00B33663">
        <w:rPr>
          <w:spacing w:val="-3"/>
        </w:rPr>
        <w:t xml:space="preserve"> </w:t>
      </w:r>
      <w:r w:rsidRPr="00B33663">
        <w:t>DETECTION</w:t>
      </w:r>
      <w:r w:rsidRPr="00B33663">
        <w:rPr>
          <w:spacing w:val="-3"/>
        </w:rPr>
        <w:t xml:space="preserve"> </w:t>
      </w:r>
      <w:r w:rsidRPr="00B33663">
        <w:t>IN</w:t>
      </w:r>
      <w:r w:rsidRPr="00B33663">
        <w:rPr>
          <w:spacing w:val="-1"/>
        </w:rPr>
        <w:t xml:space="preserve"> </w:t>
      </w:r>
      <w:r w:rsidRPr="00B33663">
        <w:t>ETHERNET</w:t>
      </w:r>
    </w:p>
    <w:p w14:paraId="4F0F4228" w14:textId="77777777" w:rsidR="00AB2FAE" w:rsidRPr="00B33663" w:rsidRDefault="00AB2FAE" w:rsidP="00E700C1">
      <w:pPr>
        <w:pStyle w:val="ListParagraph"/>
        <w:numPr>
          <w:ilvl w:val="1"/>
          <w:numId w:val="37"/>
        </w:numPr>
        <w:tabs>
          <w:tab w:val="left" w:pos="1201"/>
        </w:tabs>
        <w:spacing w:before="142"/>
        <w:ind w:right="645" w:hanging="360"/>
        <w:jc w:val="both"/>
        <w:rPr>
          <w:sz w:val="26"/>
        </w:rPr>
      </w:pPr>
      <w:r w:rsidRPr="00B33663">
        <w:rPr>
          <w:sz w:val="26"/>
          <w:szCs w:val="26"/>
        </w:rPr>
        <w:t>As the Ethernet supports collision detection, senders are able to determine a</w:t>
      </w:r>
      <w:r w:rsidRPr="00B33663">
        <w:rPr>
          <w:spacing w:val="-62"/>
          <w:sz w:val="26"/>
          <w:szCs w:val="26"/>
        </w:rPr>
        <w:t xml:space="preserve"> </w:t>
      </w:r>
      <w:r w:rsidRPr="00B33663">
        <w:rPr>
          <w:sz w:val="26"/>
          <w:szCs w:val="26"/>
        </w:rPr>
        <w:t>collision.</w:t>
      </w:r>
    </w:p>
    <w:p w14:paraId="7E428FA4" w14:textId="77777777" w:rsidR="00AB2FAE" w:rsidRPr="00B33663" w:rsidRDefault="00AB2FAE" w:rsidP="00E700C1">
      <w:pPr>
        <w:pStyle w:val="ListParagraph"/>
        <w:numPr>
          <w:ilvl w:val="1"/>
          <w:numId w:val="37"/>
        </w:numPr>
        <w:tabs>
          <w:tab w:val="left" w:pos="1201"/>
        </w:tabs>
        <w:ind w:right="633" w:hanging="360"/>
        <w:jc w:val="both"/>
        <w:rPr>
          <w:sz w:val="26"/>
        </w:rPr>
      </w:pPr>
      <w:r w:rsidRPr="00B33663">
        <w:rPr>
          <w:sz w:val="26"/>
          <w:szCs w:val="26"/>
        </w:rPr>
        <w:t>At the moment an adaptor detects that its frame is colliding with another, it</w:t>
      </w:r>
      <w:r w:rsidRPr="00B33663">
        <w:rPr>
          <w:spacing w:val="1"/>
          <w:sz w:val="26"/>
          <w:szCs w:val="26"/>
        </w:rPr>
        <w:t xml:space="preserve"> </w:t>
      </w:r>
      <w:r w:rsidRPr="00B33663">
        <w:rPr>
          <w:sz w:val="26"/>
          <w:szCs w:val="26"/>
        </w:rPr>
        <w:t xml:space="preserve">first makes sure to transmit a </w:t>
      </w:r>
      <w:r w:rsidRPr="00B33663">
        <w:rPr>
          <w:b/>
          <w:bCs/>
          <w:sz w:val="26"/>
          <w:szCs w:val="26"/>
        </w:rPr>
        <w:t xml:space="preserve">32-bit jamming sequence </w:t>
      </w:r>
      <w:r w:rsidRPr="00B33663">
        <w:rPr>
          <w:sz w:val="26"/>
          <w:szCs w:val="26"/>
        </w:rPr>
        <w:t xml:space="preserve">along with the </w:t>
      </w:r>
      <w:r w:rsidRPr="00B33663">
        <w:rPr>
          <w:b/>
          <w:bCs/>
          <w:sz w:val="26"/>
          <w:szCs w:val="26"/>
        </w:rPr>
        <w:t>64-</w:t>
      </w:r>
      <w:r w:rsidRPr="00B33663">
        <w:rPr>
          <w:b/>
          <w:bCs/>
          <w:spacing w:val="-62"/>
          <w:sz w:val="26"/>
          <w:szCs w:val="26"/>
        </w:rPr>
        <w:t xml:space="preserve"> </w:t>
      </w:r>
      <w:r w:rsidRPr="00B33663">
        <w:rPr>
          <w:b/>
          <w:bCs/>
          <w:sz w:val="26"/>
          <w:szCs w:val="26"/>
        </w:rPr>
        <w:t>bit</w:t>
      </w:r>
      <w:r w:rsidRPr="00B33663">
        <w:rPr>
          <w:b/>
          <w:bCs/>
          <w:spacing w:val="-2"/>
          <w:sz w:val="26"/>
          <w:szCs w:val="26"/>
        </w:rPr>
        <w:t xml:space="preserve"> </w:t>
      </w:r>
      <w:r w:rsidRPr="00B33663">
        <w:rPr>
          <w:b/>
          <w:bCs/>
          <w:sz w:val="26"/>
          <w:szCs w:val="26"/>
        </w:rPr>
        <w:t xml:space="preserve">preamble </w:t>
      </w:r>
      <w:r w:rsidRPr="00B33663">
        <w:rPr>
          <w:sz w:val="26"/>
          <w:szCs w:val="26"/>
        </w:rPr>
        <w:t>(totally</w:t>
      </w:r>
      <w:r w:rsidRPr="00B33663">
        <w:rPr>
          <w:spacing w:val="-6"/>
          <w:sz w:val="26"/>
          <w:szCs w:val="26"/>
        </w:rPr>
        <w:t xml:space="preserve"> </w:t>
      </w:r>
      <w:r w:rsidRPr="00B33663">
        <w:rPr>
          <w:sz w:val="26"/>
          <w:szCs w:val="26"/>
        </w:rPr>
        <w:t>96</w:t>
      </w:r>
      <w:r w:rsidRPr="00B33663">
        <w:rPr>
          <w:spacing w:val="-1"/>
          <w:sz w:val="26"/>
          <w:szCs w:val="26"/>
        </w:rPr>
        <w:t xml:space="preserve"> </w:t>
      </w:r>
      <w:r w:rsidRPr="00B33663">
        <w:rPr>
          <w:sz w:val="26"/>
          <w:szCs w:val="26"/>
        </w:rPr>
        <w:t>bits)</w:t>
      </w:r>
      <w:r w:rsidRPr="00B33663">
        <w:rPr>
          <w:spacing w:val="-1"/>
          <w:sz w:val="26"/>
          <w:szCs w:val="26"/>
        </w:rPr>
        <w:t xml:space="preserve"> </w:t>
      </w:r>
      <w:r w:rsidRPr="00B33663">
        <w:rPr>
          <w:sz w:val="26"/>
          <w:szCs w:val="26"/>
        </w:rPr>
        <w:t>and</w:t>
      </w:r>
      <w:r w:rsidRPr="00B33663">
        <w:rPr>
          <w:spacing w:val="1"/>
          <w:sz w:val="26"/>
          <w:szCs w:val="26"/>
        </w:rPr>
        <w:t xml:space="preserve"> </w:t>
      </w:r>
      <w:r w:rsidRPr="00B33663">
        <w:rPr>
          <w:sz w:val="26"/>
          <w:szCs w:val="26"/>
        </w:rPr>
        <w:t>then</w:t>
      </w:r>
      <w:r w:rsidRPr="00B33663">
        <w:rPr>
          <w:spacing w:val="-1"/>
          <w:sz w:val="26"/>
          <w:szCs w:val="26"/>
        </w:rPr>
        <w:t xml:space="preserve"> </w:t>
      </w:r>
      <w:r w:rsidRPr="00B33663">
        <w:rPr>
          <w:sz w:val="26"/>
          <w:szCs w:val="26"/>
        </w:rPr>
        <w:t>stops</w:t>
      </w:r>
      <w:r w:rsidRPr="00B33663">
        <w:rPr>
          <w:spacing w:val="-1"/>
          <w:sz w:val="26"/>
          <w:szCs w:val="26"/>
        </w:rPr>
        <w:t xml:space="preserve"> </w:t>
      </w:r>
      <w:r w:rsidRPr="00B33663">
        <w:rPr>
          <w:sz w:val="26"/>
          <w:szCs w:val="26"/>
        </w:rPr>
        <w:t>the</w:t>
      </w:r>
      <w:r w:rsidRPr="00B33663">
        <w:rPr>
          <w:spacing w:val="-2"/>
          <w:sz w:val="26"/>
          <w:szCs w:val="26"/>
        </w:rPr>
        <w:t xml:space="preserve"> </w:t>
      </w:r>
      <w:r w:rsidRPr="00B33663">
        <w:rPr>
          <w:sz w:val="26"/>
          <w:szCs w:val="26"/>
        </w:rPr>
        <w:t>transmission.</w:t>
      </w:r>
    </w:p>
    <w:p w14:paraId="4C68D42D" w14:textId="77777777" w:rsidR="00AB2FAE" w:rsidRPr="00B33663" w:rsidRDefault="00AB2FAE" w:rsidP="00E700C1">
      <w:pPr>
        <w:pStyle w:val="ListParagraph"/>
        <w:numPr>
          <w:ilvl w:val="1"/>
          <w:numId w:val="37"/>
        </w:numPr>
        <w:tabs>
          <w:tab w:val="left" w:pos="1201"/>
        </w:tabs>
        <w:spacing w:before="1"/>
        <w:ind w:left="1200" w:hanging="270"/>
        <w:jc w:val="both"/>
        <w:rPr>
          <w:b/>
          <w:sz w:val="26"/>
        </w:rPr>
      </w:pPr>
      <w:r w:rsidRPr="00B33663">
        <w:rPr>
          <w:sz w:val="26"/>
          <w:szCs w:val="26"/>
        </w:rPr>
        <w:t>These</w:t>
      </w:r>
      <w:r w:rsidRPr="00B33663">
        <w:rPr>
          <w:spacing w:val="-3"/>
          <w:sz w:val="26"/>
          <w:szCs w:val="26"/>
        </w:rPr>
        <w:t xml:space="preserve"> </w:t>
      </w:r>
      <w:r w:rsidRPr="00B33663">
        <w:rPr>
          <w:b/>
          <w:bCs/>
          <w:sz w:val="26"/>
          <w:szCs w:val="26"/>
        </w:rPr>
        <w:t>96</w:t>
      </w:r>
      <w:r w:rsidRPr="00B33663">
        <w:rPr>
          <w:b/>
          <w:bCs/>
          <w:spacing w:val="-2"/>
          <w:sz w:val="26"/>
          <w:szCs w:val="26"/>
        </w:rPr>
        <w:t xml:space="preserve"> </w:t>
      </w:r>
      <w:r w:rsidRPr="00B33663">
        <w:rPr>
          <w:b/>
          <w:bCs/>
          <w:sz w:val="26"/>
          <w:szCs w:val="26"/>
        </w:rPr>
        <w:t>bits</w:t>
      </w:r>
      <w:r w:rsidRPr="00B33663">
        <w:rPr>
          <w:b/>
          <w:bCs/>
          <w:spacing w:val="-1"/>
          <w:sz w:val="26"/>
          <w:szCs w:val="26"/>
        </w:rPr>
        <w:t xml:space="preserve"> </w:t>
      </w:r>
      <w:r w:rsidRPr="00B33663">
        <w:rPr>
          <w:sz w:val="26"/>
          <w:szCs w:val="26"/>
        </w:rPr>
        <w:t>are</w:t>
      </w:r>
      <w:r w:rsidRPr="00B33663">
        <w:rPr>
          <w:spacing w:val="-3"/>
          <w:sz w:val="26"/>
          <w:szCs w:val="26"/>
        </w:rPr>
        <w:t xml:space="preserve"> </w:t>
      </w:r>
      <w:r w:rsidRPr="00B33663">
        <w:rPr>
          <w:sz w:val="26"/>
          <w:szCs w:val="26"/>
        </w:rPr>
        <w:t>sometimes</w:t>
      </w:r>
      <w:r w:rsidRPr="00B33663">
        <w:rPr>
          <w:spacing w:val="-2"/>
          <w:sz w:val="26"/>
          <w:szCs w:val="26"/>
        </w:rPr>
        <w:t xml:space="preserve"> </w:t>
      </w:r>
      <w:r w:rsidRPr="00B33663">
        <w:rPr>
          <w:sz w:val="26"/>
          <w:szCs w:val="26"/>
        </w:rPr>
        <w:t>called</w:t>
      </w:r>
      <w:r w:rsidRPr="00B33663">
        <w:rPr>
          <w:spacing w:val="2"/>
          <w:sz w:val="26"/>
          <w:szCs w:val="26"/>
        </w:rPr>
        <w:t xml:space="preserve"> </w:t>
      </w:r>
      <w:r w:rsidRPr="00B33663">
        <w:rPr>
          <w:b/>
          <w:bCs/>
          <w:sz w:val="26"/>
          <w:szCs w:val="26"/>
        </w:rPr>
        <w:t>Runt</w:t>
      </w:r>
      <w:r w:rsidRPr="00B33663">
        <w:rPr>
          <w:b/>
          <w:bCs/>
          <w:spacing w:val="-1"/>
          <w:sz w:val="26"/>
          <w:szCs w:val="26"/>
        </w:rPr>
        <w:t xml:space="preserve"> </w:t>
      </w:r>
      <w:r w:rsidRPr="00B33663">
        <w:rPr>
          <w:b/>
          <w:bCs/>
          <w:sz w:val="26"/>
          <w:szCs w:val="26"/>
        </w:rPr>
        <w:t>Frame.</w:t>
      </w:r>
    </w:p>
    <w:p w14:paraId="41C6AC2A" w14:textId="77777777" w:rsidR="00AB2FAE" w:rsidRPr="00B33663" w:rsidRDefault="00AB2FAE" w:rsidP="00AB2FAE">
      <w:pPr>
        <w:pStyle w:val="BodyText"/>
        <w:spacing w:before="6"/>
        <w:ind w:left="0"/>
        <w:rPr>
          <w:b/>
          <w:sz w:val="39"/>
        </w:rPr>
      </w:pPr>
    </w:p>
    <w:p w14:paraId="0CCB0351" w14:textId="77777777" w:rsidR="00AB2FAE" w:rsidRPr="00B33663" w:rsidRDefault="00AB2FAE" w:rsidP="00AB2FAE">
      <w:pPr>
        <w:pStyle w:val="Heading4"/>
      </w:pPr>
      <w:r w:rsidRPr="00B33663">
        <w:t>FRAME</w:t>
      </w:r>
      <w:r w:rsidRPr="00B33663">
        <w:rPr>
          <w:spacing w:val="-3"/>
        </w:rPr>
        <w:t xml:space="preserve"> </w:t>
      </w:r>
      <w:r w:rsidRPr="00B33663">
        <w:t>FORMAT</w:t>
      </w:r>
      <w:r w:rsidRPr="00B33663">
        <w:rPr>
          <w:spacing w:val="-2"/>
        </w:rPr>
        <w:t xml:space="preserve"> </w:t>
      </w:r>
      <w:r w:rsidRPr="00B33663">
        <w:t>OF</w:t>
      </w:r>
      <w:r w:rsidRPr="00B33663">
        <w:rPr>
          <w:spacing w:val="-2"/>
        </w:rPr>
        <w:t xml:space="preserve"> </w:t>
      </w:r>
      <w:r w:rsidRPr="00B33663">
        <w:t>ETHERNET</w:t>
      </w:r>
    </w:p>
    <w:p w14:paraId="0ACB76C8" w14:textId="77777777" w:rsidR="00AB2FAE" w:rsidRPr="00B33663" w:rsidRDefault="00AB2FAE" w:rsidP="00AB2FAE">
      <w:pPr>
        <w:pStyle w:val="BodyText"/>
        <w:spacing w:before="143"/>
        <w:ind w:left="571"/>
      </w:pPr>
      <w:r w:rsidRPr="00B33663">
        <w:t>The</w:t>
      </w:r>
      <w:r w:rsidRPr="00B33663">
        <w:rPr>
          <w:spacing w:val="-2"/>
        </w:rPr>
        <w:t xml:space="preserve"> </w:t>
      </w:r>
      <w:r w:rsidRPr="00B33663">
        <w:t>Ethernet</w:t>
      </w:r>
      <w:r w:rsidRPr="00B33663">
        <w:rPr>
          <w:spacing w:val="1"/>
        </w:rPr>
        <w:t xml:space="preserve"> </w:t>
      </w:r>
      <w:r w:rsidRPr="00B33663">
        <w:t>frame</w:t>
      </w:r>
      <w:r w:rsidRPr="00B33663">
        <w:rPr>
          <w:spacing w:val="-1"/>
        </w:rPr>
        <w:t xml:space="preserve"> </w:t>
      </w:r>
      <w:r w:rsidRPr="00B33663">
        <w:t>is</w:t>
      </w:r>
      <w:r w:rsidRPr="00B33663">
        <w:rPr>
          <w:spacing w:val="-2"/>
        </w:rPr>
        <w:t xml:space="preserve"> </w:t>
      </w:r>
      <w:r w:rsidRPr="00B33663">
        <w:t>defined</w:t>
      </w:r>
      <w:r w:rsidRPr="00B33663">
        <w:rPr>
          <w:spacing w:val="-2"/>
        </w:rPr>
        <w:t xml:space="preserve"> </w:t>
      </w:r>
      <w:r w:rsidRPr="00B33663">
        <w:t>by</w:t>
      </w:r>
      <w:r w:rsidRPr="00B33663">
        <w:rPr>
          <w:spacing w:val="-6"/>
        </w:rPr>
        <w:t xml:space="preserve"> </w:t>
      </w:r>
      <w:r w:rsidRPr="00B33663">
        <w:t>the</w:t>
      </w:r>
      <w:r w:rsidRPr="00B33663">
        <w:rPr>
          <w:spacing w:val="-2"/>
        </w:rPr>
        <w:t xml:space="preserve"> </w:t>
      </w:r>
      <w:r w:rsidRPr="00B33663">
        <w:t>format</w:t>
      </w:r>
      <w:r w:rsidRPr="00B33663">
        <w:rPr>
          <w:spacing w:val="1"/>
        </w:rPr>
        <w:t xml:space="preserve"> </w:t>
      </w:r>
      <w:r w:rsidRPr="00B33663">
        <w:t>given</w:t>
      </w:r>
      <w:r w:rsidRPr="00B33663">
        <w:rPr>
          <w:spacing w:val="-2"/>
        </w:rPr>
        <w:t xml:space="preserve"> </w:t>
      </w:r>
      <w:r w:rsidRPr="00B33663">
        <w:t>in</w:t>
      </w:r>
      <w:r w:rsidRPr="00B33663">
        <w:rPr>
          <w:spacing w:val="-1"/>
        </w:rPr>
        <w:t xml:space="preserve"> </w:t>
      </w:r>
      <w:r w:rsidRPr="00B33663">
        <w:t>the</w:t>
      </w:r>
      <w:r w:rsidRPr="00B33663">
        <w:rPr>
          <w:spacing w:val="1"/>
        </w:rPr>
        <w:t xml:space="preserve"> </w:t>
      </w:r>
      <w:r w:rsidRPr="00B33663">
        <w:t>Fig.</w:t>
      </w:r>
    </w:p>
    <w:p w14:paraId="2DC44586" w14:textId="77777777" w:rsidR="00AB2FAE" w:rsidRPr="00B33663" w:rsidRDefault="00AB2FAE" w:rsidP="00AB2FAE">
      <w:pPr>
        <w:pStyle w:val="BodyText"/>
        <w:ind w:left="0"/>
        <w:rPr>
          <w:sz w:val="20"/>
        </w:rPr>
      </w:pPr>
    </w:p>
    <w:p w14:paraId="0154D9DF" w14:textId="77777777" w:rsidR="00AB2FAE" w:rsidRPr="00B33663" w:rsidRDefault="00AB2FAE" w:rsidP="00AB2FAE">
      <w:pPr>
        <w:pStyle w:val="BodyText"/>
        <w:spacing w:before="4"/>
        <w:ind w:left="0"/>
        <w:rPr>
          <w:sz w:val="14"/>
        </w:rPr>
      </w:pPr>
      <w:r w:rsidRPr="00B33663">
        <w:rPr>
          <w:noProof/>
          <w:lang w:val="en-IN" w:eastAsia="en-IN"/>
        </w:rPr>
        <w:drawing>
          <wp:anchor distT="0" distB="0" distL="0" distR="0" simplePos="0" relativeHeight="251731456" behindDoc="0" locked="0" layoutInCell="1" allowOverlap="1" wp14:anchorId="31B2ED32" wp14:editId="07777777">
            <wp:simplePos x="0" y="0"/>
            <wp:positionH relativeFrom="page">
              <wp:posOffset>2119812</wp:posOffset>
            </wp:positionH>
            <wp:positionV relativeFrom="paragraph">
              <wp:posOffset>129599</wp:posOffset>
            </wp:positionV>
            <wp:extent cx="3782327" cy="565785"/>
            <wp:effectExtent l="0" t="0" r="0" b="0"/>
            <wp:wrapTopAndBottom/>
            <wp:docPr id="12" name="image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7.png"/>
                    <pic:cNvPicPr/>
                  </pic:nvPicPr>
                  <pic:blipFill>
                    <a:blip r:embed="rId83" cstate="print"/>
                    <a:stretch>
                      <a:fillRect/>
                    </a:stretch>
                  </pic:blipFill>
                  <pic:spPr>
                    <a:xfrm>
                      <a:off x="0" y="0"/>
                      <a:ext cx="3782327" cy="565785"/>
                    </a:xfrm>
                    <a:prstGeom prst="rect">
                      <a:avLst/>
                    </a:prstGeom>
                  </pic:spPr>
                </pic:pic>
              </a:graphicData>
            </a:graphic>
          </wp:anchor>
        </w:drawing>
      </w:r>
    </w:p>
    <w:p w14:paraId="4FFCBC07" w14:textId="77777777" w:rsidR="00AB2FAE" w:rsidRPr="00B33663" w:rsidRDefault="00AB2FAE" w:rsidP="00AB2FAE">
      <w:pPr>
        <w:pStyle w:val="BodyText"/>
        <w:spacing w:before="10"/>
        <w:ind w:left="0"/>
        <w:rPr>
          <w:sz w:val="34"/>
        </w:rPr>
      </w:pPr>
    </w:p>
    <w:p w14:paraId="39D20BB1" w14:textId="77777777" w:rsidR="00AB2FAE" w:rsidRPr="00B33663" w:rsidRDefault="00AB2FAE" w:rsidP="00E700C1">
      <w:pPr>
        <w:pStyle w:val="ListParagraph"/>
        <w:numPr>
          <w:ilvl w:val="0"/>
          <w:numId w:val="38"/>
        </w:numPr>
        <w:tabs>
          <w:tab w:val="left" w:pos="1201"/>
        </w:tabs>
        <w:ind w:right="643"/>
        <w:rPr>
          <w:sz w:val="26"/>
        </w:rPr>
      </w:pPr>
      <w:r w:rsidRPr="00B33663">
        <w:rPr>
          <w:sz w:val="26"/>
        </w:rPr>
        <w:t>The</w:t>
      </w:r>
      <w:r w:rsidRPr="00B33663">
        <w:rPr>
          <w:spacing w:val="3"/>
          <w:sz w:val="26"/>
        </w:rPr>
        <w:t xml:space="preserve"> </w:t>
      </w:r>
      <w:r w:rsidRPr="00B33663">
        <w:rPr>
          <w:sz w:val="26"/>
        </w:rPr>
        <w:t>64-bit</w:t>
      </w:r>
      <w:r w:rsidRPr="00B33663">
        <w:rPr>
          <w:spacing w:val="5"/>
          <w:sz w:val="26"/>
        </w:rPr>
        <w:t xml:space="preserve"> </w:t>
      </w:r>
      <w:r w:rsidRPr="00B33663">
        <w:rPr>
          <w:b/>
          <w:i/>
          <w:sz w:val="26"/>
        </w:rPr>
        <w:t>preamble</w:t>
      </w:r>
      <w:r w:rsidRPr="00B33663">
        <w:rPr>
          <w:b/>
          <w:i/>
          <w:spacing w:val="3"/>
          <w:sz w:val="26"/>
        </w:rPr>
        <w:t xml:space="preserve"> </w:t>
      </w:r>
      <w:r w:rsidRPr="00B33663">
        <w:rPr>
          <w:sz w:val="26"/>
        </w:rPr>
        <w:t>allows</w:t>
      </w:r>
      <w:r w:rsidRPr="00B33663">
        <w:rPr>
          <w:spacing w:val="3"/>
          <w:sz w:val="26"/>
        </w:rPr>
        <w:t xml:space="preserve"> </w:t>
      </w:r>
      <w:r w:rsidRPr="00B33663">
        <w:rPr>
          <w:sz w:val="26"/>
        </w:rPr>
        <w:t>the</w:t>
      </w:r>
      <w:r w:rsidRPr="00B33663">
        <w:rPr>
          <w:spacing w:val="5"/>
          <w:sz w:val="26"/>
        </w:rPr>
        <w:t xml:space="preserve"> </w:t>
      </w:r>
      <w:r w:rsidRPr="00B33663">
        <w:rPr>
          <w:sz w:val="26"/>
        </w:rPr>
        <w:t>receiver</w:t>
      </w:r>
      <w:r w:rsidRPr="00B33663">
        <w:rPr>
          <w:spacing w:val="6"/>
          <w:sz w:val="26"/>
        </w:rPr>
        <w:t xml:space="preserve"> </w:t>
      </w:r>
      <w:r w:rsidRPr="00B33663">
        <w:rPr>
          <w:sz w:val="26"/>
        </w:rPr>
        <w:t>to</w:t>
      </w:r>
      <w:r w:rsidRPr="00B33663">
        <w:rPr>
          <w:spacing w:val="3"/>
          <w:sz w:val="26"/>
        </w:rPr>
        <w:t xml:space="preserve"> </w:t>
      </w:r>
      <w:r w:rsidRPr="00B33663">
        <w:rPr>
          <w:sz w:val="26"/>
        </w:rPr>
        <w:t>synchronize</w:t>
      </w:r>
      <w:r w:rsidRPr="00B33663">
        <w:rPr>
          <w:spacing w:val="6"/>
          <w:sz w:val="26"/>
        </w:rPr>
        <w:t xml:space="preserve"> </w:t>
      </w:r>
      <w:r w:rsidRPr="00B33663">
        <w:rPr>
          <w:sz w:val="26"/>
        </w:rPr>
        <w:t>with</w:t>
      </w:r>
      <w:r w:rsidRPr="00B33663">
        <w:rPr>
          <w:spacing w:val="3"/>
          <w:sz w:val="26"/>
        </w:rPr>
        <w:t xml:space="preserve"> </w:t>
      </w:r>
      <w:r w:rsidRPr="00B33663">
        <w:rPr>
          <w:sz w:val="26"/>
        </w:rPr>
        <w:t>the</w:t>
      </w:r>
      <w:r w:rsidRPr="00B33663">
        <w:rPr>
          <w:spacing w:val="3"/>
          <w:sz w:val="26"/>
        </w:rPr>
        <w:t xml:space="preserve"> </w:t>
      </w:r>
      <w:r w:rsidRPr="00B33663">
        <w:rPr>
          <w:sz w:val="26"/>
        </w:rPr>
        <w:t>signal;</w:t>
      </w:r>
      <w:r w:rsidRPr="00B33663">
        <w:rPr>
          <w:spacing w:val="3"/>
          <w:sz w:val="26"/>
        </w:rPr>
        <w:t xml:space="preserve"> </w:t>
      </w:r>
      <w:r w:rsidRPr="00B33663">
        <w:rPr>
          <w:sz w:val="26"/>
        </w:rPr>
        <w:t>it</w:t>
      </w:r>
      <w:r w:rsidRPr="00B33663">
        <w:rPr>
          <w:spacing w:val="4"/>
          <w:sz w:val="26"/>
        </w:rPr>
        <w:t xml:space="preserve"> </w:t>
      </w:r>
      <w:r w:rsidRPr="00B33663">
        <w:rPr>
          <w:sz w:val="26"/>
        </w:rPr>
        <w:t>is</w:t>
      </w:r>
      <w:r w:rsidRPr="00B33663">
        <w:rPr>
          <w:spacing w:val="-62"/>
          <w:sz w:val="26"/>
        </w:rPr>
        <w:t xml:space="preserve"> </w:t>
      </w:r>
      <w:r w:rsidRPr="00B33663">
        <w:rPr>
          <w:sz w:val="26"/>
        </w:rPr>
        <w:t>a</w:t>
      </w:r>
      <w:r w:rsidRPr="00B33663">
        <w:rPr>
          <w:spacing w:val="-1"/>
          <w:sz w:val="26"/>
        </w:rPr>
        <w:t xml:space="preserve"> </w:t>
      </w:r>
      <w:r w:rsidRPr="00B33663">
        <w:rPr>
          <w:sz w:val="26"/>
        </w:rPr>
        <w:t>sequence</w:t>
      </w:r>
      <w:r w:rsidRPr="00B33663">
        <w:rPr>
          <w:spacing w:val="-1"/>
          <w:sz w:val="26"/>
        </w:rPr>
        <w:t xml:space="preserve"> </w:t>
      </w:r>
      <w:r w:rsidRPr="00B33663">
        <w:rPr>
          <w:sz w:val="26"/>
        </w:rPr>
        <w:t>of</w:t>
      </w:r>
      <w:r w:rsidRPr="00B33663">
        <w:rPr>
          <w:spacing w:val="2"/>
          <w:sz w:val="26"/>
        </w:rPr>
        <w:t xml:space="preserve"> </w:t>
      </w:r>
      <w:r w:rsidRPr="00B33663">
        <w:rPr>
          <w:sz w:val="26"/>
        </w:rPr>
        <w:t>alternating 0’s and</w:t>
      </w:r>
      <w:r w:rsidRPr="00B33663">
        <w:rPr>
          <w:spacing w:val="1"/>
          <w:sz w:val="26"/>
        </w:rPr>
        <w:t xml:space="preserve"> </w:t>
      </w:r>
      <w:r w:rsidRPr="00B33663">
        <w:rPr>
          <w:sz w:val="26"/>
        </w:rPr>
        <w:t>1’s.</w:t>
      </w:r>
    </w:p>
    <w:p w14:paraId="0B2B10B5" w14:textId="77777777" w:rsidR="00AB2FAE" w:rsidRPr="00B33663" w:rsidRDefault="00AB2FAE" w:rsidP="00E700C1">
      <w:pPr>
        <w:pStyle w:val="ListParagraph"/>
        <w:numPr>
          <w:ilvl w:val="0"/>
          <w:numId w:val="38"/>
        </w:numPr>
        <w:tabs>
          <w:tab w:val="left" w:pos="1201"/>
        </w:tabs>
        <w:ind w:hanging="361"/>
        <w:rPr>
          <w:b/>
          <w:i/>
          <w:sz w:val="26"/>
        </w:rPr>
      </w:pPr>
      <w:r w:rsidRPr="00B33663">
        <w:rPr>
          <w:sz w:val="26"/>
        </w:rPr>
        <w:t>Both</w:t>
      </w:r>
      <w:r w:rsidRPr="00B33663">
        <w:rPr>
          <w:spacing w:val="-2"/>
          <w:sz w:val="26"/>
        </w:rPr>
        <w:t xml:space="preserve"> </w:t>
      </w:r>
      <w:r w:rsidRPr="00B33663">
        <w:rPr>
          <w:sz w:val="26"/>
        </w:rPr>
        <w:t>the</w:t>
      </w:r>
      <w:r w:rsidRPr="00B33663">
        <w:rPr>
          <w:spacing w:val="-1"/>
          <w:sz w:val="26"/>
        </w:rPr>
        <w:t xml:space="preserve"> </w:t>
      </w:r>
      <w:r w:rsidRPr="00B33663">
        <w:rPr>
          <w:b/>
          <w:i/>
          <w:sz w:val="26"/>
        </w:rPr>
        <w:t>source</w:t>
      </w:r>
      <w:r w:rsidRPr="00B33663">
        <w:rPr>
          <w:b/>
          <w:i/>
          <w:spacing w:val="-2"/>
          <w:sz w:val="26"/>
        </w:rPr>
        <w:t xml:space="preserve"> </w:t>
      </w:r>
      <w:r w:rsidRPr="00B33663">
        <w:rPr>
          <w:b/>
          <w:i/>
          <w:sz w:val="26"/>
        </w:rPr>
        <w:t>and</w:t>
      </w:r>
      <w:r w:rsidRPr="00B33663">
        <w:rPr>
          <w:b/>
          <w:i/>
          <w:spacing w:val="-2"/>
          <w:sz w:val="26"/>
        </w:rPr>
        <w:t xml:space="preserve"> </w:t>
      </w:r>
      <w:r w:rsidRPr="00B33663">
        <w:rPr>
          <w:b/>
          <w:i/>
          <w:sz w:val="26"/>
        </w:rPr>
        <w:t>destination</w:t>
      </w:r>
      <w:r w:rsidRPr="00B33663">
        <w:rPr>
          <w:b/>
          <w:i/>
          <w:spacing w:val="2"/>
          <w:sz w:val="26"/>
        </w:rPr>
        <w:t xml:space="preserve"> </w:t>
      </w:r>
      <w:r w:rsidRPr="00B33663">
        <w:rPr>
          <w:sz w:val="26"/>
        </w:rPr>
        <w:t>hosts</w:t>
      </w:r>
      <w:r w:rsidRPr="00B33663">
        <w:rPr>
          <w:spacing w:val="-2"/>
          <w:sz w:val="26"/>
        </w:rPr>
        <w:t xml:space="preserve"> </w:t>
      </w:r>
      <w:r w:rsidRPr="00B33663">
        <w:rPr>
          <w:sz w:val="26"/>
        </w:rPr>
        <w:t>are</w:t>
      </w:r>
      <w:r w:rsidRPr="00B33663">
        <w:rPr>
          <w:spacing w:val="-2"/>
          <w:sz w:val="26"/>
        </w:rPr>
        <w:t xml:space="preserve"> </w:t>
      </w:r>
      <w:r w:rsidRPr="00B33663">
        <w:rPr>
          <w:sz w:val="26"/>
        </w:rPr>
        <w:t>identified</w:t>
      </w:r>
      <w:r w:rsidRPr="00B33663">
        <w:rPr>
          <w:spacing w:val="-2"/>
          <w:sz w:val="26"/>
        </w:rPr>
        <w:t xml:space="preserve"> </w:t>
      </w:r>
      <w:r w:rsidRPr="00B33663">
        <w:rPr>
          <w:sz w:val="26"/>
        </w:rPr>
        <w:t>with</w:t>
      </w:r>
      <w:r w:rsidRPr="00B33663">
        <w:rPr>
          <w:spacing w:val="-2"/>
          <w:sz w:val="26"/>
        </w:rPr>
        <w:t xml:space="preserve"> </w:t>
      </w:r>
      <w:r w:rsidRPr="00B33663">
        <w:rPr>
          <w:sz w:val="26"/>
        </w:rPr>
        <w:t>a</w:t>
      </w:r>
      <w:r w:rsidRPr="00B33663">
        <w:rPr>
          <w:spacing w:val="-2"/>
          <w:sz w:val="26"/>
        </w:rPr>
        <w:t xml:space="preserve"> </w:t>
      </w:r>
      <w:r w:rsidRPr="00B33663">
        <w:rPr>
          <w:sz w:val="26"/>
        </w:rPr>
        <w:t>48-bit</w:t>
      </w:r>
      <w:r w:rsidRPr="00B33663">
        <w:rPr>
          <w:spacing w:val="1"/>
          <w:sz w:val="26"/>
        </w:rPr>
        <w:t xml:space="preserve"> </w:t>
      </w:r>
      <w:r w:rsidRPr="00B33663">
        <w:rPr>
          <w:b/>
          <w:i/>
          <w:sz w:val="26"/>
        </w:rPr>
        <w:t>address.</w:t>
      </w:r>
    </w:p>
    <w:p w14:paraId="6CFA826F" w14:textId="77777777" w:rsidR="00AB2FAE" w:rsidRPr="00B33663" w:rsidRDefault="00AB2FAE" w:rsidP="00E700C1">
      <w:pPr>
        <w:pStyle w:val="ListParagraph"/>
        <w:numPr>
          <w:ilvl w:val="0"/>
          <w:numId w:val="38"/>
        </w:numPr>
        <w:tabs>
          <w:tab w:val="left" w:pos="1201"/>
        </w:tabs>
        <w:spacing w:before="1" w:line="298" w:lineRule="exact"/>
        <w:ind w:hanging="361"/>
        <w:rPr>
          <w:sz w:val="26"/>
        </w:rPr>
      </w:pPr>
      <w:r w:rsidRPr="00B33663">
        <w:rPr>
          <w:sz w:val="26"/>
        </w:rPr>
        <w:t>The</w:t>
      </w:r>
      <w:r w:rsidRPr="00B33663">
        <w:rPr>
          <w:spacing w:val="-2"/>
          <w:sz w:val="26"/>
        </w:rPr>
        <w:t xml:space="preserve"> </w:t>
      </w:r>
      <w:r w:rsidRPr="00B33663">
        <w:rPr>
          <w:sz w:val="26"/>
        </w:rPr>
        <w:t>packet</w:t>
      </w:r>
      <w:r w:rsidRPr="00B33663">
        <w:rPr>
          <w:spacing w:val="-1"/>
          <w:sz w:val="26"/>
        </w:rPr>
        <w:t xml:space="preserve"> </w:t>
      </w:r>
      <w:r w:rsidRPr="00B33663">
        <w:rPr>
          <w:b/>
          <w:i/>
          <w:sz w:val="26"/>
        </w:rPr>
        <w:t>type</w:t>
      </w:r>
      <w:r w:rsidRPr="00B33663">
        <w:rPr>
          <w:b/>
          <w:i/>
          <w:spacing w:val="-1"/>
          <w:sz w:val="26"/>
        </w:rPr>
        <w:t xml:space="preserve"> </w:t>
      </w:r>
      <w:r w:rsidRPr="00B33663">
        <w:rPr>
          <w:sz w:val="26"/>
        </w:rPr>
        <w:t>field</w:t>
      </w:r>
      <w:r w:rsidRPr="00B33663">
        <w:rPr>
          <w:spacing w:val="-2"/>
          <w:sz w:val="26"/>
        </w:rPr>
        <w:t xml:space="preserve"> </w:t>
      </w:r>
      <w:r w:rsidRPr="00B33663">
        <w:rPr>
          <w:sz w:val="26"/>
        </w:rPr>
        <w:t>serves</w:t>
      </w:r>
      <w:r w:rsidRPr="00B33663">
        <w:rPr>
          <w:spacing w:val="-2"/>
          <w:sz w:val="26"/>
        </w:rPr>
        <w:t xml:space="preserve"> </w:t>
      </w:r>
      <w:r w:rsidRPr="00B33663">
        <w:rPr>
          <w:sz w:val="26"/>
        </w:rPr>
        <w:t>as</w:t>
      </w:r>
      <w:r w:rsidRPr="00B33663">
        <w:rPr>
          <w:spacing w:val="-2"/>
          <w:sz w:val="26"/>
        </w:rPr>
        <w:t xml:space="preserve"> </w:t>
      </w:r>
      <w:r w:rsidRPr="00B33663">
        <w:rPr>
          <w:sz w:val="26"/>
        </w:rPr>
        <w:t>the</w:t>
      </w:r>
      <w:r w:rsidRPr="00B33663">
        <w:rPr>
          <w:spacing w:val="1"/>
          <w:sz w:val="26"/>
        </w:rPr>
        <w:t xml:space="preserve"> </w:t>
      </w:r>
      <w:r w:rsidRPr="00B33663">
        <w:rPr>
          <w:sz w:val="26"/>
        </w:rPr>
        <w:t>demultiplexing</w:t>
      </w:r>
      <w:r w:rsidRPr="00B33663">
        <w:rPr>
          <w:spacing w:val="-1"/>
          <w:sz w:val="26"/>
        </w:rPr>
        <w:t xml:space="preserve"> </w:t>
      </w:r>
      <w:r w:rsidRPr="00B33663">
        <w:rPr>
          <w:sz w:val="26"/>
        </w:rPr>
        <w:t>key.</w:t>
      </w:r>
    </w:p>
    <w:p w14:paraId="69854E76" w14:textId="77777777" w:rsidR="00AB2FAE" w:rsidRPr="00B33663" w:rsidRDefault="00AB2FAE" w:rsidP="00E700C1">
      <w:pPr>
        <w:pStyle w:val="ListParagraph"/>
        <w:numPr>
          <w:ilvl w:val="0"/>
          <w:numId w:val="38"/>
        </w:numPr>
        <w:tabs>
          <w:tab w:val="left" w:pos="1201"/>
        </w:tabs>
        <w:spacing w:line="298" w:lineRule="exact"/>
        <w:ind w:hanging="361"/>
        <w:rPr>
          <w:b/>
          <w:i/>
          <w:sz w:val="26"/>
        </w:rPr>
      </w:pPr>
      <w:r w:rsidRPr="00B33663">
        <w:rPr>
          <w:sz w:val="26"/>
        </w:rPr>
        <w:t>Each</w:t>
      </w:r>
      <w:r w:rsidRPr="00B33663">
        <w:rPr>
          <w:spacing w:val="-3"/>
          <w:sz w:val="26"/>
        </w:rPr>
        <w:t xml:space="preserve"> </w:t>
      </w:r>
      <w:r w:rsidRPr="00B33663">
        <w:rPr>
          <w:sz w:val="26"/>
        </w:rPr>
        <w:t>frame</w:t>
      </w:r>
      <w:r w:rsidRPr="00B33663">
        <w:rPr>
          <w:spacing w:val="-2"/>
          <w:sz w:val="26"/>
        </w:rPr>
        <w:t xml:space="preserve"> </w:t>
      </w:r>
      <w:r w:rsidRPr="00B33663">
        <w:rPr>
          <w:sz w:val="26"/>
        </w:rPr>
        <w:t>contains up</w:t>
      </w:r>
      <w:r w:rsidRPr="00B33663">
        <w:rPr>
          <w:spacing w:val="-1"/>
          <w:sz w:val="26"/>
        </w:rPr>
        <w:t xml:space="preserve"> </w:t>
      </w:r>
      <w:r w:rsidRPr="00B33663">
        <w:rPr>
          <w:sz w:val="26"/>
        </w:rPr>
        <w:t>to</w:t>
      </w:r>
      <w:r w:rsidRPr="00B33663">
        <w:rPr>
          <w:spacing w:val="-2"/>
          <w:sz w:val="26"/>
        </w:rPr>
        <w:t xml:space="preserve"> </w:t>
      </w:r>
      <w:r w:rsidRPr="00B33663">
        <w:rPr>
          <w:sz w:val="26"/>
        </w:rPr>
        <w:t>1500</w:t>
      </w:r>
      <w:r w:rsidRPr="00B33663">
        <w:rPr>
          <w:spacing w:val="-2"/>
          <w:sz w:val="26"/>
        </w:rPr>
        <w:t xml:space="preserve"> </w:t>
      </w:r>
      <w:r w:rsidRPr="00B33663">
        <w:rPr>
          <w:sz w:val="26"/>
        </w:rPr>
        <w:t>bytes</w:t>
      </w:r>
      <w:r w:rsidRPr="00B33663">
        <w:rPr>
          <w:spacing w:val="-3"/>
          <w:sz w:val="26"/>
        </w:rPr>
        <w:t xml:space="preserve"> </w:t>
      </w:r>
      <w:r w:rsidRPr="00B33663">
        <w:rPr>
          <w:sz w:val="26"/>
        </w:rPr>
        <w:t>of</w:t>
      </w:r>
      <w:r w:rsidRPr="00B33663">
        <w:rPr>
          <w:spacing w:val="4"/>
          <w:sz w:val="26"/>
        </w:rPr>
        <w:t xml:space="preserve"> </w:t>
      </w:r>
      <w:r w:rsidRPr="00B33663">
        <w:rPr>
          <w:b/>
          <w:i/>
          <w:sz w:val="26"/>
        </w:rPr>
        <w:t>data(Body).</w:t>
      </w:r>
    </w:p>
    <w:p w14:paraId="260BF97C" w14:textId="77777777" w:rsidR="00AB2FAE" w:rsidRPr="00B33663" w:rsidRDefault="00AB2FAE" w:rsidP="00E700C1">
      <w:pPr>
        <w:pStyle w:val="ListParagraph"/>
        <w:numPr>
          <w:ilvl w:val="0"/>
          <w:numId w:val="38"/>
        </w:numPr>
        <w:tabs>
          <w:tab w:val="left" w:pos="1201"/>
        </w:tabs>
        <w:spacing w:before="1"/>
        <w:ind w:hanging="361"/>
        <w:rPr>
          <w:sz w:val="26"/>
        </w:rPr>
      </w:pPr>
      <w:r w:rsidRPr="00B33663">
        <w:rPr>
          <w:b/>
          <w:i/>
          <w:sz w:val="26"/>
        </w:rPr>
        <w:t>CRC</w:t>
      </w:r>
      <w:r w:rsidRPr="00B33663">
        <w:rPr>
          <w:b/>
          <w:i/>
          <w:spacing w:val="-3"/>
          <w:sz w:val="26"/>
        </w:rPr>
        <w:t xml:space="preserve"> </w:t>
      </w:r>
      <w:r w:rsidRPr="00B33663">
        <w:rPr>
          <w:sz w:val="26"/>
        </w:rPr>
        <w:t>is</w:t>
      </w:r>
      <w:r w:rsidRPr="00B33663">
        <w:rPr>
          <w:spacing w:val="-2"/>
          <w:sz w:val="26"/>
        </w:rPr>
        <w:t xml:space="preserve"> </w:t>
      </w:r>
      <w:r w:rsidRPr="00B33663">
        <w:rPr>
          <w:sz w:val="26"/>
        </w:rPr>
        <w:t>used</w:t>
      </w:r>
      <w:r w:rsidRPr="00B33663">
        <w:rPr>
          <w:spacing w:val="-2"/>
          <w:sz w:val="26"/>
        </w:rPr>
        <w:t xml:space="preserve"> </w:t>
      </w:r>
      <w:r w:rsidRPr="00B33663">
        <w:rPr>
          <w:sz w:val="26"/>
        </w:rPr>
        <w:t>for</w:t>
      </w:r>
      <w:r w:rsidRPr="00B33663">
        <w:rPr>
          <w:spacing w:val="-2"/>
          <w:sz w:val="26"/>
        </w:rPr>
        <w:t xml:space="preserve"> </w:t>
      </w:r>
      <w:r w:rsidRPr="00B33663">
        <w:rPr>
          <w:sz w:val="26"/>
        </w:rPr>
        <w:t>Error</w:t>
      </w:r>
      <w:r w:rsidRPr="00B33663">
        <w:rPr>
          <w:spacing w:val="1"/>
          <w:sz w:val="26"/>
        </w:rPr>
        <w:t xml:space="preserve"> </w:t>
      </w:r>
      <w:r w:rsidRPr="00B33663">
        <w:rPr>
          <w:sz w:val="26"/>
        </w:rPr>
        <w:t>detection</w:t>
      </w:r>
    </w:p>
    <w:p w14:paraId="1728B4D0" w14:textId="77777777" w:rsidR="00AB2FAE" w:rsidRPr="00B33663" w:rsidRDefault="00AB2FAE" w:rsidP="00AB2FAE">
      <w:pPr>
        <w:pStyle w:val="BodyText"/>
        <w:spacing w:before="6"/>
        <w:ind w:left="0"/>
        <w:rPr>
          <w:sz w:val="39"/>
        </w:rPr>
      </w:pPr>
    </w:p>
    <w:p w14:paraId="2145891C" w14:textId="77777777" w:rsidR="00AB2FAE" w:rsidRPr="00B33663" w:rsidRDefault="00AB2FAE" w:rsidP="00AB2FAE">
      <w:pPr>
        <w:pStyle w:val="Heading4"/>
        <w:spacing w:before="1"/>
      </w:pPr>
      <w:r w:rsidRPr="00B33663">
        <w:t>Ethernet</w:t>
      </w:r>
      <w:r w:rsidRPr="00B33663">
        <w:rPr>
          <w:spacing w:val="-1"/>
        </w:rPr>
        <w:t xml:space="preserve"> </w:t>
      </w:r>
      <w:r w:rsidRPr="00B33663">
        <w:t>Addresses</w:t>
      </w:r>
    </w:p>
    <w:p w14:paraId="368295EC" w14:textId="77777777" w:rsidR="00AB2FAE" w:rsidRPr="00B33663" w:rsidRDefault="00AB2FAE" w:rsidP="00E700C1">
      <w:pPr>
        <w:pStyle w:val="ListParagraph"/>
        <w:numPr>
          <w:ilvl w:val="0"/>
          <w:numId w:val="38"/>
        </w:numPr>
        <w:tabs>
          <w:tab w:val="left" w:pos="1201"/>
        </w:tabs>
        <w:spacing w:before="142"/>
        <w:ind w:hanging="361"/>
        <w:rPr>
          <w:sz w:val="26"/>
        </w:rPr>
      </w:pPr>
      <w:r w:rsidRPr="00B33663">
        <w:rPr>
          <w:sz w:val="26"/>
        </w:rPr>
        <w:t>Every</w:t>
      </w:r>
      <w:r w:rsidRPr="00B33663">
        <w:rPr>
          <w:spacing w:val="-7"/>
          <w:sz w:val="26"/>
        </w:rPr>
        <w:t xml:space="preserve"> </w:t>
      </w:r>
      <w:r w:rsidRPr="00B33663">
        <w:rPr>
          <w:sz w:val="26"/>
        </w:rPr>
        <w:t>Ethernet</w:t>
      </w:r>
      <w:r w:rsidRPr="00B33663">
        <w:rPr>
          <w:spacing w:val="-2"/>
          <w:sz w:val="26"/>
        </w:rPr>
        <w:t xml:space="preserve"> </w:t>
      </w:r>
      <w:r w:rsidRPr="00B33663">
        <w:rPr>
          <w:sz w:val="26"/>
        </w:rPr>
        <w:t>host</w:t>
      </w:r>
      <w:r w:rsidRPr="00B33663">
        <w:rPr>
          <w:spacing w:val="1"/>
          <w:sz w:val="26"/>
        </w:rPr>
        <w:t xml:space="preserve"> </w:t>
      </w:r>
      <w:r w:rsidRPr="00B33663">
        <w:rPr>
          <w:sz w:val="26"/>
        </w:rPr>
        <w:t>has</w:t>
      </w:r>
      <w:r w:rsidRPr="00B33663">
        <w:rPr>
          <w:spacing w:val="-2"/>
          <w:sz w:val="26"/>
        </w:rPr>
        <w:t xml:space="preserve"> </w:t>
      </w:r>
      <w:r w:rsidRPr="00B33663">
        <w:rPr>
          <w:sz w:val="26"/>
        </w:rPr>
        <w:t>a</w:t>
      </w:r>
      <w:r w:rsidRPr="00B33663">
        <w:rPr>
          <w:spacing w:val="-1"/>
          <w:sz w:val="26"/>
        </w:rPr>
        <w:t xml:space="preserve"> </w:t>
      </w:r>
      <w:r w:rsidRPr="00B33663">
        <w:rPr>
          <w:sz w:val="26"/>
        </w:rPr>
        <w:t>unique</w:t>
      </w:r>
      <w:r w:rsidRPr="00B33663">
        <w:rPr>
          <w:spacing w:val="1"/>
          <w:sz w:val="26"/>
        </w:rPr>
        <w:t xml:space="preserve"> </w:t>
      </w:r>
      <w:r w:rsidRPr="00B33663">
        <w:rPr>
          <w:sz w:val="26"/>
        </w:rPr>
        <w:t>Ethernet</w:t>
      </w:r>
      <w:r w:rsidRPr="00B33663">
        <w:rPr>
          <w:spacing w:val="2"/>
          <w:sz w:val="26"/>
        </w:rPr>
        <w:t xml:space="preserve"> </w:t>
      </w:r>
      <w:r w:rsidRPr="00B33663">
        <w:rPr>
          <w:sz w:val="26"/>
        </w:rPr>
        <w:t>address</w:t>
      </w:r>
      <w:r w:rsidRPr="00B33663">
        <w:rPr>
          <w:spacing w:val="-2"/>
          <w:sz w:val="26"/>
        </w:rPr>
        <w:t xml:space="preserve"> </w:t>
      </w:r>
      <w:r w:rsidRPr="00B33663">
        <w:rPr>
          <w:sz w:val="26"/>
        </w:rPr>
        <w:t>(48</w:t>
      </w:r>
      <w:r w:rsidRPr="00B33663">
        <w:rPr>
          <w:spacing w:val="-1"/>
          <w:sz w:val="26"/>
        </w:rPr>
        <w:t xml:space="preserve"> </w:t>
      </w:r>
      <w:r w:rsidRPr="00B33663">
        <w:rPr>
          <w:sz w:val="26"/>
        </w:rPr>
        <w:t>bits</w:t>
      </w:r>
      <w:r w:rsidRPr="00B33663">
        <w:rPr>
          <w:spacing w:val="2"/>
          <w:sz w:val="26"/>
        </w:rPr>
        <w:t xml:space="preserve"> </w:t>
      </w:r>
      <w:r w:rsidRPr="00B33663">
        <w:rPr>
          <w:sz w:val="26"/>
        </w:rPr>
        <w:t>–</w:t>
      </w:r>
      <w:r w:rsidRPr="00B33663">
        <w:rPr>
          <w:spacing w:val="-1"/>
          <w:sz w:val="26"/>
        </w:rPr>
        <w:t xml:space="preserve"> </w:t>
      </w:r>
      <w:r w:rsidRPr="00B33663">
        <w:rPr>
          <w:sz w:val="26"/>
        </w:rPr>
        <w:t>6</w:t>
      </w:r>
      <w:r w:rsidRPr="00B33663">
        <w:rPr>
          <w:spacing w:val="-2"/>
          <w:sz w:val="26"/>
        </w:rPr>
        <w:t xml:space="preserve"> </w:t>
      </w:r>
      <w:r w:rsidRPr="00B33663">
        <w:rPr>
          <w:sz w:val="26"/>
        </w:rPr>
        <w:t>bytes).</w:t>
      </w:r>
    </w:p>
    <w:p w14:paraId="79374C71" w14:textId="77777777" w:rsidR="00AB2FAE" w:rsidRPr="00B33663" w:rsidRDefault="00AB2FAE" w:rsidP="00E700C1">
      <w:pPr>
        <w:pStyle w:val="ListParagraph"/>
        <w:numPr>
          <w:ilvl w:val="0"/>
          <w:numId w:val="38"/>
        </w:numPr>
        <w:tabs>
          <w:tab w:val="left" w:pos="1201"/>
        </w:tabs>
        <w:spacing w:before="1"/>
        <w:ind w:right="637"/>
        <w:rPr>
          <w:sz w:val="26"/>
        </w:rPr>
      </w:pPr>
      <w:r w:rsidRPr="00B33663">
        <w:rPr>
          <w:sz w:val="26"/>
        </w:rPr>
        <w:t>Ethernet</w:t>
      </w:r>
      <w:r w:rsidRPr="00B33663">
        <w:rPr>
          <w:spacing w:val="38"/>
          <w:sz w:val="26"/>
        </w:rPr>
        <w:t xml:space="preserve"> </w:t>
      </w:r>
      <w:r w:rsidRPr="00B33663">
        <w:rPr>
          <w:sz w:val="26"/>
        </w:rPr>
        <w:t>address</w:t>
      </w:r>
      <w:r w:rsidRPr="00B33663">
        <w:rPr>
          <w:spacing w:val="38"/>
          <w:sz w:val="26"/>
        </w:rPr>
        <w:t xml:space="preserve"> </w:t>
      </w:r>
      <w:r w:rsidRPr="00B33663">
        <w:rPr>
          <w:sz w:val="26"/>
        </w:rPr>
        <w:t>is</w:t>
      </w:r>
      <w:r w:rsidRPr="00B33663">
        <w:rPr>
          <w:spacing w:val="40"/>
          <w:sz w:val="26"/>
        </w:rPr>
        <w:t xml:space="preserve"> </w:t>
      </w:r>
      <w:r w:rsidRPr="00B33663">
        <w:rPr>
          <w:sz w:val="26"/>
        </w:rPr>
        <w:t>represented</w:t>
      </w:r>
      <w:r w:rsidRPr="00B33663">
        <w:rPr>
          <w:spacing w:val="39"/>
          <w:sz w:val="26"/>
        </w:rPr>
        <w:t xml:space="preserve"> </w:t>
      </w:r>
      <w:r w:rsidRPr="00B33663">
        <w:rPr>
          <w:sz w:val="26"/>
        </w:rPr>
        <w:t>by</w:t>
      </w:r>
      <w:r w:rsidRPr="00B33663">
        <w:rPr>
          <w:spacing w:val="33"/>
          <w:sz w:val="26"/>
        </w:rPr>
        <w:t xml:space="preserve"> </w:t>
      </w:r>
      <w:r w:rsidRPr="00B33663">
        <w:rPr>
          <w:sz w:val="26"/>
        </w:rPr>
        <w:t>sequence</w:t>
      </w:r>
      <w:r w:rsidRPr="00B33663">
        <w:rPr>
          <w:spacing w:val="38"/>
          <w:sz w:val="26"/>
        </w:rPr>
        <w:t xml:space="preserve"> </w:t>
      </w:r>
      <w:r w:rsidRPr="00B33663">
        <w:rPr>
          <w:sz w:val="26"/>
        </w:rPr>
        <w:t>of</w:t>
      </w:r>
      <w:r w:rsidRPr="00B33663">
        <w:rPr>
          <w:spacing w:val="39"/>
          <w:sz w:val="26"/>
        </w:rPr>
        <w:t xml:space="preserve"> </w:t>
      </w:r>
      <w:r w:rsidRPr="00B33663">
        <w:rPr>
          <w:sz w:val="26"/>
        </w:rPr>
        <w:t>six</w:t>
      </w:r>
      <w:r w:rsidRPr="00B33663">
        <w:rPr>
          <w:spacing w:val="38"/>
          <w:sz w:val="26"/>
        </w:rPr>
        <w:t xml:space="preserve"> </w:t>
      </w:r>
      <w:r w:rsidRPr="00B33663">
        <w:rPr>
          <w:sz w:val="26"/>
        </w:rPr>
        <w:t>numbers</w:t>
      </w:r>
      <w:r w:rsidRPr="00B33663">
        <w:rPr>
          <w:spacing w:val="38"/>
          <w:sz w:val="26"/>
        </w:rPr>
        <w:t xml:space="preserve"> </w:t>
      </w:r>
      <w:r w:rsidRPr="00B33663">
        <w:rPr>
          <w:sz w:val="26"/>
        </w:rPr>
        <w:t>separated</w:t>
      </w:r>
      <w:r w:rsidRPr="00B33663">
        <w:rPr>
          <w:spacing w:val="37"/>
          <w:sz w:val="26"/>
        </w:rPr>
        <w:t xml:space="preserve"> </w:t>
      </w:r>
      <w:r w:rsidRPr="00B33663">
        <w:rPr>
          <w:sz w:val="26"/>
        </w:rPr>
        <w:t>by</w:t>
      </w:r>
      <w:r w:rsidRPr="00B33663">
        <w:rPr>
          <w:spacing w:val="-62"/>
          <w:sz w:val="26"/>
        </w:rPr>
        <w:t xml:space="preserve"> </w:t>
      </w:r>
      <w:r w:rsidRPr="00B33663">
        <w:rPr>
          <w:sz w:val="26"/>
        </w:rPr>
        <w:t>colons.</w:t>
      </w:r>
    </w:p>
    <w:p w14:paraId="67692368" w14:textId="77777777" w:rsidR="00AB2FAE" w:rsidRPr="00B33663" w:rsidRDefault="00AB2FAE" w:rsidP="00E700C1">
      <w:pPr>
        <w:pStyle w:val="ListParagraph"/>
        <w:numPr>
          <w:ilvl w:val="0"/>
          <w:numId w:val="38"/>
        </w:numPr>
        <w:tabs>
          <w:tab w:val="left" w:pos="1201"/>
        </w:tabs>
        <w:ind w:right="639"/>
        <w:rPr>
          <w:sz w:val="26"/>
        </w:rPr>
      </w:pPr>
      <w:r w:rsidRPr="00B33663">
        <w:rPr>
          <w:sz w:val="26"/>
        </w:rPr>
        <w:t>Each</w:t>
      </w:r>
      <w:r w:rsidRPr="00B33663">
        <w:rPr>
          <w:spacing w:val="27"/>
          <w:sz w:val="26"/>
        </w:rPr>
        <w:t xml:space="preserve"> </w:t>
      </w:r>
      <w:r w:rsidRPr="00B33663">
        <w:rPr>
          <w:sz w:val="26"/>
        </w:rPr>
        <w:t>number</w:t>
      </w:r>
      <w:r w:rsidRPr="00B33663">
        <w:rPr>
          <w:spacing w:val="28"/>
          <w:sz w:val="26"/>
        </w:rPr>
        <w:t xml:space="preserve"> </w:t>
      </w:r>
      <w:r w:rsidRPr="00B33663">
        <w:rPr>
          <w:sz w:val="26"/>
        </w:rPr>
        <w:t>corresponds</w:t>
      </w:r>
      <w:r w:rsidRPr="00B33663">
        <w:rPr>
          <w:spacing w:val="27"/>
          <w:sz w:val="26"/>
        </w:rPr>
        <w:t xml:space="preserve"> </w:t>
      </w:r>
      <w:r w:rsidRPr="00B33663">
        <w:rPr>
          <w:sz w:val="26"/>
        </w:rPr>
        <w:t>to</w:t>
      </w:r>
      <w:r w:rsidRPr="00B33663">
        <w:rPr>
          <w:spacing w:val="28"/>
          <w:sz w:val="26"/>
        </w:rPr>
        <w:t xml:space="preserve"> </w:t>
      </w:r>
      <w:r w:rsidRPr="00B33663">
        <w:rPr>
          <w:sz w:val="26"/>
        </w:rPr>
        <w:t>1</w:t>
      </w:r>
      <w:r w:rsidRPr="00B33663">
        <w:rPr>
          <w:spacing w:val="29"/>
          <w:sz w:val="26"/>
        </w:rPr>
        <w:t xml:space="preserve"> </w:t>
      </w:r>
      <w:r w:rsidRPr="00B33663">
        <w:rPr>
          <w:sz w:val="26"/>
        </w:rPr>
        <w:t>byte</w:t>
      </w:r>
      <w:r w:rsidRPr="00B33663">
        <w:rPr>
          <w:spacing w:val="30"/>
          <w:sz w:val="26"/>
        </w:rPr>
        <w:t xml:space="preserve"> </w:t>
      </w:r>
      <w:r w:rsidRPr="00B33663">
        <w:rPr>
          <w:sz w:val="26"/>
        </w:rPr>
        <w:t>of</w:t>
      </w:r>
      <w:r w:rsidRPr="00B33663">
        <w:rPr>
          <w:spacing w:val="29"/>
          <w:sz w:val="26"/>
        </w:rPr>
        <w:t xml:space="preserve"> </w:t>
      </w:r>
      <w:r w:rsidRPr="00B33663">
        <w:rPr>
          <w:sz w:val="26"/>
        </w:rPr>
        <w:t>the</w:t>
      </w:r>
      <w:r w:rsidRPr="00B33663">
        <w:rPr>
          <w:spacing w:val="28"/>
          <w:sz w:val="26"/>
        </w:rPr>
        <w:t xml:space="preserve"> </w:t>
      </w:r>
      <w:r w:rsidRPr="00B33663">
        <w:rPr>
          <w:sz w:val="26"/>
        </w:rPr>
        <w:t>6</w:t>
      </w:r>
      <w:r w:rsidRPr="00B33663">
        <w:rPr>
          <w:spacing w:val="29"/>
          <w:sz w:val="26"/>
        </w:rPr>
        <w:t xml:space="preserve"> </w:t>
      </w:r>
      <w:r w:rsidRPr="00B33663">
        <w:rPr>
          <w:sz w:val="26"/>
        </w:rPr>
        <w:t>byte</w:t>
      </w:r>
      <w:r w:rsidRPr="00B33663">
        <w:rPr>
          <w:spacing w:val="28"/>
          <w:sz w:val="26"/>
        </w:rPr>
        <w:t xml:space="preserve"> </w:t>
      </w:r>
      <w:r w:rsidRPr="00B33663">
        <w:rPr>
          <w:sz w:val="26"/>
        </w:rPr>
        <w:t>address</w:t>
      </w:r>
      <w:r w:rsidRPr="00B33663">
        <w:rPr>
          <w:spacing w:val="27"/>
          <w:sz w:val="26"/>
        </w:rPr>
        <w:t xml:space="preserve"> </w:t>
      </w:r>
      <w:r w:rsidRPr="00B33663">
        <w:rPr>
          <w:sz w:val="26"/>
        </w:rPr>
        <w:t>and</w:t>
      </w:r>
      <w:r w:rsidRPr="00B33663">
        <w:rPr>
          <w:spacing w:val="28"/>
          <w:sz w:val="26"/>
        </w:rPr>
        <w:t xml:space="preserve"> </w:t>
      </w:r>
      <w:r w:rsidRPr="00B33663">
        <w:rPr>
          <w:sz w:val="26"/>
        </w:rPr>
        <w:t>is</w:t>
      </w:r>
      <w:r w:rsidRPr="00B33663">
        <w:rPr>
          <w:spacing w:val="29"/>
          <w:sz w:val="26"/>
        </w:rPr>
        <w:t xml:space="preserve"> </w:t>
      </w:r>
      <w:r w:rsidRPr="00B33663">
        <w:rPr>
          <w:sz w:val="26"/>
        </w:rPr>
        <w:t>given</w:t>
      </w:r>
      <w:r w:rsidRPr="00B33663">
        <w:rPr>
          <w:spacing w:val="28"/>
          <w:sz w:val="26"/>
        </w:rPr>
        <w:t xml:space="preserve"> </w:t>
      </w:r>
      <w:r w:rsidRPr="00B33663">
        <w:rPr>
          <w:sz w:val="26"/>
        </w:rPr>
        <w:t>by</w:t>
      </w:r>
      <w:r w:rsidRPr="00B33663">
        <w:rPr>
          <w:spacing w:val="-62"/>
          <w:sz w:val="26"/>
        </w:rPr>
        <w:t xml:space="preserve"> </w:t>
      </w:r>
      <w:r w:rsidRPr="00B33663">
        <w:rPr>
          <w:sz w:val="26"/>
        </w:rPr>
        <w:t>pair</w:t>
      </w:r>
      <w:r w:rsidRPr="00B33663">
        <w:rPr>
          <w:spacing w:val="-2"/>
          <w:sz w:val="26"/>
        </w:rPr>
        <w:t xml:space="preserve"> </w:t>
      </w:r>
      <w:r w:rsidRPr="00B33663">
        <w:rPr>
          <w:sz w:val="26"/>
        </w:rPr>
        <w:t>of</w:t>
      </w:r>
      <w:r w:rsidRPr="00B33663">
        <w:rPr>
          <w:spacing w:val="2"/>
          <w:sz w:val="26"/>
        </w:rPr>
        <w:t xml:space="preserve"> </w:t>
      </w:r>
      <w:r w:rsidRPr="00B33663">
        <w:rPr>
          <w:sz w:val="26"/>
        </w:rPr>
        <w:t>hexadecimal</w:t>
      </w:r>
      <w:r w:rsidRPr="00B33663">
        <w:rPr>
          <w:spacing w:val="1"/>
          <w:sz w:val="26"/>
        </w:rPr>
        <w:t xml:space="preserve"> </w:t>
      </w:r>
      <w:r w:rsidRPr="00B33663">
        <w:rPr>
          <w:sz w:val="26"/>
        </w:rPr>
        <w:t>digits.</w:t>
      </w:r>
    </w:p>
    <w:p w14:paraId="01E7EDD3" w14:textId="77777777" w:rsidR="00AB2FAE" w:rsidRPr="00B33663" w:rsidRDefault="00AB2FAE" w:rsidP="00E700C1">
      <w:pPr>
        <w:pStyle w:val="ListParagraph"/>
        <w:numPr>
          <w:ilvl w:val="0"/>
          <w:numId w:val="38"/>
        </w:numPr>
        <w:tabs>
          <w:tab w:val="left" w:pos="1201"/>
        </w:tabs>
        <w:ind w:hanging="361"/>
        <w:rPr>
          <w:sz w:val="26"/>
        </w:rPr>
      </w:pPr>
      <w:r w:rsidRPr="00B33663">
        <w:rPr>
          <w:b/>
          <w:sz w:val="26"/>
        </w:rPr>
        <w:t>Eg:</w:t>
      </w:r>
      <w:r w:rsidRPr="00B33663">
        <w:rPr>
          <w:b/>
          <w:spacing w:val="-4"/>
          <w:sz w:val="26"/>
        </w:rPr>
        <w:t xml:space="preserve"> </w:t>
      </w:r>
      <w:r w:rsidRPr="00B33663">
        <w:rPr>
          <w:b/>
          <w:sz w:val="26"/>
        </w:rPr>
        <w:t>8:0:2b:e4:b1:2</w:t>
      </w:r>
      <w:r w:rsidRPr="00B33663">
        <w:rPr>
          <w:b/>
          <w:spacing w:val="-2"/>
          <w:sz w:val="26"/>
        </w:rPr>
        <w:t xml:space="preserve"> </w:t>
      </w:r>
      <w:r w:rsidRPr="00B33663">
        <w:rPr>
          <w:sz w:val="26"/>
        </w:rPr>
        <w:t>is</w:t>
      </w:r>
      <w:r w:rsidRPr="00B33663">
        <w:rPr>
          <w:spacing w:val="-4"/>
          <w:sz w:val="26"/>
        </w:rPr>
        <w:t xml:space="preserve"> </w:t>
      </w:r>
      <w:r w:rsidRPr="00B33663">
        <w:rPr>
          <w:sz w:val="26"/>
        </w:rPr>
        <w:t>the</w:t>
      </w:r>
      <w:r w:rsidRPr="00B33663">
        <w:rPr>
          <w:spacing w:val="-3"/>
          <w:sz w:val="26"/>
        </w:rPr>
        <w:t xml:space="preserve"> </w:t>
      </w:r>
      <w:r w:rsidRPr="00B33663">
        <w:rPr>
          <w:sz w:val="26"/>
        </w:rPr>
        <w:t>representation</w:t>
      </w:r>
      <w:r w:rsidRPr="00B33663">
        <w:rPr>
          <w:spacing w:val="-4"/>
          <w:sz w:val="26"/>
        </w:rPr>
        <w:t xml:space="preserve"> </w:t>
      </w:r>
      <w:r w:rsidRPr="00B33663">
        <w:rPr>
          <w:sz w:val="26"/>
        </w:rPr>
        <w:t>of</w:t>
      </w:r>
    </w:p>
    <w:p w14:paraId="352E4306" w14:textId="77777777" w:rsidR="00AB2FAE" w:rsidRPr="00B33663" w:rsidRDefault="00AB2FAE" w:rsidP="00AB2FAE">
      <w:pPr>
        <w:pStyle w:val="BodyText"/>
        <w:spacing w:before="1" w:line="298" w:lineRule="exact"/>
        <w:ind w:left="1452"/>
      </w:pPr>
      <w:r w:rsidRPr="00B33663">
        <w:t>00001000</w:t>
      </w:r>
      <w:r w:rsidRPr="00B33663">
        <w:rPr>
          <w:spacing w:val="-2"/>
        </w:rPr>
        <w:t xml:space="preserve"> </w:t>
      </w:r>
      <w:r w:rsidRPr="00B33663">
        <w:t>00000000</w:t>
      </w:r>
      <w:r w:rsidRPr="00B33663">
        <w:rPr>
          <w:spacing w:val="-2"/>
        </w:rPr>
        <w:t xml:space="preserve"> </w:t>
      </w:r>
      <w:r w:rsidRPr="00B33663">
        <w:t>00101011 11100100</w:t>
      </w:r>
      <w:r w:rsidRPr="00B33663">
        <w:rPr>
          <w:spacing w:val="1"/>
        </w:rPr>
        <w:t xml:space="preserve"> </w:t>
      </w:r>
      <w:r w:rsidRPr="00B33663">
        <w:t>10110001 00000010</w:t>
      </w:r>
    </w:p>
    <w:p w14:paraId="4F03C6A5" w14:textId="77777777" w:rsidR="00AB2FAE" w:rsidRPr="00B33663" w:rsidRDefault="00AB2FAE" w:rsidP="00E700C1">
      <w:pPr>
        <w:pStyle w:val="ListParagraph"/>
        <w:numPr>
          <w:ilvl w:val="0"/>
          <w:numId w:val="38"/>
        </w:numPr>
        <w:tabs>
          <w:tab w:val="left" w:pos="1201"/>
        </w:tabs>
        <w:ind w:right="643"/>
        <w:rPr>
          <w:sz w:val="26"/>
        </w:rPr>
      </w:pPr>
      <w:r w:rsidRPr="00B33663">
        <w:rPr>
          <w:sz w:val="26"/>
        </w:rPr>
        <w:t>Each</w:t>
      </w:r>
      <w:r w:rsidRPr="00B33663">
        <w:rPr>
          <w:spacing w:val="28"/>
          <w:sz w:val="26"/>
        </w:rPr>
        <w:t xml:space="preserve"> </w:t>
      </w:r>
      <w:r w:rsidRPr="00B33663">
        <w:rPr>
          <w:sz w:val="26"/>
        </w:rPr>
        <w:t>frame</w:t>
      </w:r>
      <w:r w:rsidRPr="00B33663">
        <w:rPr>
          <w:spacing w:val="28"/>
          <w:sz w:val="26"/>
        </w:rPr>
        <w:t xml:space="preserve"> </w:t>
      </w:r>
      <w:r w:rsidRPr="00B33663">
        <w:rPr>
          <w:sz w:val="26"/>
        </w:rPr>
        <w:t>transmitted</w:t>
      </w:r>
      <w:r w:rsidRPr="00B33663">
        <w:rPr>
          <w:spacing w:val="28"/>
          <w:sz w:val="26"/>
        </w:rPr>
        <w:t xml:space="preserve"> </w:t>
      </w:r>
      <w:r w:rsidRPr="00B33663">
        <w:rPr>
          <w:sz w:val="26"/>
        </w:rPr>
        <w:t>on</w:t>
      </w:r>
      <w:r w:rsidRPr="00B33663">
        <w:rPr>
          <w:spacing w:val="30"/>
          <w:sz w:val="26"/>
        </w:rPr>
        <w:t xml:space="preserve"> </w:t>
      </w:r>
      <w:r w:rsidRPr="00B33663">
        <w:rPr>
          <w:sz w:val="26"/>
        </w:rPr>
        <w:t>an</w:t>
      </w:r>
      <w:r w:rsidRPr="00B33663">
        <w:rPr>
          <w:spacing w:val="28"/>
          <w:sz w:val="26"/>
        </w:rPr>
        <w:t xml:space="preserve"> </w:t>
      </w:r>
      <w:r w:rsidRPr="00B33663">
        <w:rPr>
          <w:sz w:val="26"/>
        </w:rPr>
        <w:t>Ethernet</w:t>
      </w:r>
      <w:r w:rsidRPr="00B33663">
        <w:rPr>
          <w:spacing w:val="30"/>
          <w:sz w:val="26"/>
        </w:rPr>
        <w:t xml:space="preserve"> </w:t>
      </w:r>
      <w:r w:rsidRPr="00B33663">
        <w:rPr>
          <w:sz w:val="26"/>
        </w:rPr>
        <w:t>is</w:t>
      </w:r>
      <w:r w:rsidRPr="00B33663">
        <w:rPr>
          <w:spacing w:val="30"/>
          <w:sz w:val="26"/>
        </w:rPr>
        <w:t xml:space="preserve"> </w:t>
      </w:r>
      <w:r w:rsidRPr="00B33663">
        <w:rPr>
          <w:sz w:val="26"/>
        </w:rPr>
        <w:t>received</w:t>
      </w:r>
      <w:r w:rsidRPr="00B33663">
        <w:rPr>
          <w:spacing w:val="30"/>
          <w:sz w:val="26"/>
        </w:rPr>
        <w:t xml:space="preserve"> </w:t>
      </w:r>
      <w:r w:rsidRPr="00B33663">
        <w:rPr>
          <w:sz w:val="26"/>
        </w:rPr>
        <w:t>by</w:t>
      </w:r>
      <w:r w:rsidRPr="00B33663">
        <w:rPr>
          <w:spacing w:val="25"/>
          <w:sz w:val="26"/>
        </w:rPr>
        <w:t xml:space="preserve"> </w:t>
      </w:r>
      <w:r w:rsidRPr="00B33663">
        <w:rPr>
          <w:sz w:val="26"/>
        </w:rPr>
        <w:t>every</w:t>
      </w:r>
      <w:r w:rsidRPr="00B33663">
        <w:rPr>
          <w:spacing w:val="28"/>
          <w:sz w:val="26"/>
        </w:rPr>
        <w:t xml:space="preserve"> </w:t>
      </w:r>
      <w:r w:rsidRPr="00B33663">
        <w:rPr>
          <w:sz w:val="26"/>
        </w:rPr>
        <w:t>adaptor</w:t>
      </w:r>
      <w:r w:rsidRPr="00B33663">
        <w:rPr>
          <w:spacing w:val="-62"/>
          <w:sz w:val="26"/>
        </w:rPr>
        <w:t xml:space="preserve"> </w:t>
      </w:r>
      <w:r w:rsidRPr="00B33663">
        <w:rPr>
          <w:sz w:val="26"/>
        </w:rPr>
        <w:t>connected</w:t>
      </w:r>
      <w:r w:rsidRPr="00B33663">
        <w:rPr>
          <w:spacing w:val="-1"/>
          <w:sz w:val="26"/>
        </w:rPr>
        <w:t xml:space="preserve"> </w:t>
      </w:r>
      <w:r w:rsidRPr="00B33663">
        <w:rPr>
          <w:sz w:val="26"/>
        </w:rPr>
        <w:t>to</w:t>
      </w:r>
      <w:r w:rsidRPr="00B33663">
        <w:rPr>
          <w:spacing w:val="2"/>
          <w:sz w:val="26"/>
        </w:rPr>
        <w:t xml:space="preserve"> </w:t>
      </w:r>
      <w:r w:rsidRPr="00B33663">
        <w:rPr>
          <w:sz w:val="26"/>
        </w:rPr>
        <w:t>the Ethernet.</w:t>
      </w:r>
    </w:p>
    <w:p w14:paraId="084D0BB9" w14:textId="77777777" w:rsidR="00AB2FAE" w:rsidRPr="00B33663" w:rsidRDefault="00AB2FAE" w:rsidP="00E700C1">
      <w:pPr>
        <w:pStyle w:val="ListParagraph"/>
        <w:numPr>
          <w:ilvl w:val="0"/>
          <w:numId w:val="38"/>
        </w:numPr>
        <w:tabs>
          <w:tab w:val="left" w:pos="1201"/>
        </w:tabs>
        <w:ind w:right="637"/>
        <w:rPr>
          <w:sz w:val="26"/>
        </w:rPr>
      </w:pPr>
      <w:r w:rsidRPr="00B33663">
        <w:rPr>
          <w:sz w:val="26"/>
        </w:rPr>
        <w:t>In</w:t>
      </w:r>
      <w:r w:rsidRPr="00B33663">
        <w:rPr>
          <w:spacing w:val="19"/>
          <w:sz w:val="26"/>
        </w:rPr>
        <w:t xml:space="preserve"> </w:t>
      </w:r>
      <w:r w:rsidRPr="00B33663">
        <w:rPr>
          <w:sz w:val="26"/>
        </w:rPr>
        <w:t>addition</w:t>
      </w:r>
      <w:r w:rsidRPr="00B33663">
        <w:rPr>
          <w:spacing w:val="20"/>
          <w:sz w:val="26"/>
        </w:rPr>
        <w:t xml:space="preserve"> </w:t>
      </w:r>
      <w:r w:rsidRPr="00B33663">
        <w:rPr>
          <w:sz w:val="26"/>
        </w:rPr>
        <w:t>to</w:t>
      </w:r>
      <w:r w:rsidRPr="00B33663">
        <w:rPr>
          <w:spacing w:val="24"/>
          <w:sz w:val="26"/>
        </w:rPr>
        <w:t xml:space="preserve"> </w:t>
      </w:r>
      <w:r w:rsidRPr="00B33663">
        <w:rPr>
          <w:b/>
          <w:i/>
          <w:sz w:val="26"/>
        </w:rPr>
        <w:t>unicast</w:t>
      </w:r>
      <w:r w:rsidRPr="00B33663">
        <w:rPr>
          <w:b/>
          <w:i/>
          <w:spacing w:val="25"/>
          <w:sz w:val="26"/>
        </w:rPr>
        <w:t xml:space="preserve"> </w:t>
      </w:r>
      <w:r w:rsidRPr="00B33663">
        <w:rPr>
          <w:sz w:val="26"/>
        </w:rPr>
        <w:t>addresses</w:t>
      </w:r>
      <w:r w:rsidRPr="00B33663">
        <w:rPr>
          <w:spacing w:val="19"/>
          <w:sz w:val="26"/>
        </w:rPr>
        <w:t xml:space="preserve"> </w:t>
      </w:r>
      <w:r w:rsidRPr="00B33663">
        <w:rPr>
          <w:sz w:val="26"/>
        </w:rPr>
        <w:t>an</w:t>
      </w:r>
      <w:r w:rsidRPr="00B33663">
        <w:rPr>
          <w:spacing w:val="20"/>
          <w:sz w:val="26"/>
        </w:rPr>
        <w:t xml:space="preserve"> </w:t>
      </w:r>
      <w:r w:rsidRPr="00B33663">
        <w:rPr>
          <w:sz w:val="26"/>
        </w:rPr>
        <w:t>Ethernet</w:t>
      </w:r>
      <w:r w:rsidRPr="00B33663">
        <w:rPr>
          <w:spacing w:val="22"/>
          <w:sz w:val="26"/>
        </w:rPr>
        <w:t xml:space="preserve"> </w:t>
      </w:r>
      <w:r w:rsidRPr="00B33663">
        <w:rPr>
          <w:sz w:val="26"/>
        </w:rPr>
        <w:t>address</w:t>
      </w:r>
      <w:r w:rsidRPr="00B33663">
        <w:rPr>
          <w:spacing w:val="18"/>
          <w:sz w:val="26"/>
        </w:rPr>
        <w:t xml:space="preserve"> </w:t>
      </w:r>
      <w:r w:rsidRPr="00B33663">
        <w:rPr>
          <w:sz w:val="26"/>
        </w:rPr>
        <w:t>consisting</w:t>
      </w:r>
      <w:r w:rsidRPr="00B33663">
        <w:rPr>
          <w:spacing w:val="20"/>
          <w:sz w:val="26"/>
        </w:rPr>
        <w:t xml:space="preserve"> </w:t>
      </w:r>
      <w:r w:rsidRPr="00B33663">
        <w:rPr>
          <w:sz w:val="26"/>
        </w:rPr>
        <w:t>of</w:t>
      </w:r>
      <w:r w:rsidRPr="00B33663">
        <w:rPr>
          <w:spacing w:val="26"/>
          <w:sz w:val="26"/>
        </w:rPr>
        <w:t xml:space="preserve"> </w:t>
      </w:r>
      <w:r w:rsidRPr="00B33663">
        <w:rPr>
          <w:b/>
          <w:i/>
          <w:sz w:val="26"/>
        </w:rPr>
        <w:t>all</w:t>
      </w:r>
      <w:r w:rsidRPr="00B33663">
        <w:rPr>
          <w:b/>
          <w:i/>
          <w:spacing w:val="20"/>
          <w:sz w:val="26"/>
        </w:rPr>
        <w:t xml:space="preserve"> </w:t>
      </w:r>
      <w:r w:rsidRPr="00B33663">
        <w:rPr>
          <w:b/>
          <w:i/>
          <w:sz w:val="26"/>
        </w:rPr>
        <w:t>1s</w:t>
      </w:r>
      <w:r w:rsidRPr="00B33663">
        <w:rPr>
          <w:b/>
          <w:i/>
          <w:spacing w:val="21"/>
          <w:sz w:val="26"/>
        </w:rPr>
        <w:t xml:space="preserve"> </w:t>
      </w:r>
      <w:r w:rsidRPr="00B33663">
        <w:rPr>
          <w:sz w:val="26"/>
        </w:rPr>
        <w:t>is</w:t>
      </w:r>
      <w:r w:rsidRPr="00B33663">
        <w:rPr>
          <w:spacing w:val="-62"/>
          <w:sz w:val="26"/>
        </w:rPr>
        <w:t xml:space="preserve"> </w:t>
      </w:r>
      <w:r w:rsidRPr="00B33663">
        <w:rPr>
          <w:sz w:val="26"/>
        </w:rPr>
        <w:t>treated</w:t>
      </w:r>
      <w:r w:rsidRPr="00B33663">
        <w:rPr>
          <w:spacing w:val="-2"/>
          <w:sz w:val="26"/>
        </w:rPr>
        <w:t xml:space="preserve"> </w:t>
      </w:r>
      <w:r w:rsidRPr="00B33663">
        <w:rPr>
          <w:sz w:val="26"/>
        </w:rPr>
        <w:t xml:space="preserve">as </w:t>
      </w:r>
      <w:r w:rsidRPr="00B33663">
        <w:rPr>
          <w:b/>
          <w:i/>
          <w:sz w:val="26"/>
        </w:rPr>
        <w:t xml:space="preserve">broadcast </w:t>
      </w:r>
      <w:r w:rsidRPr="00B33663">
        <w:rPr>
          <w:sz w:val="26"/>
        </w:rPr>
        <w:t>address.</w:t>
      </w:r>
    </w:p>
    <w:p w14:paraId="1FD796C1" w14:textId="77777777" w:rsidR="00AB2FAE" w:rsidRPr="00B33663" w:rsidRDefault="00AB2FAE" w:rsidP="00E700C1">
      <w:pPr>
        <w:pStyle w:val="ListParagraph"/>
        <w:numPr>
          <w:ilvl w:val="0"/>
          <w:numId w:val="38"/>
        </w:numPr>
        <w:tabs>
          <w:tab w:val="left" w:pos="1201"/>
        </w:tabs>
        <w:spacing w:before="1"/>
        <w:ind w:right="638"/>
        <w:rPr>
          <w:sz w:val="26"/>
        </w:rPr>
      </w:pPr>
      <w:r w:rsidRPr="00B33663">
        <w:rPr>
          <w:sz w:val="26"/>
        </w:rPr>
        <w:t>Similarly</w:t>
      </w:r>
      <w:r w:rsidRPr="00B33663">
        <w:rPr>
          <w:spacing w:val="5"/>
          <w:sz w:val="26"/>
        </w:rPr>
        <w:t xml:space="preserve"> </w:t>
      </w:r>
      <w:r w:rsidRPr="00B33663">
        <w:rPr>
          <w:sz w:val="26"/>
        </w:rPr>
        <w:t>the</w:t>
      </w:r>
      <w:r w:rsidRPr="00B33663">
        <w:rPr>
          <w:spacing w:val="9"/>
          <w:sz w:val="26"/>
        </w:rPr>
        <w:t xml:space="preserve"> </w:t>
      </w:r>
      <w:r w:rsidRPr="00B33663">
        <w:rPr>
          <w:sz w:val="26"/>
        </w:rPr>
        <w:t>address</w:t>
      </w:r>
      <w:r w:rsidRPr="00B33663">
        <w:rPr>
          <w:spacing w:val="10"/>
          <w:sz w:val="26"/>
        </w:rPr>
        <w:t xml:space="preserve"> </w:t>
      </w:r>
      <w:r w:rsidRPr="00B33663">
        <w:rPr>
          <w:sz w:val="26"/>
        </w:rPr>
        <w:t>that</w:t>
      </w:r>
      <w:r w:rsidRPr="00B33663">
        <w:rPr>
          <w:spacing w:val="9"/>
          <w:sz w:val="26"/>
        </w:rPr>
        <w:t xml:space="preserve"> </w:t>
      </w:r>
      <w:r w:rsidRPr="00B33663">
        <w:rPr>
          <w:sz w:val="26"/>
        </w:rPr>
        <w:t>has</w:t>
      </w:r>
      <w:r w:rsidRPr="00B33663">
        <w:rPr>
          <w:spacing w:val="11"/>
          <w:sz w:val="26"/>
        </w:rPr>
        <w:t xml:space="preserve"> </w:t>
      </w:r>
      <w:r w:rsidRPr="00B33663">
        <w:rPr>
          <w:sz w:val="26"/>
        </w:rPr>
        <w:t>the</w:t>
      </w:r>
      <w:r w:rsidRPr="00B33663">
        <w:rPr>
          <w:spacing w:val="12"/>
          <w:sz w:val="26"/>
        </w:rPr>
        <w:t xml:space="preserve"> </w:t>
      </w:r>
      <w:r w:rsidRPr="00B33663">
        <w:rPr>
          <w:b/>
          <w:i/>
          <w:sz w:val="26"/>
        </w:rPr>
        <w:t>first</w:t>
      </w:r>
      <w:r w:rsidRPr="00B33663">
        <w:rPr>
          <w:b/>
          <w:i/>
          <w:spacing w:val="9"/>
          <w:sz w:val="26"/>
        </w:rPr>
        <w:t xml:space="preserve"> </w:t>
      </w:r>
      <w:r w:rsidRPr="00B33663">
        <w:rPr>
          <w:b/>
          <w:i/>
          <w:sz w:val="26"/>
        </w:rPr>
        <w:t>bit</w:t>
      </w:r>
      <w:r w:rsidRPr="00B33663">
        <w:rPr>
          <w:b/>
          <w:i/>
          <w:spacing w:val="10"/>
          <w:sz w:val="26"/>
        </w:rPr>
        <w:t xml:space="preserve"> </w:t>
      </w:r>
      <w:r w:rsidRPr="00B33663">
        <w:rPr>
          <w:b/>
          <w:i/>
          <w:sz w:val="26"/>
        </w:rPr>
        <w:t>set</w:t>
      </w:r>
      <w:r w:rsidRPr="00B33663">
        <w:rPr>
          <w:b/>
          <w:i/>
          <w:spacing w:val="11"/>
          <w:sz w:val="26"/>
        </w:rPr>
        <w:t xml:space="preserve"> </w:t>
      </w:r>
      <w:r w:rsidRPr="00B33663">
        <w:rPr>
          <w:b/>
          <w:i/>
          <w:sz w:val="26"/>
        </w:rPr>
        <w:t>to</w:t>
      </w:r>
      <w:r w:rsidRPr="00B33663">
        <w:rPr>
          <w:b/>
          <w:i/>
          <w:spacing w:val="9"/>
          <w:sz w:val="26"/>
        </w:rPr>
        <w:t xml:space="preserve"> </w:t>
      </w:r>
      <w:r w:rsidRPr="00B33663">
        <w:rPr>
          <w:b/>
          <w:i/>
          <w:sz w:val="26"/>
        </w:rPr>
        <w:t>1</w:t>
      </w:r>
      <w:r w:rsidRPr="00B33663">
        <w:rPr>
          <w:b/>
          <w:i/>
          <w:spacing w:val="10"/>
          <w:sz w:val="26"/>
        </w:rPr>
        <w:t xml:space="preserve"> </w:t>
      </w:r>
      <w:r w:rsidRPr="00B33663">
        <w:rPr>
          <w:sz w:val="26"/>
        </w:rPr>
        <w:t>but</w:t>
      </w:r>
      <w:r w:rsidRPr="00B33663">
        <w:rPr>
          <w:spacing w:val="9"/>
          <w:sz w:val="26"/>
        </w:rPr>
        <w:t xml:space="preserve"> </w:t>
      </w:r>
      <w:r w:rsidRPr="00B33663">
        <w:rPr>
          <w:sz w:val="26"/>
        </w:rPr>
        <w:t>it</w:t>
      </w:r>
      <w:r w:rsidRPr="00B33663">
        <w:rPr>
          <w:spacing w:val="9"/>
          <w:sz w:val="26"/>
        </w:rPr>
        <w:t xml:space="preserve"> </w:t>
      </w:r>
      <w:r w:rsidRPr="00B33663">
        <w:rPr>
          <w:sz w:val="26"/>
        </w:rPr>
        <w:t>is</w:t>
      </w:r>
      <w:r w:rsidRPr="00B33663">
        <w:rPr>
          <w:spacing w:val="8"/>
          <w:sz w:val="26"/>
        </w:rPr>
        <w:t xml:space="preserve"> </w:t>
      </w:r>
      <w:r w:rsidRPr="00B33663">
        <w:rPr>
          <w:sz w:val="26"/>
        </w:rPr>
        <w:t>not</w:t>
      </w:r>
      <w:r w:rsidRPr="00B33663">
        <w:rPr>
          <w:spacing w:val="11"/>
          <w:sz w:val="26"/>
        </w:rPr>
        <w:t xml:space="preserve"> </w:t>
      </w:r>
      <w:r w:rsidRPr="00B33663">
        <w:rPr>
          <w:sz w:val="26"/>
        </w:rPr>
        <w:t>the</w:t>
      </w:r>
      <w:r w:rsidRPr="00B33663">
        <w:rPr>
          <w:spacing w:val="10"/>
          <w:sz w:val="26"/>
        </w:rPr>
        <w:t xml:space="preserve"> </w:t>
      </w:r>
      <w:r w:rsidRPr="00B33663">
        <w:rPr>
          <w:sz w:val="26"/>
        </w:rPr>
        <w:t>broadcast</w:t>
      </w:r>
      <w:r w:rsidRPr="00B33663">
        <w:rPr>
          <w:spacing w:val="-62"/>
          <w:sz w:val="26"/>
        </w:rPr>
        <w:t xml:space="preserve"> </w:t>
      </w:r>
      <w:r w:rsidRPr="00B33663">
        <w:rPr>
          <w:sz w:val="26"/>
        </w:rPr>
        <w:t>address</w:t>
      </w:r>
      <w:r w:rsidRPr="00B33663">
        <w:rPr>
          <w:spacing w:val="-1"/>
          <w:sz w:val="26"/>
        </w:rPr>
        <w:t xml:space="preserve"> </w:t>
      </w:r>
      <w:r w:rsidRPr="00B33663">
        <w:rPr>
          <w:sz w:val="26"/>
        </w:rPr>
        <w:t xml:space="preserve">is called </w:t>
      </w:r>
      <w:r w:rsidRPr="00B33663">
        <w:rPr>
          <w:b/>
          <w:i/>
          <w:sz w:val="26"/>
        </w:rPr>
        <w:t xml:space="preserve">multicast </w:t>
      </w:r>
      <w:r w:rsidRPr="00B33663">
        <w:rPr>
          <w:sz w:val="26"/>
        </w:rPr>
        <w:t>address.</w:t>
      </w:r>
    </w:p>
    <w:p w14:paraId="34959D4B" w14:textId="77777777" w:rsidR="00AB2FAE" w:rsidRPr="00B33663" w:rsidRDefault="00AB2FAE" w:rsidP="00AB2FAE">
      <w:pPr>
        <w:rPr>
          <w:sz w:val="26"/>
        </w:rPr>
        <w:sectPr w:rsidR="00AB2FAE" w:rsidRPr="00B33663">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pPr>
    </w:p>
    <w:p w14:paraId="7BD58BA2" w14:textId="07AA5051" w:rsidR="00AB2FAE" w:rsidRPr="00B33663" w:rsidRDefault="618023B9" w:rsidP="779ED317">
      <w:pPr>
        <w:pStyle w:val="BodyText"/>
        <w:spacing w:line="88" w:lineRule="exact"/>
        <w:ind w:left="451"/>
        <w:rPr>
          <w:sz w:val="8"/>
          <w:szCs w:val="8"/>
        </w:rPr>
      </w:pPr>
      <w:ins w:id="5" w:author="GANESH E 21CS038" w:date="2023-11-09T16:56:00Z">
        <w:r w:rsidRPr="00B33663">
          <w:lastRenderedPageBreak/>
          <w:t>i</w:t>
        </w:r>
      </w:ins>
      <w:r w:rsidR="00EB3154" w:rsidRPr="00B33663">
        <w:rPr>
          <w:position w:val="-1"/>
          <w:sz w:val="8"/>
        </w:rPr>
      </w:r>
      <w:r w:rsidR="00EB3154" w:rsidRPr="00B33663">
        <w:rPr>
          <w:position w:val="-1"/>
          <w:sz w:val="8"/>
        </w:rPr>
        <w:pict w14:anchorId="0D7CF848">
          <v:group id="_x0000_s1171" style="width:436.3pt;height:4.45pt;mso-position-horizontal-relative:char;mso-position-vertical-relative:line" coordsize="8726,89">
            <v:shape id="_x0000_s1172" style="position:absolute;width:8726;height:89" coordsize="8726,89" o:spt="100" adj="0,,0" path="m8726,29l,29,,89r8726,l8726,29xm8726,l,,,14r8726,l8726,xe" fillcolor="#612322" stroked="f">
              <v:stroke joinstyle="round"/>
              <v:formulas/>
              <v:path arrowok="t" o:connecttype="segments"/>
            </v:shape>
            <w10:anchorlock/>
          </v:group>
        </w:pict>
      </w:r>
    </w:p>
    <w:p w14:paraId="4357A966" w14:textId="77777777" w:rsidR="00AB2FAE" w:rsidRPr="00B33663" w:rsidRDefault="00AB2FAE" w:rsidP="00AB2FAE">
      <w:pPr>
        <w:pStyle w:val="BodyText"/>
        <w:spacing w:before="2"/>
        <w:ind w:left="0"/>
        <w:rPr>
          <w:sz w:val="17"/>
        </w:rPr>
      </w:pPr>
    </w:p>
    <w:p w14:paraId="5D3690F9" w14:textId="77777777" w:rsidR="00AB2FAE" w:rsidRPr="00B33663" w:rsidRDefault="00AB2FAE" w:rsidP="00AB2FAE">
      <w:pPr>
        <w:pStyle w:val="Heading4"/>
        <w:spacing w:before="89"/>
      </w:pPr>
      <w:r w:rsidRPr="00B33663">
        <w:t>ADVANTAGES</w:t>
      </w:r>
      <w:r w:rsidRPr="00B33663">
        <w:rPr>
          <w:spacing w:val="62"/>
        </w:rPr>
        <w:t xml:space="preserve"> </w:t>
      </w:r>
      <w:r w:rsidRPr="00B33663">
        <w:t>OF</w:t>
      </w:r>
      <w:r w:rsidRPr="00B33663">
        <w:rPr>
          <w:spacing w:val="63"/>
        </w:rPr>
        <w:t xml:space="preserve"> </w:t>
      </w:r>
      <w:r w:rsidRPr="00B33663">
        <w:t>ETHERNET</w:t>
      </w:r>
    </w:p>
    <w:p w14:paraId="3B6E9A4C" w14:textId="77777777" w:rsidR="00AB2FAE" w:rsidRPr="00B33663" w:rsidRDefault="00AB2FAE" w:rsidP="00AB2FAE">
      <w:pPr>
        <w:pStyle w:val="BodyText"/>
        <w:spacing w:before="143"/>
        <w:ind w:left="480"/>
      </w:pPr>
      <w:r w:rsidRPr="00B33663">
        <w:t>Ethernets</w:t>
      </w:r>
      <w:r w:rsidRPr="00B33663">
        <w:rPr>
          <w:spacing w:val="-3"/>
        </w:rPr>
        <w:t xml:space="preserve"> </w:t>
      </w:r>
      <w:r w:rsidRPr="00B33663">
        <w:t>are</w:t>
      </w:r>
      <w:r w:rsidRPr="00B33663">
        <w:rPr>
          <w:spacing w:val="1"/>
        </w:rPr>
        <w:t xml:space="preserve"> </w:t>
      </w:r>
      <w:r w:rsidRPr="00B33663">
        <w:t>successful</w:t>
      </w:r>
      <w:r w:rsidRPr="00B33663">
        <w:rPr>
          <w:spacing w:val="-3"/>
        </w:rPr>
        <w:t xml:space="preserve"> </w:t>
      </w:r>
      <w:r w:rsidRPr="00B33663">
        <w:t>because</w:t>
      </w:r>
    </w:p>
    <w:p w14:paraId="5EA0B1DD" w14:textId="77777777" w:rsidR="00AB2FAE" w:rsidRPr="00B33663" w:rsidRDefault="00AB2FAE" w:rsidP="00E700C1">
      <w:pPr>
        <w:pStyle w:val="ListParagraph"/>
        <w:numPr>
          <w:ilvl w:val="0"/>
          <w:numId w:val="38"/>
        </w:numPr>
        <w:tabs>
          <w:tab w:val="left" w:pos="1275"/>
        </w:tabs>
        <w:spacing w:before="1"/>
        <w:ind w:left="1274" w:right="646"/>
        <w:rPr>
          <w:sz w:val="26"/>
        </w:rPr>
      </w:pPr>
      <w:r w:rsidRPr="00B33663">
        <w:rPr>
          <w:sz w:val="26"/>
        </w:rPr>
        <w:t xml:space="preserve">It is extremely </w:t>
      </w:r>
      <w:r w:rsidRPr="00B33663">
        <w:rPr>
          <w:b/>
          <w:i/>
          <w:sz w:val="26"/>
        </w:rPr>
        <w:t xml:space="preserve">easy to administer and maintain. </w:t>
      </w:r>
      <w:r w:rsidRPr="00B33663">
        <w:rPr>
          <w:sz w:val="26"/>
        </w:rPr>
        <w:t>There are no switches that</w:t>
      </w:r>
      <w:r w:rsidRPr="00B33663">
        <w:rPr>
          <w:spacing w:val="-62"/>
          <w:sz w:val="26"/>
        </w:rPr>
        <w:t xml:space="preserve"> </w:t>
      </w:r>
      <w:r w:rsidRPr="00B33663">
        <w:rPr>
          <w:sz w:val="26"/>
        </w:rPr>
        <w:t>can fail, no routing or configuration tables that have to be kept up-to-date,</w:t>
      </w:r>
      <w:r w:rsidRPr="00B33663">
        <w:rPr>
          <w:spacing w:val="1"/>
          <w:sz w:val="26"/>
        </w:rPr>
        <w:t xml:space="preserve"> </w:t>
      </w:r>
      <w:r w:rsidRPr="00B33663">
        <w:rPr>
          <w:sz w:val="26"/>
        </w:rPr>
        <w:t>and</w:t>
      </w:r>
      <w:r w:rsidRPr="00B33663">
        <w:rPr>
          <w:spacing w:val="-1"/>
          <w:sz w:val="26"/>
        </w:rPr>
        <w:t xml:space="preserve"> </w:t>
      </w:r>
      <w:r w:rsidRPr="00B33663">
        <w:rPr>
          <w:sz w:val="26"/>
        </w:rPr>
        <w:t>it</w:t>
      </w:r>
      <w:r w:rsidRPr="00B33663">
        <w:rPr>
          <w:spacing w:val="-1"/>
          <w:sz w:val="26"/>
        </w:rPr>
        <w:t xml:space="preserve"> </w:t>
      </w:r>
      <w:r w:rsidRPr="00B33663">
        <w:rPr>
          <w:sz w:val="26"/>
        </w:rPr>
        <w:t>is easy</w:t>
      </w:r>
      <w:r w:rsidRPr="00B33663">
        <w:rPr>
          <w:spacing w:val="-3"/>
          <w:sz w:val="26"/>
        </w:rPr>
        <w:t xml:space="preserve"> </w:t>
      </w:r>
      <w:r w:rsidRPr="00B33663">
        <w:rPr>
          <w:sz w:val="26"/>
        </w:rPr>
        <w:t>to add a new host</w:t>
      </w:r>
      <w:r w:rsidRPr="00B33663">
        <w:rPr>
          <w:spacing w:val="-1"/>
          <w:sz w:val="26"/>
        </w:rPr>
        <w:t xml:space="preserve"> </w:t>
      </w:r>
      <w:r w:rsidRPr="00B33663">
        <w:rPr>
          <w:sz w:val="26"/>
        </w:rPr>
        <w:t>to the network.</w:t>
      </w:r>
    </w:p>
    <w:p w14:paraId="44690661" w14:textId="77777777" w:rsidR="00AB2FAE" w:rsidRPr="00B33663" w:rsidRDefault="00AB2FAE" w:rsidP="00AB2FAE">
      <w:pPr>
        <w:pStyle w:val="BodyText"/>
        <w:spacing w:before="10"/>
        <w:ind w:left="0"/>
        <w:rPr>
          <w:sz w:val="25"/>
        </w:rPr>
      </w:pPr>
    </w:p>
    <w:p w14:paraId="775C1D4D" w14:textId="77777777" w:rsidR="00AB2FAE" w:rsidRPr="00B33663" w:rsidRDefault="00AB2FAE" w:rsidP="00E700C1">
      <w:pPr>
        <w:pStyle w:val="ListParagraph"/>
        <w:numPr>
          <w:ilvl w:val="0"/>
          <w:numId w:val="38"/>
        </w:numPr>
        <w:tabs>
          <w:tab w:val="left" w:pos="1275"/>
        </w:tabs>
        <w:spacing w:before="1"/>
        <w:ind w:left="1274" w:right="1087"/>
        <w:rPr>
          <w:sz w:val="26"/>
        </w:rPr>
      </w:pPr>
      <w:r w:rsidRPr="00B33663">
        <w:rPr>
          <w:sz w:val="26"/>
        </w:rPr>
        <w:t xml:space="preserve">It is </w:t>
      </w:r>
      <w:r w:rsidRPr="00B33663">
        <w:rPr>
          <w:b/>
          <w:i/>
          <w:sz w:val="26"/>
        </w:rPr>
        <w:t xml:space="preserve">inexpensive: </w:t>
      </w:r>
      <w:r w:rsidRPr="00B33663">
        <w:rPr>
          <w:sz w:val="26"/>
        </w:rPr>
        <w:t>Cable is cheap, and the only other cost is the network</w:t>
      </w:r>
      <w:r w:rsidRPr="00B33663">
        <w:rPr>
          <w:spacing w:val="-62"/>
          <w:sz w:val="26"/>
        </w:rPr>
        <w:t xml:space="preserve"> </w:t>
      </w:r>
      <w:r w:rsidRPr="00B33663">
        <w:rPr>
          <w:sz w:val="26"/>
        </w:rPr>
        <w:t>adaptor</w:t>
      </w:r>
      <w:r w:rsidRPr="00B33663">
        <w:rPr>
          <w:spacing w:val="-1"/>
          <w:sz w:val="26"/>
        </w:rPr>
        <w:t xml:space="preserve"> </w:t>
      </w:r>
      <w:r w:rsidRPr="00B33663">
        <w:rPr>
          <w:sz w:val="26"/>
        </w:rPr>
        <w:t>on</w:t>
      </w:r>
      <w:r w:rsidRPr="00B33663">
        <w:rPr>
          <w:spacing w:val="-1"/>
          <w:sz w:val="26"/>
        </w:rPr>
        <w:t xml:space="preserve"> </w:t>
      </w:r>
      <w:r w:rsidRPr="00B33663">
        <w:rPr>
          <w:sz w:val="26"/>
        </w:rPr>
        <w:t>each host.</w:t>
      </w:r>
    </w:p>
    <w:p w14:paraId="02975131" w14:textId="77777777" w:rsidR="00AB2FAE" w:rsidRPr="00B33663" w:rsidRDefault="00AB2FAE" w:rsidP="00AB2FAE">
      <w:pPr>
        <w:pStyle w:val="BodyText"/>
        <w:spacing w:before="8"/>
        <w:rPr>
          <w:b/>
          <w:sz w:val="28"/>
          <w:szCs w:val="28"/>
        </w:rPr>
      </w:pPr>
      <w:r w:rsidRPr="00B33663">
        <w:rPr>
          <w:b/>
          <w:sz w:val="28"/>
          <w:szCs w:val="28"/>
        </w:rPr>
        <w:t>1. PHYSICAL LAYER</w:t>
      </w:r>
    </w:p>
    <w:p w14:paraId="03CFE212" w14:textId="77777777" w:rsidR="00AB2FAE" w:rsidRPr="00B33663" w:rsidRDefault="00AB2FAE" w:rsidP="00AB2FAE">
      <w:pPr>
        <w:pStyle w:val="BodyText"/>
        <w:spacing w:before="8"/>
        <w:rPr>
          <w:sz w:val="28"/>
          <w:szCs w:val="28"/>
        </w:rPr>
      </w:pPr>
      <w:r w:rsidRPr="00B33663">
        <w:rPr>
          <w:sz w:val="28"/>
          <w:szCs w:val="28"/>
        </w:rPr>
        <w:t>The physical layer coordinates the functions required to transmit a bit stream over a</w:t>
      </w:r>
    </w:p>
    <w:p w14:paraId="5236EAFE" w14:textId="77777777" w:rsidR="00AB2FAE" w:rsidRPr="00B33663" w:rsidRDefault="00AB2FAE" w:rsidP="00AB2FAE">
      <w:pPr>
        <w:pStyle w:val="BodyText"/>
        <w:spacing w:before="8"/>
        <w:rPr>
          <w:sz w:val="28"/>
          <w:szCs w:val="28"/>
        </w:rPr>
      </w:pPr>
      <w:r w:rsidRPr="00B33663">
        <w:rPr>
          <w:sz w:val="28"/>
          <w:szCs w:val="28"/>
        </w:rPr>
        <w:t>physical medium.</w:t>
      </w:r>
    </w:p>
    <w:p w14:paraId="239FB9CC" w14:textId="77777777" w:rsidR="00AB2FAE" w:rsidRPr="00B33663" w:rsidRDefault="00AB2FAE" w:rsidP="00AB2FAE">
      <w:pPr>
        <w:pStyle w:val="BodyText"/>
        <w:spacing w:before="8"/>
        <w:rPr>
          <w:sz w:val="28"/>
          <w:szCs w:val="28"/>
        </w:rPr>
      </w:pPr>
      <w:r w:rsidRPr="00B33663">
        <w:rPr>
          <w:sz w:val="28"/>
          <w:szCs w:val="28"/>
        </w:rPr>
        <w:t>The physical layer is concerned with the following functions:</w:t>
      </w:r>
    </w:p>
    <w:p w14:paraId="513EAFED" w14:textId="77777777" w:rsidR="00AB2FAE" w:rsidRPr="00B33663" w:rsidRDefault="00AB2FAE" w:rsidP="00AB2FAE">
      <w:pPr>
        <w:pStyle w:val="BodyText"/>
        <w:spacing w:before="8"/>
        <w:rPr>
          <w:sz w:val="28"/>
          <w:szCs w:val="28"/>
        </w:rPr>
      </w:pPr>
      <w:r w:rsidRPr="00B33663">
        <w:rPr>
          <w:sz w:val="28"/>
          <w:szCs w:val="28"/>
        </w:rPr>
        <w:t> Physical characteristics of interfaces and media - The physical layer defines</w:t>
      </w:r>
    </w:p>
    <w:p w14:paraId="1788BE1C" w14:textId="77777777" w:rsidR="00AB2FAE" w:rsidRPr="00B33663" w:rsidRDefault="00AB2FAE" w:rsidP="00AB2FAE">
      <w:pPr>
        <w:pStyle w:val="BodyText"/>
        <w:spacing w:before="8"/>
        <w:rPr>
          <w:sz w:val="28"/>
          <w:szCs w:val="28"/>
        </w:rPr>
      </w:pPr>
      <w:r w:rsidRPr="00B33663">
        <w:rPr>
          <w:sz w:val="28"/>
          <w:szCs w:val="28"/>
        </w:rPr>
        <w:t>the characteristics of the interface between the devices and the transmission</w:t>
      </w:r>
    </w:p>
    <w:p w14:paraId="5F8ECEC7" w14:textId="77777777" w:rsidR="00AB2FAE" w:rsidRPr="00B33663" w:rsidRDefault="00AB2FAE" w:rsidP="00AB2FAE">
      <w:pPr>
        <w:pStyle w:val="BodyText"/>
        <w:spacing w:before="8"/>
        <w:rPr>
          <w:sz w:val="28"/>
          <w:szCs w:val="28"/>
        </w:rPr>
      </w:pPr>
      <w:r w:rsidRPr="00B33663">
        <w:rPr>
          <w:sz w:val="28"/>
          <w:szCs w:val="28"/>
        </w:rPr>
        <w:t>medium.</w:t>
      </w:r>
    </w:p>
    <w:p w14:paraId="72AF644B" w14:textId="77777777" w:rsidR="00AB2FAE" w:rsidRPr="00B33663" w:rsidRDefault="00AB2FAE" w:rsidP="00AB2FAE">
      <w:pPr>
        <w:pStyle w:val="BodyText"/>
        <w:spacing w:before="8"/>
        <w:rPr>
          <w:sz w:val="28"/>
          <w:szCs w:val="28"/>
        </w:rPr>
      </w:pPr>
      <w:r w:rsidRPr="00B33663">
        <w:rPr>
          <w:sz w:val="28"/>
          <w:szCs w:val="28"/>
        </w:rPr>
        <w:t> Representation of bits - To transmit the stream of bits, it must be encoded to</w:t>
      </w:r>
    </w:p>
    <w:p w14:paraId="516129F3" w14:textId="77777777" w:rsidR="00AB2FAE" w:rsidRPr="00B33663" w:rsidRDefault="00AB2FAE" w:rsidP="00AB2FAE">
      <w:pPr>
        <w:pStyle w:val="BodyText"/>
        <w:spacing w:before="8"/>
        <w:rPr>
          <w:sz w:val="28"/>
          <w:szCs w:val="28"/>
        </w:rPr>
      </w:pPr>
      <w:r w:rsidRPr="00B33663">
        <w:rPr>
          <w:sz w:val="28"/>
          <w:szCs w:val="28"/>
        </w:rPr>
        <w:t>signals. The physical layer defines the type of encoding.</w:t>
      </w:r>
    </w:p>
    <w:p w14:paraId="717F3C11" w14:textId="77777777" w:rsidR="00AB2FAE" w:rsidRPr="00B33663" w:rsidRDefault="00AB2FAE" w:rsidP="00AB2FAE">
      <w:pPr>
        <w:pStyle w:val="BodyText"/>
        <w:spacing w:before="8"/>
        <w:rPr>
          <w:sz w:val="28"/>
          <w:szCs w:val="28"/>
        </w:rPr>
      </w:pPr>
      <w:r w:rsidRPr="00B33663">
        <w:rPr>
          <w:sz w:val="28"/>
          <w:szCs w:val="28"/>
        </w:rPr>
        <w:t> Signals: It determines the type of the signal used for transmitting the information.</w:t>
      </w:r>
    </w:p>
    <w:p w14:paraId="78889791" w14:textId="77777777" w:rsidR="00AB2FAE" w:rsidRPr="00B33663" w:rsidRDefault="00AB2FAE" w:rsidP="00AB2FAE">
      <w:pPr>
        <w:pStyle w:val="BodyText"/>
        <w:spacing w:before="8"/>
        <w:rPr>
          <w:sz w:val="28"/>
          <w:szCs w:val="28"/>
        </w:rPr>
      </w:pPr>
      <w:r w:rsidRPr="00B33663">
        <w:rPr>
          <w:sz w:val="28"/>
          <w:szCs w:val="28"/>
        </w:rPr>
        <w:t> Data Rate or Transmission rate - The number of bits sent each second –is also</w:t>
      </w:r>
    </w:p>
    <w:p w14:paraId="4108466E" w14:textId="77777777" w:rsidR="00AB2FAE" w:rsidRPr="00B33663" w:rsidRDefault="00AB2FAE" w:rsidP="00AB2FAE">
      <w:pPr>
        <w:pStyle w:val="BodyText"/>
        <w:spacing w:before="8"/>
        <w:rPr>
          <w:sz w:val="28"/>
          <w:szCs w:val="28"/>
        </w:rPr>
      </w:pPr>
      <w:r w:rsidRPr="00B33663">
        <w:rPr>
          <w:sz w:val="28"/>
          <w:szCs w:val="28"/>
        </w:rPr>
        <w:t>defined by the physical layer.</w:t>
      </w:r>
    </w:p>
    <w:p w14:paraId="77D315B8" w14:textId="77777777" w:rsidR="00AB2FAE" w:rsidRPr="00B33663" w:rsidRDefault="00AB2FAE" w:rsidP="00AB2FAE">
      <w:pPr>
        <w:pStyle w:val="BodyText"/>
        <w:spacing w:before="8"/>
        <w:rPr>
          <w:sz w:val="28"/>
          <w:szCs w:val="28"/>
        </w:rPr>
      </w:pPr>
      <w:r w:rsidRPr="00B33663">
        <w:rPr>
          <w:sz w:val="28"/>
          <w:szCs w:val="28"/>
        </w:rPr>
        <w:t> Synchronization of bits - The sender and receiver must be synchronized at the</w:t>
      </w:r>
    </w:p>
    <w:p w14:paraId="30BC82E2" w14:textId="77777777" w:rsidR="00AB2FAE" w:rsidRPr="00B33663" w:rsidRDefault="00AB2FAE" w:rsidP="00AB2FAE">
      <w:pPr>
        <w:pStyle w:val="BodyText"/>
        <w:spacing w:before="8"/>
        <w:rPr>
          <w:sz w:val="28"/>
          <w:szCs w:val="28"/>
        </w:rPr>
      </w:pPr>
      <w:r w:rsidRPr="00B33663">
        <w:rPr>
          <w:sz w:val="28"/>
          <w:szCs w:val="28"/>
        </w:rPr>
        <w:t>bit level. Their clocks must be synchronized.</w:t>
      </w:r>
    </w:p>
    <w:p w14:paraId="052BD82F" w14:textId="77777777" w:rsidR="00AB2FAE" w:rsidRPr="00B33663" w:rsidRDefault="00AB2FAE" w:rsidP="00AB2FAE">
      <w:pPr>
        <w:pStyle w:val="BodyText"/>
        <w:spacing w:before="8"/>
        <w:rPr>
          <w:sz w:val="28"/>
          <w:szCs w:val="28"/>
        </w:rPr>
      </w:pPr>
      <w:r w:rsidRPr="00B33663">
        <w:rPr>
          <w:sz w:val="28"/>
          <w:szCs w:val="28"/>
        </w:rPr>
        <w:t> Line Configuration - In a point-to-point configuration, two devices are</w:t>
      </w:r>
    </w:p>
    <w:p w14:paraId="393962C7" w14:textId="77777777" w:rsidR="00AB2FAE" w:rsidRPr="00B33663" w:rsidRDefault="00AB2FAE" w:rsidP="00AB2FAE">
      <w:pPr>
        <w:pStyle w:val="BodyText"/>
        <w:spacing w:before="8"/>
        <w:rPr>
          <w:sz w:val="28"/>
          <w:szCs w:val="28"/>
        </w:rPr>
      </w:pPr>
      <w:r w:rsidRPr="00B33663">
        <w:rPr>
          <w:sz w:val="28"/>
          <w:szCs w:val="28"/>
        </w:rPr>
        <w:t>connected together through a dedicated link. In a multipoint configuration, a link</w:t>
      </w:r>
    </w:p>
    <w:p w14:paraId="716BA83B" w14:textId="77777777" w:rsidR="00AB2FAE" w:rsidRPr="00B33663" w:rsidRDefault="00AB2FAE" w:rsidP="00AB2FAE">
      <w:pPr>
        <w:pStyle w:val="BodyText"/>
        <w:spacing w:before="8"/>
        <w:rPr>
          <w:sz w:val="28"/>
          <w:szCs w:val="28"/>
        </w:rPr>
      </w:pPr>
      <w:r w:rsidRPr="00B33663">
        <w:rPr>
          <w:sz w:val="28"/>
          <w:szCs w:val="28"/>
        </w:rPr>
        <w:t>is shared between several devices.</w:t>
      </w:r>
    </w:p>
    <w:p w14:paraId="2A61AA24" w14:textId="77777777" w:rsidR="00AB2FAE" w:rsidRPr="00B33663" w:rsidRDefault="00AB2FAE" w:rsidP="00AB2FAE">
      <w:pPr>
        <w:pStyle w:val="BodyText"/>
        <w:spacing w:before="8"/>
        <w:rPr>
          <w:sz w:val="28"/>
          <w:szCs w:val="28"/>
        </w:rPr>
      </w:pPr>
      <w:r w:rsidRPr="00B33663">
        <w:rPr>
          <w:sz w:val="28"/>
          <w:szCs w:val="28"/>
        </w:rPr>
        <w:t> Physical Topology - The physical topology defines how devices are connected to</w:t>
      </w:r>
    </w:p>
    <w:p w14:paraId="15695358" w14:textId="77777777" w:rsidR="00AB2FAE" w:rsidRPr="00B33663" w:rsidRDefault="00AB2FAE" w:rsidP="00AB2FAE">
      <w:pPr>
        <w:pStyle w:val="BodyText"/>
        <w:spacing w:before="8"/>
        <w:rPr>
          <w:sz w:val="28"/>
          <w:szCs w:val="28"/>
        </w:rPr>
      </w:pPr>
      <w:r w:rsidRPr="00B33663">
        <w:rPr>
          <w:sz w:val="28"/>
          <w:szCs w:val="28"/>
        </w:rPr>
        <w:t>make a network. Devices can be connected using a mesh, bus, star or ring</w:t>
      </w:r>
    </w:p>
    <w:p w14:paraId="1D1991D4" w14:textId="77777777" w:rsidR="00AB2FAE" w:rsidRPr="00B33663" w:rsidRDefault="00AB2FAE" w:rsidP="00AB2FAE">
      <w:pPr>
        <w:pStyle w:val="BodyText"/>
        <w:spacing w:before="8"/>
        <w:rPr>
          <w:sz w:val="28"/>
          <w:szCs w:val="28"/>
        </w:rPr>
      </w:pPr>
      <w:r w:rsidRPr="00B33663">
        <w:rPr>
          <w:sz w:val="28"/>
          <w:szCs w:val="28"/>
        </w:rPr>
        <w:t>topology.</w:t>
      </w:r>
    </w:p>
    <w:p w14:paraId="74539910" w14:textId="77777777" w:rsidR="00AB2FAE" w:rsidRPr="00B33663" w:rsidRDefault="00AB2FAE" w:rsidP="00AB2FAE">
      <w:pPr>
        <w:pStyle w:val="BodyText"/>
        <w:spacing w:before="8"/>
        <w:rPr>
          <w:sz w:val="28"/>
          <w:szCs w:val="28"/>
        </w:rPr>
      </w:pPr>
    </w:p>
    <w:p w14:paraId="5A7E0CF2" w14:textId="77777777" w:rsidR="00AB2FAE" w:rsidRPr="00B33663" w:rsidRDefault="00AB2FAE" w:rsidP="00AB2FAE">
      <w:pPr>
        <w:pStyle w:val="BodyText"/>
        <w:spacing w:before="8"/>
        <w:rPr>
          <w:sz w:val="28"/>
          <w:szCs w:val="28"/>
        </w:rPr>
      </w:pPr>
    </w:p>
    <w:p w14:paraId="7AC5CF81" w14:textId="77777777" w:rsidR="00AB2FAE" w:rsidRPr="00B33663" w:rsidRDefault="00AB2FAE" w:rsidP="00AB2FAE">
      <w:pPr>
        <w:pStyle w:val="BodyText"/>
        <w:spacing w:before="8"/>
        <w:rPr>
          <w:sz w:val="28"/>
          <w:szCs w:val="28"/>
        </w:rPr>
      </w:pPr>
      <w:r w:rsidRPr="00B33663">
        <w:rPr>
          <w:sz w:val="28"/>
          <w:szCs w:val="28"/>
        </w:rPr>
        <w:t> Transmission Mode - The physical layer also defines the direction of</w:t>
      </w:r>
    </w:p>
    <w:p w14:paraId="334C8A8C" w14:textId="77777777" w:rsidR="00687450" w:rsidRPr="00B33663" w:rsidRDefault="00AB2FAE" w:rsidP="00AB2FAE">
      <w:pPr>
        <w:pStyle w:val="BodyText"/>
        <w:spacing w:before="8"/>
        <w:ind w:left="0"/>
        <w:rPr>
          <w:sz w:val="28"/>
          <w:szCs w:val="28"/>
        </w:rPr>
      </w:pPr>
      <w:r w:rsidRPr="00B33663">
        <w:rPr>
          <w:sz w:val="28"/>
          <w:szCs w:val="28"/>
        </w:rPr>
        <w:t>transmission between two devices: simplex, half-duplex or full-duplex.</w:t>
      </w:r>
    </w:p>
    <w:p w14:paraId="60FA6563" w14:textId="77777777" w:rsidR="00AB2FAE" w:rsidRPr="00B33663" w:rsidRDefault="00AB2FAE" w:rsidP="00AB2FAE">
      <w:pPr>
        <w:pStyle w:val="BodyText"/>
        <w:spacing w:before="8"/>
        <w:ind w:left="0"/>
        <w:rPr>
          <w:sz w:val="28"/>
          <w:szCs w:val="28"/>
        </w:rPr>
      </w:pPr>
    </w:p>
    <w:p w14:paraId="1AC5CDBE" w14:textId="77777777" w:rsidR="00AB2FAE" w:rsidRPr="00B33663" w:rsidRDefault="00AB2FAE" w:rsidP="00AB2FAE">
      <w:pPr>
        <w:pStyle w:val="BodyText"/>
        <w:spacing w:before="8"/>
        <w:ind w:left="0"/>
        <w:rPr>
          <w:sz w:val="28"/>
          <w:szCs w:val="28"/>
        </w:rPr>
      </w:pPr>
    </w:p>
    <w:p w14:paraId="342D4C27" w14:textId="77777777" w:rsidR="00AB2FAE" w:rsidRPr="00B33663" w:rsidRDefault="00AB2FAE" w:rsidP="00AB2FAE">
      <w:pPr>
        <w:pStyle w:val="BodyText"/>
        <w:spacing w:before="8"/>
        <w:ind w:left="0"/>
        <w:rPr>
          <w:sz w:val="28"/>
          <w:szCs w:val="28"/>
        </w:rPr>
      </w:pPr>
    </w:p>
    <w:p w14:paraId="3572E399" w14:textId="77777777" w:rsidR="00AB2FAE" w:rsidRPr="00B33663" w:rsidRDefault="00AB2FAE" w:rsidP="00AB2FAE">
      <w:pPr>
        <w:pStyle w:val="BodyText"/>
        <w:spacing w:before="8"/>
        <w:ind w:left="0"/>
        <w:rPr>
          <w:sz w:val="28"/>
          <w:szCs w:val="28"/>
        </w:rPr>
      </w:pPr>
    </w:p>
    <w:p w14:paraId="70C2A4B1" w14:textId="77777777" w:rsidR="00AB2FAE" w:rsidRPr="00B33663" w:rsidRDefault="00AB2FAE" w:rsidP="00AB2FAE">
      <w:pPr>
        <w:pStyle w:val="BodyText"/>
        <w:spacing w:before="8"/>
        <w:rPr>
          <w:b/>
          <w:sz w:val="28"/>
          <w:szCs w:val="28"/>
        </w:rPr>
      </w:pPr>
      <w:r w:rsidRPr="00B33663">
        <w:rPr>
          <w:b/>
          <w:sz w:val="28"/>
          <w:szCs w:val="28"/>
        </w:rPr>
        <w:lastRenderedPageBreak/>
        <w:t>TRANSMISSION MEDIA:</w:t>
      </w:r>
    </w:p>
    <w:p w14:paraId="5A90A690" w14:textId="38157439" w:rsidR="00AB2FAE" w:rsidRPr="00B33663" w:rsidRDefault="00AB2FAE" w:rsidP="004A6944">
      <w:pPr>
        <w:pStyle w:val="BodyText"/>
        <w:numPr>
          <w:ilvl w:val="0"/>
          <w:numId w:val="45"/>
        </w:numPr>
        <w:spacing w:before="8"/>
        <w:jc w:val="both"/>
        <w:rPr>
          <w:sz w:val="28"/>
          <w:szCs w:val="28"/>
        </w:rPr>
      </w:pPr>
      <w:r w:rsidRPr="00B33663">
        <w:rPr>
          <w:sz w:val="28"/>
          <w:szCs w:val="28"/>
        </w:rPr>
        <w:t>Transmission media is a communication channel that carries the information from</w:t>
      </w:r>
      <w:r w:rsidR="004A6944" w:rsidRPr="00B33663">
        <w:rPr>
          <w:sz w:val="28"/>
          <w:szCs w:val="28"/>
        </w:rPr>
        <w:t xml:space="preserve"> </w:t>
      </w:r>
      <w:r w:rsidRPr="00B33663">
        <w:rPr>
          <w:sz w:val="28"/>
          <w:szCs w:val="28"/>
        </w:rPr>
        <w:t>the sender to the receiver.</w:t>
      </w:r>
    </w:p>
    <w:p w14:paraId="6AE6E10A" w14:textId="77777777" w:rsidR="00AB2FAE" w:rsidRPr="00B33663" w:rsidRDefault="00AB2FAE" w:rsidP="004A6944">
      <w:pPr>
        <w:pStyle w:val="BodyText"/>
        <w:numPr>
          <w:ilvl w:val="0"/>
          <w:numId w:val="45"/>
        </w:numPr>
        <w:spacing w:before="8"/>
        <w:jc w:val="both"/>
        <w:rPr>
          <w:sz w:val="28"/>
          <w:szCs w:val="28"/>
        </w:rPr>
      </w:pPr>
      <w:r w:rsidRPr="00B33663">
        <w:rPr>
          <w:sz w:val="28"/>
          <w:szCs w:val="28"/>
        </w:rPr>
        <w:t>Data is transmitted through the electromagnetic signals.</w:t>
      </w:r>
    </w:p>
    <w:p w14:paraId="0E95C6DC" w14:textId="77777777" w:rsidR="00AB2FAE" w:rsidRPr="00B33663" w:rsidRDefault="00AB2FAE" w:rsidP="004A6944">
      <w:pPr>
        <w:pStyle w:val="BodyText"/>
        <w:spacing w:before="8"/>
        <w:jc w:val="both"/>
        <w:rPr>
          <w:sz w:val="28"/>
          <w:szCs w:val="28"/>
        </w:rPr>
      </w:pPr>
      <w:r w:rsidRPr="00B33663">
        <w:rPr>
          <w:sz w:val="28"/>
          <w:szCs w:val="28"/>
        </w:rPr>
        <w:t xml:space="preserve"> The main functionality of the transmission media is to carry the information in the form of bits (Either as Electrical signals or Light pulses).</w:t>
      </w:r>
    </w:p>
    <w:p w14:paraId="310774D0" w14:textId="77777777" w:rsidR="00AB2FAE" w:rsidRPr="00B33663" w:rsidRDefault="00AB2FAE" w:rsidP="004A6944">
      <w:pPr>
        <w:pStyle w:val="BodyText"/>
        <w:numPr>
          <w:ilvl w:val="0"/>
          <w:numId w:val="45"/>
        </w:numPr>
        <w:spacing w:before="8"/>
        <w:jc w:val="both"/>
        <w:rPr>
          <w:sz w:val="28"/>
          <w:szCs w:val="28"/>
        </w:rPr>
      </w:pPr>
      <w:r w:rsidRPr="00B33663">
        <w:rPr>
          <w:sz w:val="28"/>
          <w:szCs w:val="28"/>
        </w:rPr>
        <w:t>It is a physical path between transmitter and receiver in data communication.</w:t>
      </w:r>
    </w:p>
    <w:p w14:paraId="0DC73CD4" w14:textId="77777777" w:rsidR="00AB2FAE" w:rsidRPr="00B33663" w:rsidRDefault="00AB2FAE" w:rsidP="004A6944">
      <w:pPr>
        <w:pStyle w:val="BodyText"/>
        <w:numPr>
          <w:ilvl w:val="0"/>
          <w:numId w:val="45"/>
        </w:numPr>
        <w:spacing w:before="8"/>
        <w:jc w:val="both"/>
        <w:rPr>
          <w:sz w:val="28"/>
          <w:szCs w:val="28"/>
        </w:rPr>
      </w:pPr>
      <w:r w:rsidRPr="00B33663">
        <w:rPr>
          <w:sz w:val="28"/>
          <w:szCs w:val="28"/>
        </w:rPr>
        <w:t>The characteristics and quality of data transmission are determined by the characteristics of medium and signal.</w:t>
      </w:r>
    </w:p>
    <w:p w14:paraId="11A5C77A" w14:textId="739DAC3A" w:rsidR="00AB2FAE" w:rsidRPr="00B33663" w:rsidRDefault="00AB2FAE" w:rsidP="004A6944">
      <w:pPr>
        <w:pStyle w:val="BodyText"/>
        <w:spacing w:before="8"/>
        <w:jc w:val="both"/>
        <w:rPr>
          <w:sz w:val="28"/>
          <w:szCs w:val="28"/>
        </w:rPr>
      </w:pPr>
      <w:r w:rsidRPr="00B33663">
        <w:rPr>
          <w:sz w:val="28"/>
          <w:szCs w:val="28"/>
        </w:rPr>
        <w:t xml:space="preserve"> </w:t>
      </w:r>
    </w:p>
    <w:p w14:paraId="52A5BAFF" w14:textId="74DD3DCB" w:rsidR="004A6944" w:rsidRPr="00B33663" w:rsidRDefault="004A6944" w:rsidP="004A6944">
      <w:pPr>
        <w:pStyle w:val="BodyText"/>
        <w:spacing w:before="8"/>
        <w:ind w:left="0"/>
        <w:jc w:val="both"/>
        <w:rPr>
          <w:sz w:val="28"/>
          <w:szCs w:val="28"/>
        </w:rPr>
      </w:pPr>
      <w:r w:rsidRPr="00B33663">
        <w:rPr>
          <w:sz w:val="28"/>
          <w:szCs w:val="28"/>
        </w:rPr>
        <w:t xml:space="preserve">  </w:t>
      </w:r>
      <w:r w:rsidRPr="00B33663">
        <w:rPr>
          <w:noProof/>
          <w:sz w:val="28"/>
          <w:szCs w:val="28"/>
          <w:lang w:val="en-IN" w:eastAsia="en-IN"/>
        </w:rPr>
        <w:drawing>
          <wp:inline distT="0" distB="0" distL="0" distR="0" wp14:anchorId="7534E3BC" wp14:editId="091193EB">
            <wp:extent cx="5449689" cy="3896371"/>
            <wp:effectExtent l="0" t="0" r="0" b="8890"/>
            <wp:docPr id="3074"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Lightbox"/>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49689" cy="3896371"/>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66987B52" w14:textId="6D76B3E4" w:rsidR="004A6944" w:rsidRPr="00B33663" w:rsidRDefault="004A6944" w:rsidP="004A6944">
      <w:pPr>
        <w:pStyle w:val="BodyText"/>
        <w:spacing w:before="8"/>
        <w:ind w:left="0"/>
        <w:jc w:val="both"/>
        <w:rPr>
          <w:sz w:val="28"/>
          <w:szCs w:val="28"/>
        </w:rPr>
      </w:pPr>
    </w:p>
    <w:p w14:paraId="182D1343" w14:textId="77777777" w:rsidR="004A6944" w:rsidRPr="00B33663" w:rsidRDefault="004A6944" w:rsidP="004A6944">
      <w:pPr>
        <w:pStyle w:val="BodyText"/>
        <w:spacing w:before="8"/>
        <w:jc w:val="both"/>
        <w:rPr>
          <w:lang w:val="en-IN"/>
        </w:rPr>
      </w:pPr>
      <w:r w:rsidRPr="00B33663">
        <w:rPr>
          <w:b/>
          <w:bCs/>
        </w:rPr>
        <w:t>Guided Media</w:t>
      </w:r>
    </w:p>
    <w:p w14:paraId="1448BCDF" w14:textId="01BF3BFF" w:rsidR="004A6944" w:rsidRPr="00B33663" w:rsidRDefault="00EB3154" w:rsidP="004A6944">
      <w:pPr>
        <w:pStyle w:val="BodyText"/>
        <w:spacing w:before="8"/>
        <w:jc w:val="both"/>
        <w:rPr>
          <w:lang w:val="en-IN"/>
        </w:rPr>
      </w:pPr>
      <w:hyperlink r:id="rId85" w:history="1">
        <w:r w:rsidR="004A6944" w:rsidRPr="00B33663">
          <w:rPr>
            <w:rStyle w:val="Hyperlink"/>
            <w:color w:val="auto"/>
            <w:u w:val="none"/>
          </w:rPr>
          <w:t>Guided Media </w:t>
        </w:r>
      </w:hyperlink>
      <w:r w:rsidR="004A6944" w:rsidRPr="00B33663">
        <w:t>is also referred to as Wired or Bounded transmission media. Signals being transmitted are directed and confined in a n</w:t>
      </w:r>
      <w:r w:rsidR="0030550F" w:rsidRPr="00B33663">
        <w:t>arrow pathway by using physical links.</w:t>
      </w:r>
      <w:r w:rsidR="004A6944" w:rsidRPr="00B33663">
        <w:br/>
        <w:t>Features:</w:t>
      </w:r>
    </w:p>
    <w:p w14:paraId="45826E16" w14:textId="77777777" w:rsidR="004A6944" w:rsidRPr="00B33663" w:rsidRDefault="004A6944" w:rsidP="004A6944">
      <w:pPr>
        <w:pStyle w:val="BodyText"/>
        <w:spacing w:before="8"/>
        <w:jc w:val="both"/>
        <w:rPr>
          <w:lang w:val="en-IN"/>
        </w:rPr>
      </w:pPr>
      <w:r w:rsidRPr="00B33663">
        <w:t>High Speed</w:t>
      </w:r>
    </w:p>
    <w:p w14:paraId="37C608E0" w14:textId="77777777" w:rsidR="004A6944" w:rsidRPr="00B33663" w:rsidRDefault="004A6944" w:rsidP="004A6944">
      <w:pPr>
        <w:pStyle w:val="BodyText"/>
        <w:spacing w:before="8"/>
        <w:jc w:val="both"/>
        <w:rPr>
          <w:lang w:val="en-IN"/>
        </w:rPr>
      </w:pPr>
      <w:r w:rsidRPr="00B33663">
        <w:t>Secure</w:t>
      </w:r>
    </w:p>
    <w:p w14:paraId="434F4CC5" w14:textId="77777777" w:rsidR="004A6944" w:rsidRPr="00B33663" w:rsidRDefault="004A6944" w:rsidP="004A6944">
      <w:pPr>
        <w:pStyle w:val="BodyText"/>
        <w:spacing w:before="8"/>
        <w:jc w:val="both"/>
        <w:rPr>
          <w:lang w:val="en-IN"/>
        </w:rPr>
      </w:pPr>
      <w:r w:rsidRPr="00B33663">
        <w:t>Used for comparatively shorter distances</w:t>
      </w:r>
    </w:p>
    <w:p w14:paraId="544101C6" w14:textId="77777777" w:rsidR="004A6944" w:rsidRPr="00B33663" w:rsidRDefault="004A6944" w:rsidP="004A6944">
      <w:pPr>
        <w:pStyle w:val="BodyText"/>
        <w:spacing w:before="8"/>
        <w:jc w:val="both"/>
        <w:rPr>
          <w:lang w:val="en-IN"/>
        </w:rPr>
      </w:pPr>
      <w:r w:rsidRPr="00B33663">
        <w:rPr>
          <w:b/>
          <w:bCs/>
        </w:rPr>
        <w:t>Twisted Pair Cable</w:t>
      </w:r>
    </w:p>
    <w:p w14:paraId="5CEDEB75" w14:textId="77777777" w:rsidR="004A6944" w:rsidRPr="00B33663" w:rsidRDefault="004A6944" w:rsidP="004A6944">
      <w:pPr>
        <w:pStyle w:val="BodyText"/>
        <w:spacing w:before="8"/>
        <w:jc w:val="both"/>
        <w:rPr>
          <w:lang w:val="en-IN"/>
        </w:rPr>
      </w:pPr>
      <w:r w:rsidRPr="00B33663">
        <w:t>It consists of 2 separately insulated conductor wires wound about each other. Generally, several such pairs are bundled together in a protective sheath. They are the most widely used Transmission Media. </w:t>
      </w:r>
      <w:hyperlink r:id="rId86" w:history="1">
        <w:r w:rsidRPr="00B33663">
          <w:rPr>
            <w:rStyle w:val="Hyperlink"/>
            <w:color w:val="auto"/>
            <w:u w:val="none"/>
          </w:rPr>
          <w:t>Twisted Pair </w:t>
        </w:r>
      </w:hyperlink>
      <w:r w:rsidRPr="00B33663">
        <w:t>is of two types:</w:t>
      </w:r>
    </w:p>
    <w:p w14:paraId="2E6EE23D" w14:textId="77777777" w:rsidR="004A6944" w:rsidRPr="00B33663" w:rsidRDefault="004A6944" w:rsidP="004A6944">
      <w:pPr>
        <w:pStyle w:val="BodyText"/>
        <w:spacing w:before="8"/>
        <w:jc w:val="both"/>
        <w:rPr>
          <w:lang w:val="en-IN"/>
        </w:rPr>
      </w:pPr>
      <w:r w:rsidRPr="00B33663">
        <w:rPr>
          <w:b/>
          <w:bCs/>
        </w:rPr>
        <w:t>Unshielded Twisted Pair (UTP): </w:t>
      </w:r>
      <w:r w:rsidRPr="00B33663">
        <w:t xml:space="preserve">UTP consists of two insulated copper wires twisted around one another. This type of cable has the ability to block interference and does not depend on a physical shield for this purpose. It is used for telephonic </w:t>
      </w:r>
      <w:r w:rsidRPr="00B33663">
        <w:lastRenderedPageBreak/>
        <w:t>applications.</w:t>
      </w:r>
    </w:p>
    <w:p w14:paraId="4A55E32F" w14:textId="77777777" w:rsidR="004A6944" w:rsidRPr="00B33663" w:rsidRDefault="004A6944" w:rsidP="004A6944">
      <w:pPr>
        <w:pStyle w:val="BodyText"/>
        <w:spacing w:before="8"/>
        <w:jc w:val="both"/>
        <w:rPr>
          <w:lang w:val="en-IN"/>
        </w:rPr>
      </w:pPr>
      <w:r w:rsidRPr="00B33663">
        <w:rPr>
          <w:b/>
          <w:bCs/>
        </w:rPr>
        <w:t>Shielded Twisted Pair (STP): </w:t>
      </w:r>
      <w:r w:rsidRPr="00B33663">
        <w:t>This type of cable consists of a special jacket (a copper braid covering or a foil shield) to block external interference. It is used in fast-data-rate Ethernet and in voice and data channels of telephone lines.</w:t>
      </w:r>
    </w:p>
    <w:p w14:paraId="5BF95BD6" w14:textId="77777777" w:rsidR="004A6944" w:rsidRPr="00B33663" w:rsidRDefault="004A6944" w:rsidP="004A6944">
      <w:pPr>
        <w:pStyle w:val="BodyText"/>
        <w:spacing w:before="8"/>
        <w:jc w:val="both"/>
        <w:rPr>
          <w:lang w:val="en-IN"/>
        </w:rPr>
      </w:pPr>
      <w:r w:rsidRPr="00B33663">
        <w:rPr>
          <w:b/>
          <w:bCs/>
        </w:rPr>
        <w:t>Coaxial Cable</w:t>
      </w:r>
    </w:p>
    <w:p w14:paraId="084511D0" w14:textId="77777777" w:rsidR="004A6944" w:rsidRPr="00B33663" w:rsidRDefault="004A6944" w:rsidP="004A6944">
      <w:pPr>
        <w:pStyle w:val="BodyText"/>
        <w:spacing w:before="8"/>
        <w:jc w:val="both"/>
        <w:rPr>
          <w:lang w:val="en-IN"/>
        </w:rPr>
      </w:pPr>
      <w:r w:rsidRPr="00B33663">
        <w:t>It has an outer plastic covering containing an insulation layer made of PVC or Teflon and 2 parallel conductors each having a separate insulated protection cover. The </w:t>
      </w:r>
      <w:hyperlink r:id="rId87" w:history="1">
        <w:r w:rsidRPr="00B33663">
          <w:rPr>
            <w:rStyle w:val="Hyperlink"/>
            <w:color w:val="auto"/>
            <w:u w:val="none"/>
          </w:rPr>
          <w:t>coaxial cable </w:t>
        </w:r>
      </w:hyperlink>
      <w:r w:rsidRPr="00B33663">
        <w:t>transmits information in two modes: Baseband mode(dedicated cable bandwidth) and Broadband mode(cable bandwidth is split into separate ranges). Cable TVs and analog television networks widely use Coaxial cables.</w:t>
      </w:r>
    </w:p>
    <w:p w14:paraId="7DE02A3C" w14:textId="1053FBDB" w:rsidR="004A6944" w:rsidRPr="00B33663" w:rsidRDefault="004A6944" w:rsidP="004A6944">
      <w:pPr>
        <w:pStyle w:val="BodyText"/>
        <w:spacing w:before="8"/>
        <w:ind w:left="0"/>
        <w:jc w:val="both"/>
      </w:pPr>
      <w:r w:rsidRPr="00B33663">
        <w:t xml:space="preserve">                                  </w:t>
      </w:r>
      <w:r w:rsidRPr="00B33663">
        <w:rPr>
          <w:noProof/>
          <w:lang w:val="en-IN" w:eastAsia="en-IN"/>
        </w:rPr>
        <w:drawing>
          <wp:inline distT="0" distB="0" distL="0" distR="0" wp14:anchorId="1479EA12" wp14:editId="24157CD9">
            <wp:extent cx="3466219" cy="1802434"/>
            <wp:effectExtent l="0" t="0" r="1270" b="7620"/>
            <wp:docPr id="17410"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 name="Picture 2" descr="Lightbox"/>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466219" cy="1802434"/>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1C349EA" w14:textId="77777777" w:rsidR="004A6944" w:rsidRPr="00B33663" w:rsidRDefault="004A6944" w:rsidP="004A6944">
      <w:pPr>
        <w:pStyle w:val="BodyText"/>
        <w:spacing w:before="8"/>
        <w:jc w:val="both"/>
        <w:rPr>
          <w:lang w:val="en-IN"/>
        </w:rPr>
      </w:pPr>
      <w:r w:rsidRPr="00B33663">
        <w:rPr>
          <w:b/>
          <w:bCs/>
        </w:rPr>
        <w:t>Optical Fiber Cable</w:t>
      </w:r>
    </w:p>
    <w:p w14:paraId="3BF74E21" w14:textId="77777777" w:rsidR="004A6944" w:rsidRPr="00B33663" w:rsidRDefault="00EB3154" w:rsidP="004A6944">
      <w:pPr>
        <w:pStyle w:val="BodyText"/>
        <w:spacing w:before="8"/>
        <w:jc w:val="both"/>
        <w:rPr>
          <w:lang w:val="en-IN"/>
        </w:rPr>
      </w:pPr>
      <w:hyperlink r:id="rId89" w:history="1">
        <w:r w:rsidR="004A6944" w:rsidRPr="00B33663">
          <w:rPr>
            <w:rStyle w:val="Hyperlink"/>
            <w:color w:val="auto"/>
            <w:u w:val="none"/>
          </w:rPr>
          <w:t xml:space="preserve">Optical </w:t>
        </w:r>
      </w:hyperlink>
      <w:hyperlink r:id="rId90" w:history="1">
        <w:r w:rsidR="004A6944" w:rsidRPr="00B33663">
          <w:rPr>
            <w:rStyle w:val="Hyperlink"/>
            <w:color w:val="auto"/>
            <w:u w:val="none"/>
          </w:rPr>
          <w:t>Fibre</w:t>
        </w:r>
      </w:hyperlink>
      <w:hyperlink r:id="rId91" w:history="1">
        <w:r w:rsidR="004A6944" w:rsidRPr="00B33663">
          <w:rPr>
            <w:rStyle w:val="Hyperlink"/>
            <w:color w:val="auto"/>
            <w:u w:val="none"/>
          </w:rPr>
          <w:t xml:space="preserve"> Cable </w:t>
        </w:r>
      </w:hyperlink>
      <w:r w:rsidR="004A6944" w:rsidRPr="00B33663">
        <w:t>uses the concept of refraction of light through a core made up of glass or plastic. The core is surrounded by a less dense glass or plastic covering called the cladding. It is used for the transmission of large volumes of data. The cable can be unidirectional or bidirectional. The </w:t>
      </w:r>
      <w:hyperlink r:id="rId92" w:history="1">
        <w:r w:rsidR="004A6944" w:rsidRPr="00B33663">
          <w:rPr>
            <w:rStyle w:val="Hyperlink"/>
            <w:color w:val="auto"/>
            <w:u w:val="none"/>
          </w:rPr>
          <w:t>WDM (Wavelength Division Multiplexer) </w:t>
        </w:r>
      </w:hyperlink>
      <w:r w:rsidR="004A6944" w:rsidRPr="00B33663">
        <w:t>supports two modes, namely unidirectional and bidirectional mode.</w:t>
      </w:r>
    </w:p>
    <w:p w14:paraId="77B4B05A" w14:textId="7423B508" w:rsidR="004A6944" w:rsidRPr="00B33663" w:rsidRDefault="004A6944" w:rsidP="004A6944">
      <w:pPr>
        <w:pStyle w:val="BodyText"/>
        <w:spacing w:before="8"/>
        <w:ind w:left="0"/>
        <w:jc w:val="both"/>
      </w:pPr>
      <w:r w:rsidRPr="00B33663">
        <w:rPr>
          <w:lang w:val="en-IN"/>
        </w:rPr>
        <w:t xml:space="preserve">                               </w:t>
      </w:r>
      <w:r w:rsidRPr="00B33663">
        <w:rPr>
          <w:noProof/>
          <w:lang w:val="en-IN" w:eastAsia="en-IN"/>
        </w:rPr>
        <w:drawing>
          <wp:inline distT="0" distB="0" distL="0" distR="0" wp14:anchorId="61CCF15B" wp14:editId="0E5414FE">
            <wp:extent cx="3816424" cy="2493398"/>
            <wp:effectExtent l="0" t="0" r="0" b="2540"/>
            <wp:docPr id="18434" name="Picture 2"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Picture 2" descr="Lightbox"/>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16424" cy="2493398"/>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5868232" w14:textId="77777777" w:rsidR="004A6944" w:rsidRPr="00B33663" w:rsidRDefault="004A6944" w:rsidP="004A6944">
      <w:pPr>
        <w:pStyle w:val="BodyText"/>
        <w:spacing w:before="8"/>
        <w:jc w:val="both"/>
        <w:rPr>
          <w:lang w:val="en-IN"/>
        </w:rPr>
      </w:pPr>
      <w:r w:rsidRPr="00B33663">
        <w:rPr>
          <w:b/>
          <w:bCs/>
        </w:rPr>
        <w:t>Stripline</w:t>
      </w:r>
    </w:p>
    <w:p w14:paraId="343D839E" w14:textId="77777777" w:rsidR="004A6944" w:rsidRPr="00B33663" w:rsidRDefault="00EB3154" w:rsidP="004A6944">
      <w:pPr>
        <w:pStyle w:val="BodyText"/>
        <w:spacing w:before="8"/>
        <w:jc w:val="both"/>
        <w:rPr>
          <w:lang w:val="en-IN"/>
        </w:rPr>
      </w:pPr>
      <w:hyperlink r:id="rId94" w:history="1">
        <w:r w:rsidR="004A6944" w:rsidRPr="00B33663">
          <w:rPr>
            <w:rStyle w:val="Hyperlink"/>
            <w:color w:val="auto"/>
            <w:u w:val="none"/>
          </w:rPr>
          <w:t>Stripline</w:t>
        </w:r>
      </w:hyperlink>
      <w:hyperlink r:id="rId95" w:history="1">
        <w:r w:rsidR="004A6944" w:rsidRPr="00B33663">
          <w:rPr>
            <w:rStyle w:val="Hyperlink"/>
            <w:color w:val="auto"/>
            <w:u w:val="none"/>
          </w:rPr>
          <w:t> </w:t>
        </w:r>
      </w:hyperlink>
      <w:r w:rsidR="004A6944" w:rsidRPr="00B33663">
        <w:t>is a transverse electromagnetic (TEM) transmission line medium invented by Robert M. Barrett of the Air Force Cambridge Research Centre in the 1950s. Stripline is the earliest form of the planar transmission line. It uses a conducting material to transmit high-frequency waves it is also called a waveguide. This conducting material is sandwiched between two layers of the ground plane which are usually shorted to provide EMI immunity.</w:t>
      </w:r>
    </w:p>
    <w:p w14:paraId="36EF1ADE" w14:textId="77777777" w:rsidR="004A6944" w:rsidRPr="00B33663" w:rsidRDefault="004A6944" w:rsidP="004A6944">
      <w:pPr>
        <w:pStyle w:val="BodyText"/>
        <w:spacing w:before="8"/>
        <w:jc w:val="both"/>
        <w:rPr>
          <w:lang w:val="en-IN"/>
        </w:rPr>
      </w:pPr>
      <w:r w:rsidRPr="00B33663">
        <w:rPr>
          <w:b/>
          <w:bCs/>
        </w:rPr>
        <w:t>Microstripline</w:t>
      </w:r>
    </w:p>
    <w:p w14:paraId="0DE681A8" w14:textId="77777777" w:rsidR="004A6944" w:rsidRPr="00B33663" w:rsidRDefault="004A6944" w:rsidP="004A6944">
      <w:pPr>
        <w:pStyle w:val="BodyText"/>
        <w:spacing w:before="8"/>
        <w:jc w:val="both"/>
        <w:rPr>
          <w:lang w:val="en-IN"/>
        </w:rPr>
      </w:pPr>
      <w:r w:rsidRPr="00B33663">
        <w:t xml:space="preserve">In this, the conducting material is separated from the ground plane by a layer of </w:t>
      </w:r>
      <w:r w:rsidRPr="00B33663">
        <w:lastRenderedPageBreak/>
        <w:t>dielectric.</w:t>
      </w:r>
    </w:p>
    <w:p w14:paraId="5F08B6B0" w14:textId="77777777" w:rsidR="004A6944" w:rsidRPr="00B33663" w:rsidRDefault="004A6944" w:rsidP="004A6944">
      <w:pPr>
        <w:pStyle w:val="BodyText"/>
        <w:spacing w:before="8"/>
        <w:jc w:val="both"/>
        <w:rPr>
          <w:lang w:val="en-IN"/>
        </w:rPr>
      </w:pPr>
      <w:r w:rsidRPr="00B33663">
        <w:rPr>
          <w:b/>
          <w:bCs/>
        </w:rPr>
        <w:t>2. Unguided Media</w:t>
      </w:r>
    </w:p>
    <w:p w14:paraId="6C5561AA" w14:textId="77777777" w:rsidR="004A6944" w:rsidRPr="00B33663" w:rsidRDefault="004A6944" w:rsidP="004A6944">
      <w:pPr>
        <w:pStyle w:val="BodyText"/>
        <w:spacing w:before="8"/>
        <w:jc w:val="both"/>
        <w:rPr>
          <w:lang w:val="en-IN"/>
        </w:rPr>
      </w:pPr>
      <w:r w:rsidRPr="00B33663">
        <w:t>It is also referred to as Wireless or </w:t>
      </w:r>
      <w:hyperlink r:id="rId96" w:history="1">
        <w:r w:rsidRPr="00B33663">
          <w:rPr>
            <w:rStyle w:val="Hyperlink"/>
            <w:color w:val="auto"/>
            <w:u w:val="none"/>
          </w:rPr>
          <w:t>Unbounded transmission media </w:t>
        </w:r>
      </w:hyperlink>
      <w:r w:rsidRPr="00B33663">
        <w:t>. No physical medium is required for the transmission of electromagnetic signals.</w:t>
      </w:r>
    </w:p>
    <w:p w14:paraId="4B6BF5AD" w14:textId="77777777" w:rsidR="004A6944" w:rsidRPr="00B33663" w:rsidRDefault="004A6944" w:rsidP="004A6944">
      <w:pPr>
        <w:pStyle w:val="BodyText"/>
        <w:spacing w:before="8"/>
        <w:jc w:val="both"/>
        <w:rPr>
          <w:lang w:val="en-IN"/>
        </w:rPr>
      </w:pPr>
      <w:r w:rsidRPr="00B33663">
        <w:rPr>
          <w:b/>
          <w:bCs/>
        </w:rPr>
        <w:t>Radio Waves</w:t>
      </w:r>
    </w:p>
    <w:p w14:paraId="07BCC405" w14:textId="77777777" w:rsidR="004A6944" w:rsidRPr="00B33663" w:rsidRDefault="00EB3154" w:rsidP="004A6944">
      <w:pPr>
        <w:pStyle w:val="BodyText"/>
        <w:spacing w:before="8"/>
        <w:jc w:val="both"/>
        <w:rPr>
          <w:lang w:val="en-IN"/>
        </w:rPr>
      </w:pPr>
      <w:hyperlink r:id="rId97" w:history="1">
        <w:r w:rsidR="004A6944" w:rsidRPr="00B33663">
          <w:rPr>
            <w:rStyle w:val="Hyperlink"/>
            <w:color w:val="auto"/>
            <w:u w:val="none"/>
          </w:rPr>
          <w:t>Radio waves </w:t>
        </w:r>
      </w:hyperlink>
      <w:r w:rsidR="004A6944" w:rsidRPr="00B33663">
        <w:t>are easy to generate and can penetrate through buildings. The sending and receiving antennas need not be aligned. Frequency Range:3KHz – 1GHz. AM and FM radios and cordless phones use Radio waves for transmission.</w:t>
      </w:r>
    </w:p>
    <w:p w14:paraId="6FB8A2F2" w14:textId="77777777" w:rsidR="004A6944" w:rsidRPr="00B33663" w:rsidRDefault="004A6944" w:rsidP="004A6944">
      <w:pPr>
        <w:pStyle w:val="BodyText"/>
        <w:spacing w:before="8"/>
        <w:jc w:val="both"/>
        <w:rPr>
          <w:lang w:val="en-IN"/>
        </w:rPr>
      </w:pPr>
      <w:r w:rsidRPr="00B33663">
        <w:rPr>
          <w:b/>
          <w:bCs/>
        </w:rPr>
        <w:t>Microwaves</w:t>
      </w:r>
    </w:p>
    <w:p w14:paraId="1950016C" w14:textId="77777777" w:rsidR="004A6944" w:rsidRPr="00B33663" w:rsidRDefault="004A6944" w:rsidP="004A6944">
      <w:pPr>
        <w:pStyle w:val="BodyText"/>
        <w:spacing w:before="8"/>
        <w:jc w:val="both"/>
        <w:rPr>
          <w:lang w:val="en-IN"/>
        </w:rPr>
      </w:pPr>
      <w:r w:rsidRPr="00B33663">
        <w:t>It is a line of sight transmission i.e. the sending and receiving antennas need to be properly aligned with each other. The distance covered by the signal is directly proportional to the height of the antenna. Frequency Range:1GHz – 300GHz. </w:t>
      </w:r>
      <w:hyperlink r:id="rId98" w:history="1">
        <w:r w:rsidRPr="00B33663">
          <w:rPr>
            <w:rStyle w:val="Hyperlink"/>
            <w:b/>
            <w:bCs/>
            <w:color w:val="auto"/>
            <w:u w:val="none"/>
          </w:rPr>
          <w:t>Micro waves </w:t>
        </w:r>
      </w:hyperlink>
      <w:r w:rsidRPr="00B33663">
        <w:t>are majorly used for mobile phone communication and television distribution.</w:t>
      </w:r>
    </w:p>
    <w:p w14:paraId="2D53481B" w14:textId="77777777" w:rsidR="004A6944" w:rsidRPr="00B33663" w:rsidRDefault="004A6944" w:rsidP="004A6944">
      <w:pPr>
        <w:pStyle w:val="BodyText"/>
        <w:spacing w:before="8"/>
        <w:jc w:val="both"/>
        <w:rPr>
          <w:lang w:val="en-IN"/>
        </w:rPr>
      </w:pPr>
      <w:r w:rsidRPr="00B33663">
        <w:rPr>
          <w:b/>
          <w:bCs/>
        </w:rPr>
        <w:t>Infrared</w:t>
      </w:r>
    </w:p>
    <w:p w14:paraId="6F01EC4D" w14:textId="77777777" w:rsidR="004A6944" w:rsidRPr="00B33663" w:rsidRDefault="00EB3154" w:rsidP="004A6944">
      <w:pPr>
        <w:pStyle w:val="BodyText"/>
        <w:spacing w:before="8"/>
        <w:jc w:val="both"/>
        <w:rPr>
          <w:lang w:val="en-IN"/>
        </w:rPr>
      </w:pPr>
      <w:hyperlink r:id="rId99" w:history="1">
        <w:r w:rsidR="004A6944" w:rsidRPr="00B33663">
          <w:rPr>
            <w:rStyle w:val="Hyperlink"/>
            <w:color w:val="auto"/>
            <w:u w:val="none"/>
          </w:rPr>
          <w:t>Infrared waves </w:t>
        </w:r>
      </w:hyperlink>
      <w:r w:rsidR="004A6944" w:rsidRPr="00B33663">
        <w:t>are used for very short distance communication. They cannot penetrate through obstacles. This prevents interference between systems. Frequency Range:300GHz – 400THz. It is used in TV remotes, wireless mouse, keyboard, printer, etc.</w:t>
      </w:r>
    </w:p>
    <w:p w14:paraId="37D34487" w14:textId="77777777" w:rsidR="004A6944" w:rsidRPr="00B33663" w:rsidRDefault="004A6944" w:rsidP="004A6944">
      <w:pPr>
        <w:pStyle w:val="BodyText"/>
        <w:spacing w:before="8"/>
        <w:rPr>
          <w:sz w:val="28"/>
          <w:szCs w:val="28"/>
          <w:lang w:val="en-IN"/>
        </w:rPr>
      </w:pPr>
    </w:p>
    <w:p w14:paraId="56691D5B" w14:textId="77777777" w:rsidR="004A6944" w:rsidRPr="00B33663" w:rsidRDefault="004A6944" w:rsidP="004A6944">
      <w:pPr>
        <w:pStyle w:val="BodyText"/>
        <w:spacing w:before="8"/>
        <w:ind w:left="0"/>
        <w:rPr>
          <w:sz w:val="28"/>
          <w:szCs w:val="28"/>
        </w:rPr>
      </w:pPr>
    </w:p>
    <w:p w14:paraId="6CEB15CE" w14:textId="77777777" w:rsidR="00087F39" w:rsidRPr="00B33663" w:rsidRDefault="00087F39" w:rsidP="00087F39">
      <w:pPr>
        <w:pStyle w:val="BodyText"/>
        <w:spacing w:before="8"/>
        <w:ind w:left="0"/>
        <w:rPr>
          <w:sz w:val="28"/>
          <w:szCs w:val="28"/>
          <w:lang w:val="en-IN"/>
        </w:rPr>
      </w:pPr>
    </w:p>
    <w:p w14:paraId="5EFB4197" w14:textId="77777777" w:rsidR="00087F39" w:rsidRPr="00B33663" w:rsidRDefault="00087F39" w:rsidP="00087F39">
      <w:pPr>
        <w:ind w:left="2939" w:right="2939"/>
        <w:jc w:val="center"/>
        <w:rPr>
          <w:b/>
          <w:sz w:val="30"/>
        </w:rPr>
      </w:pPr>
      <w:r w:rsidRPr="00B33663">
        <w:rPr>
          <w:b/>
          <w:sz w:val="30"/>
        </w:rPr>
        <w:t>SWITCHING</w:t>
      </w:r>
    </w:p>
    <w:p w14:paraId="3C1834ED" w14:textId="77777777" w:rsidR="00087F39" w:rsidRPr="00B33663" w:rsidRDefault="00087F39" w:rsidP="00E700C1">
      <w:pPr>
        <w:pStyle w:val="ListParagraph"/>
        <w:numPr>
          <w:ilvl w:val="1"/>
          <w:numId w:val="48"/>
        </w:numPr>
        <w:tabs>
          <w:tab w:val="left" w:pos="1060"/>
        </w:tabs>
        <w:spacing w:before="92" w:line="237" w:lineRule="auto"/>
        <w:ind w:right="594"/>
        <w:rPr>
          <w:rFonts w:ascii="Courier New" w:hAnsi="Courier New"/>
          <w:sz w:val="20"/>
        </w:rPr>
      </w:pPr>
      <w:r w:rsidRPr="00B33663">
        <w:rPr>
          <w:sz w:val="26"/>
        </w:rPr>
        <w:t>The</w:t>
      </w:r>
      <w:r w:rsidRPr="00B33663">
        <w:rPr>
          <w:spacing w:val="58"/>
          <w:sz w:val="26"/>
        </w:rPr>
        <w:t xml:space="preserve"> </w:t>
      </w:r>
      <w:r w:rsidRPr="00B33663">
        <w:rPr>
          <w:sz w:val="26"/>
        </w:rPr>
        <w:t>technique</w:t>
      </w:r>
      <w:r w:rsidRPr="00B33663">
        <w:rPr>
          <w:spacing w:val="59"/>
          <w:sz w:val="26"/>
        </w:rPr>
        <w:t xml:space="preserve"> </w:t>
      </w:r>
      <w:r w:rsidRPr="00B33663">
        <w:rPr>
          <w:sz w:val="26"/>
        </w:rPr>
        <w:t>of</w:t>
      </w:r>
      <w:r w:rsidRPr="00B33663">
        <w:rPr>
          <w:spacing w:val="58"/>
          <w:sz w:val="26"/>
        </w:rPr>
        <w:t xml:space="preserve"> </w:t>
      </w:r>
      <w:r w:rsidRPr="00B33663">
        <w:rPr>
          <w:sz w:val="26"/>
        </w:rPr>
        <w:t>transferring</w:t>
      </w:r>
      <w:r w:rsidRPr="00B33663">
        <w:rPr>
          <w:spacing w:val="59"/>
          <w:sz w:val="26"/>
        </w:rPr>
        <w:t xml:space="preserve"> </w:t>
      </w:r>
      <w:r w:rsidRPr="00B33663">
        <w:rPr>
          <w:sz w:val="26"/>
        </w:rPr>
        <w:t>the</w:t>
      </w:r>
      <w:r w:rsidRPr="00B33663">
        <w:rPr>
          <w:spacing w:val="59"/>
          <w:sz w:val="26"/>
        </w:rPr>
        <w:t xml:space="preserve"> </w:t>
      </w:r>
      <w:r w:rsidRPr="00B33663">
        <w:rPr>
          <w:sz w:val="26"/>
        </w:rPr>
        <w:t>information</w:t>
      </w:r>
      <w:r w:rsidRPr="00B33663">
        <w:rPr>
          <w:spacing w:val="58"/>
          <w:sz w:val="26"/>
        </w:rPr>
        <w:t xml:space="preserve"> </w:t>
      </w:r>
      <w:r w:rsidRPr="00B33663">
        <w:rPr>
          <w:sz w:val="26"/>
        </w:rPr>
        <w:t>from</w:t>
      </w:r>
      <w:r w:rsidRPr="00B33663">
        <w:rPr>
          <w:spacing w:val="59"/>
          <w:sz w:val="26"/>
        </w:rPr>
        <w:t xml:space="preserve"> </w:t>
      </w:r>
      <w:r w:rsidRPr="00B33663">
        <w:rPr>
          <w:sz w:val="26"/>
        </w:rPr>
        <w:t>one</w:t>
      </w:r>
      <w:r w:rsidRPr="00B33663">
        <w:rPr>
          <w:spacing w:val="58"/>
          <w:sz w:val="26"/>
        </w:rPr>
        <w:t xml:space="preserve"> </w:t>
      </w:r>
      <w:r w:rsidRPr="00B33663">
        <w:rPr>
          <w:sz w:val="26"/>
        </w:rPr>
        <w:t>computer</w:t>
      </w:r>
      <w:r w:rsidRPr="00B33663">
        <w:rPr>
          <w:spacing w:val="59"/>
          <w:sz w:val="26"/>
        </w:rPr>
        <w:t xml:space="preserve"> </w:t>
      </w:r>
      <w:r w:rsidRPr="00B33663">
        <w:rPr>
          <w:sz w:val="26"/>
        </w:rPr>
        <w:t>network</w:t>
      </w:r>
      <w:r w:rsidRPr="00B33663">
        <w:rPr>
          <w:spacing w:val="59"/>
          <w:sz w:val="26"/>
        </w:rPr>
        <w:t xml:space="preserve"> </w:t>
      </w:r>
      <w:r w:rsidRPr="00B33663">
        <w:rPr>
          <w:sz w:val="26"/>
        </w:rPr>
        <w:t>to</w:t>
      </w:r>
      <w:r w:rsidRPr="00B33663">
        <w:rPr>
          <w:spacing w:val="-62"/>
          <w:sz w:val="26"/>
        </w:rPr>
        <w:t xml:space="preserve"> </w:t>
      </w:r>
      <w:r w:rsidRPr="00B33663">
        <w:rPr>
          <w:sz w:val="26"/>
        </w:rPr>
        <w:t>another</w:t>
      </w:r>
      <w:r w:rsidRPr="00B33663">
        <w:rPr>
          <w:spacing w:val="-1"/>
          <w:sz w:val="26"/>
        </w:rPr>
        <w:t xml:space="preserve"> </w:t>
      </w:r>
      <w:r w:rsidRPr="00B33663">
        <w:rPr>
          <w:sz w:val="26"/>
        </w:rPr>
        <w:t xml:space="preserve">network is known as </w:t>
      </w:r>
      <w:r w:rsidRPr="00B33663">
        <w:rPr>
          <w:b/>
          <w:sz w:val="26"/>
        </w:rPr>
        <w:t>switching</w:t>
      </w:r>
      <w:r w:rsidRPr="00B33663">
        <w:rPr>
          <w:sz w:val="26"/>
        </w:rPr>
        <w:t>.</w:t>
      </w:r>
    </w:p>
    <w:p w14:paraId="554D5DF5" w14:textId="77777777" w:rsidR="00087F39" w:rsidRPr="00B33663" w:rsidRDefault="00087F39" w:rsidP="00E700C1">
      <w:pPr>
        <w:pStyle w:val="ListParagraph"/>
        <w:numPr>
          <w:ilvl w:val="1"/>
          <w:numId w:val="48"/>
        </w:numPr>
        <w:tabs>
          <w:tab w:val="left" w:pos="1060"/>
        </w:tabs>
        <w:spacing w:before="70"/>
        <w:ind w:left="1059"/>
        <w:rPr>
          <w:rFonts w:ascii="Courier New" w:hAnsi="Courier New"/>
          <w:sz w:val="20"/>
        </w:rPr>
      </w:pPr>
      <w:r w:rsidRPr="00B33663">
        <w:rPr>
          <w:sz w:val="26"/>
        </w:rPr>
        <w:t>Switching</w:t>
      </w:r>
      <w:r w:rsidRPr="00B33663">
        <w:rPr>
          <w:spacing w:val="-3"/>
          <w:sz w:val="26"/>
        </w:rPr>
        <w:t xml:space="preserve"> </w:t>
      </w:r>
      <w:r w:rsidRPr="00B33663">
        <w:rPr>
          <w:sz w:val="26"/>
        </w:rPr>
        <w:t>in</w:t>
      </w:r>
      <w:r w:rsidRPr="00B33663">
        <w:rPr>
          <w:spacing w:val="-2"/>
          <w:sz w:val="26"/>
        </w:rPr>
        <w:t xml:space="preserve"> </w:t>
      </w:r>
      <w:r w:rsidRPr="00B33663">
        <w:rPr>
          <w:sz w:val="26"/>
        </w:rPr>
        <w:t>a</w:t>
      </w:r>
      <w:r w:rsidRPr="00B33663">
        <w:rPr>
          <w:spacing w:val="-3"/>
          <w:sz w:val="26"/>
        </w:rPr>
        <w:t xml:space="preserve"> </w:t>
      </w:r>
      <w:r w:rsidRPr="00B33663">
        <w:rPr>
          <w:sz w:val="26"/>
        </w:rPr>
        <w:t>computer</w:t>
      </w:r>
      <w:r w:rsidRPr="00B33663">
        <w:rPr>
          <w:spacing w:val="-1"/>
          <w:sz w:val="26"/>
        </w:rPr>
        <w:t xml:space="preserve"> </w:t>
      </w:r>
      <w:r w:rsidRPr="00B33663">
        <w:rPr>
          <w:sz w:val="26"/>
        </w:rPr>
        <w:t>network</w:t>
      </w:r>
      <w:r w:rsidRPr="00B33663">
        <w:rPr>
          <w:spacing w:val="-2"/>
          <w:sz w:val="26"/>
        </w:rPr>
        <w:t xml:space="preserve"> </w:t>
      </w:r>
      <w:r w:rsidRPr="00B33663">
        <w:rPr>
          <w:sz w:val="26"/>
        </w:rPr>
        <w:t>is</w:t>
      </w:r>
      <w:r w:rsidRPr="00B33663">
        <w:rPr>
          <w:spacing w:val="-2"/>
          <w:sz w:val="26"/>
        </w:rPr>
        <w:t xml:space="preserve"> </w:t>
      </w:r>
      <w:r w:rsidRPr="00B33663">
        <w:rPr>
          <w:sz w:val="26"/>
        </w:rPr>
        <w:t>achieved</w:t>
      </w:r>
      <w:r w:rsidRPr="00B33663">
        <w:rPr>
          <w:spacing w:val="-2"/>
          <w:sz w:val="26"/>
        </w:rPr>
        <w:t xml:space="preserve"> </w:t>
      </w:r>
      <w:r w:rsidRPr="00B33663">
        <w:rPr>
          <w:sz w:val="26"/>
        </w:rPr>
        <w:t>by</w:t>
      </w:r>
      <w:r w:rsidRPr="00B33663">
        <w:rPr>
          <w:spacing w:val="-1"/>
          <w:sz w:val="26"/>
        </w:rPr>
        <w:t xml:space="preserve"> </w:t>
      </w:r>
      <w:r w:rsidRPr="00B33663">
        <w:rPr>
          <w:sz w:val="26"/>
        </w:rPr>
        <w:t>using</w:t>
      </w:r>
      <w:r w:rsidRPr="00B33663">
        <w:rPr>
          <w:spacing w:val="-2"/>
          <w:sz w:val="26"/>
        </w:rPr>
        <w:t xml:space="preserve"> </w:t>
      </w:r>
      <w:r w:rsidRPr="00B33663">
        <w:rPr>
          <w:sz w:val="26"/>
        </w:rPr>
        <w:t>switches.</w:t>
      </w:r>
    </w:p>
    <w:p w14:paraId="0C79AA10" w14:textId="77777777" w:rsidR="00087F39" w:rsidRPr="00B33663" w:rsidRDefault="00087F39" w:rsidP="00E700C1">
      <w:pPr>
        <w:pStyle w:val="ListParagraph"/>
        <w:numPr>
          <w:ilvl w:val="1"/>
          <w:numId w:val="48"/>
        </w:numPr>
        <w:tabs>
          <w:tab w:val="left" w:pos="1060"/>
        </w:tabs>
        <w:spacing w:before="70" w:line="237" w:lineRule="auto"/>
        <w:ind w:right="595"/>
        <w:rPr>
          <w:rFonts w:ascii="Courier New" w:hAnsi="Courier New"/>
          <w:sz w:val="20"/>
        </w:rPr>
      </w:pPr>
      <w:r w:rsidRPr="00B33663">
        <w:rPr>
          <w:sz w:val="26"/>
        </w:rPr>
        <w:t>A</w:t>
      </w:r>
      <w:r w:rsidRPr="00B33663">
        <w:rPr>
          <w:spacing w:val="36"/>
          <w:sz w:val="26"/>
        </w:rPr>
        <w:t xml:space="preserve"> </w:t>
      </w:r>
      <w:r w:rsidRPr="00B33663">
        <w:rPr>
          <w:sz w:val="26"/>
        </w:rPr>
        <w:t>switch</w:t>
      </w:r>
      <w:r w:rsidRPr="00B33663">
        <w:rPr>
          <w:spacing w:val="37"/>
          <w:sz w:val="26"/>
        </w:rPr>
        <w:t xml:space="preserve"> </w:t>
      </w:r>
      <w:r w:rsidRPr="00B33663">
        <w:rPr>
          <w:sz w:val="26"/>
        </w:rPr>
        <w:t>is</w:t>
      </w:r>
      <w:r w:rsidRPr="00B33663">
        <w:rPr>
          <w:spacing w:val="37"/>
          <w:sz w:val="26"/>
        </w:rPr>
        <w:t xml:space="preserve"> </w:t>
      </w:r>
      <w:r w:rsidRPr="00B33663">
        <w:rPr>
          <w:sz w:val="26"/>
        </w:rPr>
        <w:t>a</w:t>
      </w:r>
      <w:r w:rsidRPr="00B33663">
        <w:rPr>
          <w:spacing w:val="37"/>
          <w:sz w:val="26"/>
        </w:rPr>
        <w:t xml:space="preserve"> </w:t>
      </w:r>
      <w:r w:rsidRPr="00B33663">
        <w:rPr>
          <w:sz w:val="26"/>
        </w:rPr>
        <w:t>small</w:t>
      </w:r>
      <w:r w:rsidRPr="00B33663">
        <w:rPr>
          <w:spacing w:val="36"/>
          <w:sz w:val="26"/>
        </w:rPr>
        <w:t xml:space="preserve"> </w:t>
      </w:r>
      <w:r w:rsidRPr="00B33663">
        <w:rPr>
          <w:sz w:val="26"/>
        </w:rPr>
        <w:t>hardware</w:t>
      </w:r>
      <w:r w:rsidRPr="00B33663">
        <w:rPr>
          <w:spacing w:val="37"/>
          <w:sz w:val="26"/>
        </w:rPr>
        <w:t xml:space="preserve"> </w:t>
      </w:r>
      <w:r w:rsidRPr="00B33663">
        <w:rPr>
          <w:sz w:val="26"/>
        </w:rPr>
        <w:t>device</w:t>
      </w:r>
      <w:r w:rsidRPr="00B33663">
        <w:rPr>
          <w:spacing w:val="37"/>
          <w:sz w:val="26"/>
        </w:rPr>
        <w:t xml:space="preserve"> </w:t>
      </w:r>
      <w:r w:rsidRPr="00B33663">
        <w:rPr>
          <w:sz w:val="26"/>
        </w:rPr>
        <w:t>which</w:t>
      </w:r>
      <w:r w:rsidRPr="00B33663">
        <w:rPr>
          <w:spacing w:val="37"/>
          <w:sz w:val="26"/>
        </w:rPr>
        <w:t xml:space="preserve"> </w:t>
      </w:r>
      <w:r w:rsidRPr="00B33663">
        <w:rPr>
          <w:sz w:val="26"/>
        </w:rPr>
        <w:t>is</w:t>
      </w:r>
      <w:r w:rsidRPr="00B33663">
        <w:rPr>
          <w:spacing w:val="37"/>
          <w:sz w:val="26"/>
        </w:rPr>
        <w:t xml:space="preserve"> </w:t>
      </w:r>
      <w:r w:rsidRPr="00B33663">
        <w:rPr>
          <w:sz w:val="26"/>
        </w:rPr>
        <w:t>used</w:t>
      </w:r>
      <w:r w:rsidRPr="00B33663">
        <w:rPr>
          <w:spacing w:val="36"/>
          <w:sz w:val="26"/>
        </w:rPr>
        <w:t xml:space="preserve"> </w:t>
      </w:r>
      <w:r w:rsidRPr="00B33663">
        <w:rPr>
          <w:sz w:val="26"/>
        </w:rPr>
        <w:t>to</w:t>
      </w:r>
      <w:r w:rsidRPr="00B33663">
        <w:rPr>
          <w:spacing w:val="37"/>
          <w:sz w:val="26"/>
        </w:rPr>
        <w:t xml:space="preserve"> </w:t>
      </w:r>
      <w:r w:rsidRPr="00B33663">
        <w:rPr>
          <w:sz w:val="26"/>
        </w:rPr>
        <w:t>join</w:t>
      </w:r>
      <w:r w:rsidRPr="00B33663">
        <w:rPr>
          <w:spacing w:val="37"/>
          <w:sz w:val="26"/>
        </w:rPr>
        <w:t xml:space="preserve"> </w:t>
      </w:r>
      <w:r w:rsidRPr="00B33663">
        <w:rPr>
          <w:sz w:val="26"/>
        </w:rPr>
        <w:t>multiple</w:t>
      </w:r>
      <w:r w:rsidRPr="00B33663">
        <w:rPr>
          <w:spacing w:val="37"/>
          <w:sz w:val="26"/>
        </w:rPr>
        <w:t xml:space="preserve"> </w:t>
      </w:r>
      <w:r w:rsidRPr="00B33663">
        <w:rPr>
          <w:sz w:val="26"/>
        </w:rPr>
        <w:t>computers</w:t>
      </w:r>
      <w:r w:rsidRPr="00B33663">
        <w:rPr>
          <w:spacing w:val="-62"/>
          <w:sz w:val="26"/>
        </w:rPr>
        <w:t xml:space="preserve"> </w:t>
      </w:r>
      <w:r w:rsidRPr="00B33663">
        <w:rPr>
          <w:sz w:val="26"/>
        </w:rPr>
        <w:t>together</w:t>
      </w:r>
      <w:r w:rsidRPr="00B33663">
        <w:rPr>
          <w:spacing w:val="-1"/>
          <w:sz w:val="26"/>
        </w:rPr>
        <w:t xml:space="preserve"> </w:t>
      </w:r>
      <w:r w:rsidRPr="00B33663">
        <w:rPr>
          <w:sz w:val="26"/>
        </w:rPr>
        <w:t>with one local</w:t>
      </w:r>
      <w:r w:rsidRPr="00B33663">
        <w:rPr>
          <w:spacing w:val="-1"/>
          <w:sz w:val="26"/>
        </w:rPr>
        <w:t xml:space="preserve"> </w:t>
      </w:r>
      <w:r w:rsidRPr="00B33663">
        <w:rPr>
          <w:sz w:val="26"/>
        </w:rPr>
        <w:t>area network (LAN).</w:t>
      </w:r>
    </w:p>
    <w:p w14:paraId="4FE3B5B5" w14:textId="77777777" w:rsidR="00087F39" w:rsidRPr="00B33663" w:rsidRDefault="00087F39" w:rsidP="00E700C1">
      <w:pPr>
        <w:pStyle w:val="ListParagraph"/>
        <w:numPr>
          <w:ilvl w:val="1"/>
          <w:numId w:val="48"/>
        </w:numPr>
        <w:tabs>
          <w:tab w:val="left" w:pos="1060"/>
        </w:tabs>
        <w:spacing w:before="91" w:line="237" w:lineRule="auto"/>
        <w:ind w:right="593"/>
        <w:rPr>
          <w:rFonts w:ascii="Courier New" w:hAnsi="Courier New"/>
          <w:sz w:val="20"/>
        </w:rPr>
      </w:pPr>
      <w:r w:rsidRPr="00B33663">
        <w:rPr>
          <w:sz w:val="26"/>
        </w:rPr>
        <w:t>Switches</w:t>
      </w:r>
      <w:r w:rsidRPr="00B33663">
        <w:rPr>
          <w:spacing w:val="22"/>
          <w:sz w:val="26"/>
        </w:rPr>
        <w:t xml:space="preserve"> </w:t>
      </w:r>
      <w:r w:rsidRPr="00B33663">
        <w:rPr>
          <w:sz w:val="26"/>
        </w:rPr>
        <w:t>are</w:t>
      </w:r>
      <w:r w:rsidRPr="00B33663">
        <w:rPr>
          <w:spacing w:val="22"/>
          <w:sz w:val="26"/>
        </w:rPr>
        <w:t xml:space="preserve"> </w:t>
      </w:r>
      <w:r w:rsidRPr="00B33663">
        <w:rPr>
          <w:sz w:val="26"/>
        </w:rPr>
        <w:t>devices</w:t>
      </w:r>
      <w:r w:rsidRPr="00B33663">
        <w:rPr>
          <w:spacing w:val="22"/>
          <w:sz w:val="26"/>
        </w:rPr>
        <w:t xml:space="preserve"> </w:t>
      </w:r>
      <w:r w:rsidRPr="00B33663">
        <w:rPr>
          <w:sz w:val="26"/>
        </w:rPr>
        <w:t>capable</w:t>
      </w:r>
      <w:r w:rsidRPr="00B33663">
        <w:rPr>
          <w:spacing w:val="22"/>
          <w:sz w:val="26"/>
        </w:rPr>
        <w:t xml:space="preserve"> </w:t>
      </w:r>
      <w:r w:rsidRPr="00B33663">
        <w:rPr>
          <w:sz w:val="26"/>
        </w:rPr>
        <w:t>of</w:t>
      </w:r>
      <w:r w:rsidRPr="00B33663">
        <w:rPr>
          <w:spacing w:val="22"/>
          <w:sz w:val="26"/>
        </w:rPr>
        <w:t xml:space="preserve"> </w:t>
      </w:r>
      <w:r w:rsidRPr="00B33663">
        <w:rPr>
          <w:sz w:val="26"/>
        </w:rPr>
        <w:t>creating</w:t>
      </w:r>
      <w:r w:rsidRPr="00B33663">
        <w:rPr>
          <w:spacing w:val="22"/>
          <w:sz w:val="26"/>
        </w:rPr>
        <w:t xml:space="preserve"> </w:t>
      </w:r>
      <w:r w:rsidRPr="00B33663">
        <w:rPr>
          <w:sz w:val="26"/>
        </w:rPr>
        <w:t>temporary</w:t>
      </w:r>
      <w:r w:rsidRPr="00B33663">
        <w:rPr>
          <w:spacing w:val="22"/>
          <w:sz w:val="26"/>
        </w:rPr>
        <w:t xml:space="preserve"> </w:t>
      </w:r>
      <w:r w:rsidRPr="00B33663">
        <w:rPr>
          <w:sz w:val="26"/>
        </w:rPr>
        <w:t>connections</w:t>
      </w:r>
      <w:r w:rsidRPr="00B33663">
        <w:rPr>
          <w:spacing w:val="22"/>
          <w:sz w:val="26"/>
        </w:rPr>
        <w:t xml:space="preserve"> </w:t>
      </w:r>
      <w:r w:rsidRPr="00B33663">
        <w:rPr>
          <w:sz w:val="26"/>
        </w:rPr>
        <w:t>between</w:t>
      </w:r>
      <w:r w:rsidRPr="00B33663">
        <w:rPr>
          <w:spacing w:val="23"/>
          <w:sz w:val="26"/>
        </w:rPr>
        <w:t xml:space="preserve"> </w:t>
      </w:r>
      <w:r w:rsidRPr="00B33663">
        <w:rPr>
          <w:sz w:val="26"/>
        </w:rPr>
        <w:t>two</w:t>
      </w:r>
      <w:r w:rsidRPr="00B33663">
        <w:rPr>
          <w:spacing w:val="22"/>
          <w:sz w:val="26"/>
        </w:rPr>
        <w:t xml:space="preserve"> </w:t>
      </w:r>
      <w:r w:rsidRPr="00B33663">
        <w:rPr>
          <w:sz w:val="26"/>
        </w:rPr>
        <w:t>or</w:t>
      </w:r>
      <w:r w:rsidRPr="00B33663">
        <w:rPr>
          <w:spacing w:val="-62"/>
          <w:sz w:val="26"/>
        </w:rPr>
        <w:t xml:space="preserve"> </w:t>
      </w:r>
      <w:r w:rsidRPr="00B33663">
        <w:rPr>
          <w:sz w:val="26"/>
        </w:rPr>
        <w:t>more</w:t>
      </w:r>
      <w:r w:rsidRPr="00B33663">
        <w:rPr>
          <w:spacing w:val="-1"/>
          <w:sz w:val="26"/>
        </w:rPr>
        <w:t xml:space="preserve"> </w:t>
      </w:r>
      <w:r w:rsidRPr="00B33663">
        <w:rPr>
          <w:sz w:val="26"/>
        </w:rPr>
        <w:t>devices linked to the switch.</w:t>
      </w:r>
    </w:p>
    <w:p w14:paraId="433FF67B" w14:textId="77777777" w:rsidR="00087F39" w:rsidRPr="00B33663" w:rsidRDefault="00087F39" w:rsidP="00E700C1">
      <w:pPr>
        <w:pStyle w:val="ListParagraph"/>
        <w:numPr>
          <w:ilvl w:val="1"/>
          <w:numId w:val="48"/>
        </w:numPr>
        <w:tabs>
          <w:tab w:val="left" w:pos="1060"/>
        </w:tabs>
        <w:spacing w:before="60"/>
        <w:ind w:left="1059"/>
        <w:rPr>
          <w:rFonts w:ascii="Courier New" w:hAnsi="Courier New"/>
          <w:sz w:val="20"/>
        </w:rPr>
      </w:pPr>
      <w:r w:rsidRPr="00B33663">
        <w:rPr>
          <w:sz w:val="26"/>
        </w:rPr>
        <w:t>Switches</w:t>
      </w:r>
      <w:r w:rsidRPr="00B33663">
        <w:rPr>
          <w:spacing w:val="-3"/>
          <w:sz w:val="26"/>
        </w:rPr>
        <w:t xml:space="preserve"> </w:t>
      </w:r>
      <w:r w:rsidRPr="00B33663">
        <w:rPr>
          <w:sz w:val="26"/>
        </w:rPr>
        <w:t>are</w:t>
      </w:r>
      <w:r w:rsidRPr="00B33663">
        <w:rPr>
          <w:spacing w:val="-1"/>
          <w:sz w:val="26"/>
        </w:rPr>
        <w:t xml:space="preserve"> </w:t>
      </w:r>
      <w:r w:rsidRPr="00B33663">
        <w:rPr>
          <w:sz w:val="26"/>
        </w:rPr>
        <w:t>used</w:t>
      </w:r>
      <w:r w:rsidRPr="00B33663">
        <w:rPr>
          <w:spacing w:val="-1"/>
          <w:sz w:val="26"/>
        </w:rPr>
        <w:t xml:space="preserve"> </w:t>
      </w:r>
      <w:r w:rsidRPr="00B33663">
        <w:rPr>
          <w:sz w:val="26"/>
        </w:rPr>
        <w:t>to</w:t>
      </w:r>
      <w:r w:rsidRPr="00B33663">
        <w:rPr>
          <w:spacing w:val="-1"/>
          <w:sz w:val="26"/>
        </w:rPr>
        <w:t xml:space="preserve"> </w:t>
      </w:r>
      <w:r w:rsidRPr="00B33663">
        <w:rPr>
          <w:sz w:val="26"/>
        </w:rPr>
        <w:t>forward</w:t>
      </w:r>
      <w:r w:rsidRPr="00B33663">
        <w:rPr>
          <w:spacing w:val="-1"/>
          <w:sz w:val="26"/>
        </w:rPr>
        <w:t xml:space="preserve"> </w:t>
      </w:r>
      <w:r w:rsidRPr="00B33663">
        <w:rPr>
          <w:sz w:val="26"/>
        </w:rPr>
        <w:t>the</w:t>
      </w:r>
      <w:r w:rsidRPr="00B33663">
        <w:rPr>
          <w:spacing w:val="-2"/>
          <w:sz w:val="26"/>
        </w:rPr>
        <w:t xml:space="preserve"> </w:t>
      </w:r>
      <w:r w:rsidRPr="00B33663">
        <w:rPr>
          <w:sz w:val="26"/>
        </w:rPr>
        <w:t>packets</w:t>
      </w:r>
      <w:r w:rsidRPr="00B33663">
        <w:rPr>
          <w:spacing w:val="-1"/>
          <w:sz w:val="26"/>
        </w:rPr>
        <w:t xml:space="preserve"> </w:t>
      </w:r>
      <w:r w:rsidRPr="00B33663">
        <w:rPr>
          <w:sz w:val="26"/>
        </w:rPr>
        <w:t>based</w:t>
      </w:r>
      <w:r w:rsidRPr="00B33663">
        <w:rPr>
          <w:spacing w:val="-1"/>
          <w:sz w:val="26"/>
        </w:rPr>
        <w:t xml:space="preserve"> </w:t>
      </w:r>
      <w:r w:rsidRPr="00B33663">
        <w:rPr>
          <w:sz w:val="26"/>
        </w:rPr>
        <w:t>on</w:t>
      </w:r>
      <w:r w:rsidRPr="00B33663">
        <w:rPr>
          <w:spacing w:val="-1"/>
          <w:sz w:val="26"/>
        </w:rPr>
        <w:t xml:space="preserve"> </w:t>
      </w:r>
      <w:r w:rsidRPr="00B33663">
        <w:rPr>
          <w:sz w:val="26"/>
        </w:rPr>
        <w:t>MAC</w:t>
      </w:r>
      <w:r w:rsidRPr="00B33663">
        <w:rPr>
          <w:spacing w:val="-2"/>
          <w:sz w:val="26"/>
        </w:rPr>
        <w:t xml:space="preserve"> </w:t>
      </w:r>
      <w:r w:rsidRPr="00B33663">
        <w:rPr>
          <w:sz w:val="26"/>
        </w:rPr>
        <w:t>addresses.</w:t>
      </w:r>
    </w:p>
    <w:p w14:paraId="29A0A46A" w14:textId="77777777" w:rsidR="00087F39" w:rsidRPr="00B33663" w:rsidRDefault="00087F39" w:rsidP="00E700C1">
      <w:pPr>
        <w:pStyle w:val="ListParagraph"/>
        <w:numPr>
          <w:ilvl w:val="1"/>
          <w:numId w:val="48"/>
        </w:numPr>
        <w:tabs>
          <w:tab w:val="left" w:pos="1060"/>
        </w:tabs>
        <w:spacing w:before="58" w:line="237" w:lineRule="auto"/>
        <w:ind w:right="595"/>
        <w:rPr>
          <w:rFonts w:ascii="Courier New" w:hAnsi="Courier New"/>
          <w:sz w:val="20"/>
        </w:rPr>
      </w:pPr>
      <w:r w:rsidRPr="00B33663">
        <w:rPr>
          <w:sz w:val="26"/>
        </w:rPr>
        <w:t>A</w:t>
      </w:r>
      <w:r w:rsidRPr="00B33663">
        <w:rPr>
          <w:spacing w:val="3"/>
          <w:sz w:val="26"/>
        </w:rPr>
        <w:t xml:space="preserve"> </w:t>
      </w:r>
      <w:r w:rsidRPr="00B33663">
        <w:rPr>
          <w:sz w:val="26"/>
        </w:rPr>
        <w:t>Switch</w:t>
      </w:r>
      <w:r w:rsidRPr="00B33663">
        <w:rPr>
          <w:spacing w:val="3"/>
          <w:sz w:val="26"/>
        </w:rPr>
        <w:t xml:space="preserve"> </w:t>
      </w:r>
      <w:r w:rsidRPr="00B33663">
        <w:rPr>
          <w:sz w:val="26"/>
        </w:rPr>
        <w:t>is</w:t>
      </w:r>
      <w:r w:rsidRPr="00B33663">
        <w:rPr>
          <w:spacing w:val="3"/>
          <w:sz w:val="26"/>
        </w:rPr>
        <w:t xml:space="preserve"> </w:t>
      </w:r>
      <w:r w:rsidRPr="00B33663">
        <w:rPr>
          <w:sz w:val="26"/>
        </w:rPr>
        <w:t>used</w:t>
      </w:r>
      <w:r w:rsidRPr="00B33663">
        <w:rPr>
          <w:spacing w:val="4"/>
          <w:sz w:val="26"/>
        </w:rPr>
        <w:t xml:space="preserve"> </w:t>
      </w:r>
      <w:r w:rsidRPr="00B33663">
        <w:rPr>
          <w:sz w:val="26"/>
        </w:rPr>
        <w:t>to</w:t>
      </w:r>
      <w:r w:rsidRPr="00B33663">
        <w:rPr>
          <w:spacing w:val="3"/>
          <w:sz w:val="26"/>
        </w:rPr>
        <w:t xml:space="preserve"> </w:t>
      </w:r>
      <w:r w:rsidRPr="00B33663">
        <w:rPr>
          <w:sz w:val="26"/>
        </w:rPr>
        <w:t>transfer</w:t>
      </w:r>
      <w:r w:rsidRPr="00B33663">
        <w:rPr>
          <w:spacing w:val="3"/>
          <w:sz w:val="26"/>
        </w:rPr>
        <w:t xml:space="preserve"> </w:t>
      </w:r>
      <w:r w:rsidRPr="00B33663">
        <w:rPr>
          <w:sz w:val="26"/>
        </w:rPr>
        <w:t>the</w:t>
      </w:r>
      <w:r w:rsidRPr="00B33663">
        <w:rPr>
          <w:spacing w:val="3"/>
          <w:sz w:val="26"/>
        </w:rPr>
        <w:t xml:space="preserve"> </w:t>
      </w:r>
      <w:r w:rsidRPr="00B33663">
        <w:rPr>
          <w:sz w:val="26"/>
        </w:rPr>
        <w:t>data</w:t>
      </w:r>
      <w:r w:rsidRPr="00B33663">
        <w:rPr>
          <w:spacing w:val="4"/>
          <w:sz w:val="26"/>
        </w:rPr>
        <w:t xml:space="preserve"> </w:t>
      </w:r>
      <w:r w:rsidRPr="00B33663">
        <w:rPr>
          <w:sz w:val="26"/>
        </w:rPr>
        <w:t>only</w:t>
      </w:r>
      <w:r w:rsidRPr="00B33663">
        <w:rPr>
          <w:spacing w:val="3"/>
          <w:sz w:val="26"/>
        </w:rPr>
        <w:t xml:space="preserve"> </w:t>
      </w:r>
      <w:r w:rsidRPr="00B33663">
        <w:rPr>
          <w:sz w:val="26"/>
        </w:rPr>
        <w:t>to</w:t>
      </w:r>
      <w:r w:rsidRPr="00B33663">
        <w:rPr>
          <w:spacing w:val="3"/>
          <w:sz w:val="26"/>
        </w:rPr>
        <w:t xml:space="preserve"> </w:t>
      </w:r>
      <w:r w:rsidRPr="00B33663">
        <w:rPr>
          <w:sz w:val="26"/>
        </w:rPr>
        <w:t>the</w:t>
      </w:r>
      <w:r w:rsidRPr="00B33663">
        <w:rPr>
          <w:spacing w:val="2"/>
          <w:sz w:val="26"/>
        </w:rPr>
        <w:t xml:space="preserve"> </w:t>
      </w:r>
      <w:r w:rsidRPr="00B33663">
        <w:rPr>
          <w:sz w:val="26"/>
        </w:rPr>
        <w:t>device</w:t>
      </w:r>
      <w:r w:rsidRPr="00B33663">
        <w:rPr>
          <w:spacing w:val="4"/>
          <w:sz w:val="26"/>
        </w:rPr>
        <w:t xml:space="preserve"> </w:t>
      </w:r>
      <w:r w:rsidRPr="00B33663">
        <w:rPr>
          <w:sz w:val="26"/>
        </w:rPr>
        <w:t>that</w:t>
      </w:r>
      <w:r w:rsidRPr="00B33663">
        <w:rPr>
          <w:spacing w:val="3"/>
          <w:sz w:val="26"/>
        </w:rPr>
        <w:t xml:space="preserve"> </w:t>
      </w:r>
      <w:r w:rsidRPr="00B33663">
        <w:rPr>
          <w:sz w:val="26"/>
        </w:rPr>
        <w:t>has</w:t>
      </w:r>
      <w:r w:rsidRPr="00B33663">
        <w:rPr>
          <w:spacing w:val="3"/>
          <w:sz w:val="26"/>
        </w:rPr>
        <w:t xml:space="preserve"> </w:t>
      </w:r>
      <w:r w:rsidRPr="00B33663">
        <w:rPr>
          <w:sz w:val="26"/>
        </w:rPr>
        <w:t>been</w:t>
      </w:r>
      <w:r w:rsidRPr="00B33663">
        <w:rPr>
          <w:spacing w:val="3"/>
          <w:sz w:val="26"/>
        </w:rPr>
        <w:t xml:space="preserve"> </w:t>
      </w:r>
      <w:r w:rsidRPr="00B33663">
        <w:rPr>
          <w:sz w:val="26"/>
        </w:rPr>
        <w:t>addressed.</w:t>
      </w:r>
      <w:r w:rsidRPr="00B33663">
        <w:rPr>
          <w:spacing w:val="3"/>
          <w:sz w:val="26"/>
        </w:rPr>
        <w:t xml:space="preserve"> </w:t>
      </w:r>
      <w:r w:rsidRPr="00B33663">
        <w:rPr>
          <w:sz w:val="26"/>
        </w:rPr>
        <w:t>It</w:t>
      </w:r>
      <w:r w:rsidRPr="00B33663">
        <w:rPr>
          <w:spacing w:val="-62"/>
          <w:sz w:val="26"/>
        </w:rPr>
        <w:t xml:space="preserve"> </w:t>
      </w:r>
      <w:r w:rsidRPr="00B33663">
        <w:rPr>
          <w:sz w:val="26"/>
        </w:rPr>
        <w:t>verifies</w:t>
      </w:r>
      <w:r w:rsidRPr="00B33663">
        <w:rPr>
          <w:spacing w:val="-1"/>
          <w:sz w:val="26"/>
        </w:rPr>
        <w:t xml:space="preserve"> </w:t>
      </w:r>
      <w:r w:rsidRPr="00B33663">
        <w:rPr>
          <w:sz w:val="26"/>
        </w:rPr>
        <w:t>the destination address to route the packet</w:t>
      </w:r>
      <w:r w:rsidRPr="00B33663">
        <w:rPr>
          <w:spacing w:val="-1"/>
          <w:sz w:val="26"/>
        </w:rPr>
        <w:t xml:space="preserve"> </w:t>
      </w:r>
      <w:r w:rsidRPr="00B33663">
        <w:rPr>
          <w:sz w:val="26"/>
        </w:rPr>
        <w:t>appropriately.</w:t>
      </w:r>
    </w:p>
    <w:p w14:paraId="607D7D79" w14:textId="77777777" w:rsidR="00087F39" w:rsidRPr="00B33663" w:rsidRDefault="00087F39" w:rsidP="00E700C1">
      <w:pPr>
        <w:pStyle w:val="ListParagraph"/>
        <w:numPr>
          <w:ilvl w:val="1"/>
          <w:numId w:val="48"/>
        </w:numPr>
        <w:tabs>
          <w:tab w:val="left" w:pos="1060"/>
        </w:tabs>
        <w:spacing w:before="60"/>
        <w:ind w:left="1059"/>
        <w:rPr>
          <w:rFonts w:ascii="Courier New" w:hAnsi="Courier New"/>
          <w:sz w:val="20"/>
        </w:rPr>
      </w:pPr>
      <w:r w:rsidRPr="00B33663">
        <w:rPr>
          <w:sz w:val="26"/>
        </w:rPr>
        <w:t>It</w:t>
      </w:r>
      <w:r w:rsidRPr="00B33663">
        <w:rPr>
          <w:spacing w:val="-1"/>
          <w:sz w:val="26"/>
        </w:rPr>
        <w:t xml:space="preserve"> </w:t>
      </w:r>
      <w:r w:rsidRPr="00B33663">
        <w:rPr>
          <w:sz w:val="26"/>
        </w:rPr>
        <w:t>is operated in</w:t>
      </w:r>
      <w:r w:rsidRPr="00B33663">
        <w:rPr>
          <w:spacing w:val="-1"/>
          <w:sz w:val="26"/>
        </w:rPr>
        <w:t xml:space="preserve"> </w:t>
      </w:r>
      <w:r w:rsidRPr="00B33663">
        <w:rPr>
          <w:sz w:val="26"/>
        </w:rPr>
        <w:t>full duplex mode.</w:t>
      </w:r>
    </w:p>
    <w:p w14:paraId="476D5BAE" w14:textId="77777777" w:rsidR="00087F39" w:rsidRPr="00B33663" w:rsidRDefault="00087F39" w:rsidP="00E700C1">
      <w:pPr>
        <w:pStyle w:val="ListParagraph"/>
        <w:numPr>
          <w:ilvl w:val="1"/>
          <w:numId w:val="48"/>
        </w:numPr>
        <w:tabs>
          <w:tab w:val="left" w:pos="1060"/>
        </w:tabs>
        <w:spacing w:before="56"/>
        <w:ind w:left="1059"/>
        <w:rPr>
          <w:rFonts w:ascii="Courier New" w:hAnsi="Courier New"/>
          <w:sz w:val="20"/>
        </w:rPr>
      </w:pPr>
      <w:r w:rsidRPr="00B33663">
        <w:rPr>
          <w:sz w:val="26"/>
        </w:rPr>
        <w:t>It</w:t>
      </w:r>
      <w:r w:rsidRPr="00B33663">
        <w:rPr>
          <w:spacing w:val="-1"/>
          <w:sz w:val="26"/>
        </w:rPr>
        <w:t xml:space="preserve"> </w:t>
      </w:r>
      <w:r w:rsidRPr="00B33663">
        <w:rPr>
          <w:sz w:val="26"/>
        </w:rPr>
        <w:t>does</w:t>
      </w:r>
      <w:r w:rsidRPr="00B33663">
        <w:rPr>
          <w:spacing w:val="-1"/>
          <w:sz w:val="26"/>
        </w:rPr>
        <w:t xml:space="preserve"> </w:t>
      </w:r>
      <w:r w:rsidRPr="00B33663">
        <w:rPr>
          <w:sz w:val="26"/>
        </w:rPr>
        <w:t>not broadcast</w:t>
      </w:r>
      <w:r w:rsidRPr="00B33663">
        <w:rPr>
          <w:spacing w:val="-1"/>
          <w:sz w:val="26"/>
        </w:rPr>
        <w:t xml:space="preserve"> </w:t>
      </w:r>
      <w:r w:rsidRPr="00B33663">
        <w:rPr>
          <w:sz w:val="26"/>
        </w:rPr>
        <w:t>the message</w:t>
      </w:r>
      <w:r w:rsidRPr="00B33663">
        <w:rPr>
          <w:spacing w:val="-1"/>
          <w:sz w:val="26"/>
        </w:rPr>
        <w:t xml:space="preserve"> </w:t>
      </w:r>
      <w:r w:rsidRPr="00B33663">
        <w:rPr>
          <w:sz w:val="26"/>
        </w:rPr>
        <w:t>as it</w:t>
      </w:r>
      <w:r w:rsidRPr="00B33663">
        <w:rPr>
          <w:spacing w:val="-2"/>
          <w:sz w:val="26"/>
        </w:rPr>
        <w:t xml:space="preserve"> </w:t>
      </w:r>
      <w:r w:rsidRPr="00B33663">
        <w:rPr>
          <w:sz w:val="26"/>
        </w:rPr>
        <w:t>works</w:t>
      </w:r>
      <w:r w:rsidRPr="00B33663">
        <w:rPr>
          <w:spacing w:val="-1"/>
          <w:sz w:val="26"/>
        </w:rPr>
        <w:t xml:space="preserve"> </w:t>
      </w:r>
      <w:r w:rsidRPr="00B33663">
        <w:rPr>
          <w:sz w:val="26"/>
        </w:rPr>
        <w:t>with</w:t>
      </w:r>
      <w:r w:rsidRPr="00B33663">
        <w:rPr>
          <w:spacing w:val="-1"/>
          <w:sz w:val="26"/>
        </w:rPr>
        <w:t xml:space="preserve"> </w:t>
      </w:r>
      <w:r w:rsidRPr="00B33663">
        <w:rPr>
          <w:sz w:val="26"/>
        </w:rPr>
        <w:t>limited</w:t>
      </w:r>
      <w:r w:rsidRPr="00B33663">
        <w:rPr>
          <w:spacing w:val="-1"/>
          <w:sz w:val="26"/>
        </w:rPr>
        <w:t xml:space="preserve"> </w:t>
      </w:r>
      <w:r w:rsidRPr="00B33663">
        <w:rPr>
          <w:sz w:val="26"/>
        </w:rPr>
        <w:t>bandwidth.</w:t>
      </w:r>
    </w:p>
    <w:p w14:paraId="66518E39" w14:textId="77777777" w:rsidR="00087F39" w:rsidRPr="00B33663" w:rsidRDefault="00087F39" w:rsidP="00087F39">
      <w:pPr>
        <w:pStyle w:val="BodyText"/>
        <w:spacing w:before="2"/>
        <w:rPr>
          <w:sz w:val="21"/>
        </w:rPr>
      </w:pPr>
    </w:p>
    <w:p w14:paraId="6625247D" w14:textId="77777777" w:rsidR="00087F39" w:rsidRPr="00B33663" w:rsidRDefault="00087F39" w:rsidP="00087F39">
      <w:pPr>
        <w:pStyle w:val="Heading5"/>
        <w:rPr>
          <w:b w:val="0"/>
          <w:i w:val="0"/>
          <w:u w:val="none"/>
        </w:rPr>
      </w:pPr>
      <w:r w:rsidRPr="00B33663">
        <w:rPr>
          <w:u w:val="none"/>
        </w:rPr>
        <w:t>Advantages</w:t>
      </w:r>
      <w:r w:rsidRPr="00B33663">
        <w:rPr>
          <w:spacing w:val="-3"/>
          <w:u w:val="none"/>
        </w:rPr>
        <w:t xml:space="preserve"> </w:t>
      </w:r>
      <w:r w:rsidRPr="00B33663">
        <w:rPr>
          <w:u w:val="none"/>
        </w:rPr>
        <w:t>of</w:t>
      </w:r>
      <w:r w:rsidRPr="00B33663">
        <w:rPr>
          <w:spacing w:val="-2"/>
          <w:u w:val="none"/>
        </w:rPr>
        <w:t xml:space="preserve"> </w:t>
      </w:r>
      <w:r w:rsidRPr="00B33663">
        <w:rPr>
          <w:u w:val="none"/>
        </w:rPr>
        <w:t>Switching</w:t>
      </w:r>
      <w:r w:rsidRPr="00B33663">
        <w:rPr>
          <w:b w:val="0"/>
          <w:i w:val="0"/>
          <w:u w:val="none"/>
        </w:rPr>
        <w:t>:</w:t>
      </w:r>
    </w:p>
    <w:p w14:paraId="7B729FB3" w14:textId="77777777" w:rsidR="00087F39" w:rsidRPr="00B33663" w:rsidRDefault="00087F39" w:rsidP="00E700C1">
      <w:pPr>
        <w:pStyle w:val="ListParagraph"/>
        <w:numPr>
          <w:ilvl w:val="1"/>
          <w:numId w:val="48"/>
        </w:numPr>
        <w:tabs>
          <w:tab w:val="left" w:pos="1060"/>
        </w:tabs>
        <w:spacing w:before="24" w:line="301" w:lineRule="exact"/>
        <w:ind w:left="1059"/>
        <w:rPr>
          <w:rFonts w:ascii="Courier New" w:hAnsi="Courier New"/>
          <w:sz w:val="20"/>
        </w:rPr>
      </w:pPr>
      <w:r w:rsidRPr="00B33663">
        <w:rPr>
          <w:sz w:val="26"/>
        </w:rPr>
        <w:t>Switch</w:t>
      </w:r>
      <w:r w:rsidRPr="00B33663">
        <w:rPr>
          <w:spacing w:val="-2"/>
          <w:sz w:val="26"/>
        </w:rPr>
        <w:t xml:space="preserve"> </w:t>
      </w:r>
      <w:r w:rsidRPr="00B33663">
        <w:rPr>
          <w:sz w:val="26"/>
        </w:rPr>
        <w:t>increases</w:t>
      </w:r>
      <w:r w:rsidRPr="00B33663">
        <w:rPr>
          <w:spacing w:val="-1"/>
          <w:sz w:val="26"/>
        </w:rPr>
        <w:t xml:space="preserve"> </w:t>
      </w:r>
      <w:r w:rsidRPr="00B33663">
        <w:rPr>
          <w:sz w:val="26"/>
        </w:rPr>
        <w:t>the</w:t>
      </w:r>
      <w:r w:rsidRPr="00B33663">
        <w:rPr>
          <w:spacing w:val="-1"/>
          <w:sz w:val="26"/>
        </w:rPr>
        <w:t xml:space="preserve"> </w:t>
      </w:r>
      <w:r w:rsidRPr="00B33663">
        <w:rPr>
          <w:sz w:val="26"/>
        </w:rPr>
        <w:t>bandwidth</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network.</w:t>
      </w:r>
    </w:p>
    <w:p w14:paraId="71483CEB" w14:textId="77777777" w:rsidR="00087F39" w:rsidRPr="00B33663" w:rsidRDefault="00087F39" w:rsidP="00E700C1">
      <w:pPr>
        <w:pStyle w:val="ListParagraph"/>
        <w:numPr>
          <w:ilvl w:val="1"/>
          <w:numId w:val="48"/>
        </w:numPr>
        <w:tabs>
          <w:tab w:val="left" w:pos="1060"/>
        </w:tabs>
        <w:spacing w:line="237" w:lineRule="auto"/>
        <w:ind w:right="711"/>
        <w:rPr>
          <w:rFonts w:ascii="Courier New" w:hAnsi="Courier New"/>
          <w:sz w:val="20"/>
        </w:rPr>
      </w:pPr>
      <w:r w:rsidRPr="00B33663">
        <w:rPr>
          <w:sz w:val="26"/>
        </w:rPr>
        <w:t>It reduces the workload on individual PCs as it sends the information to only that</w:t>
      </w:r>
      <w:r w:rsidRPr="00B33663">
        <w:rPr>
          <w:spacing w:val="-62"/>
          <w:sz w:val="26"/>
        </w:rPr>
        <w:t xml:space="preserve"> </w:t>
      </w:r>
      <w:r w:rsidRPr="00B33663">
        <w:rPr>
          <w:sz w:val="26"/>
        </w:rPr>
        <w:t>device</w:t>
      </w:r>
      <w:r w:rsidRPr="00B33663">
        <w:rPr>
          <w:spacing w:val="-2"/>
          <w:sz w:val="26"/>
        </w:rPr>
        <w:t xml:space="preserve"> </w:t>
      </w:r>
      <w:r w:rsidRPr="00B33663">
        <w:rPr>
          <w:sz w:val="26"/>
        </w:rPr>
        <w:t>which has been addressed.</w:t>
      </w:r>
    </w:p>
    <w:p w14:paraId="3A09EE45" w14:textId="77777777" w:rsidR="00087F39" w:rsidRPr="00B33663" w:rsidRDefault="00087F39" w:rsidP="00E700C1">
      <w:pPr>
        <w:pStyle w:val="ListParagraph"/>
        <w:numPr>
          <w:ilvl w:val="1"/>
          <w:numId w:val="48"/>
        </w:numPr>
        <w:tabs>
          <w:tab w:val="left" w:pos="1060"/>
        </w:tabs>
        <w:spacing w:before="2" w:line="237" w:lineRule="auto"/>
        <w:ind w:right="748"/>
        <w:rPr>
          <w:rFonts w:ascii="Courier New" w:hAnsi="Courier New"/>
          <w:sz w:val="20"/>
        </w:rPr>
      </w:pPr>
      <w:r w:rsidRPr="00B33663">
        <w:rPr>
          <w:sz w:val="26"/>
        </w:rPr>
        <w:t>It increases the overall performance of the network by reducing the traffic on the</w:t>
      </w:r>
      <w:r w:rsidRPr="00B33663">
        <w:rPr>
          <w:spacing w:val="-62"/>
          <w:sz w:val="26"/>
        </w:rPr>
        <w:t xml:space="preserve"> </w:t>
      </w:r>
      <w:r w:rsidRPr="00B33663">
        <w:rPr>
          <w:sz w:val="26"/>
        </w:rPr>
        <w:t>network.</w:t>
      </w:r>
    </w:p>
    <w:p w14:paraId="63800765" w14:textId="77777777" w:rsidR="00087F39" w:rsidRPr="00B33663" w:rsidRDefault="00087F39" w:rsidP="00E700C1">
      <w:pPr>
        <w:pStyle w:val="ListParagraph"/>
        <w:numPr>
          <w:ilvl w:val="1"/>
          <w:numId w:val="48"/>
        </w:numPr>
        <w:tabs>
          <w:tab w:val="left" w:pos="1060"/>
        </w:tabs>
        <w:spacing w:before="3" w:line="237" w:lineRule="auto"/>
        <w:ind w:right="761"/>
        <w:rPr>
          <w:rFonts w:ascii="Courier New" w:hAnsi="Courier New"/>
          <w:sz w:val="20"/>
        </w:rPr>
      </w:pPr>
      <w:r w:rsidRPr="00B33663">
        <w:rPr>
          <w:sz w:val="26"/>
        </w:rPr>
        <w:t>There will be less frame collision as switch creates the collision domain for each</w:t>
      </w:r>
      <w:r w:rsidRPr="00B33663">
        <w:rPr>
          <w:spacing w:val="-62"/>
          <w:sz w:val="26"/>
        </w:rPr>
        <w:t xml:space="preserve"> </w:t>
      </w:r>
      <w:r w:rsidRPr="00B33663">
        <w:rPr>
          <w:sz w:val="26"/>
        </w:rPr>
        <w:t>connection.</w:t>
      </w:r>
    </w:p>
    <w:p w14:paraId="08858A97" w14:textId="77777777" w:rsidR="00087F39" w:rsidRPr="00B33663" w:rsidRDefault="00087F39" w:rsidP="00087F39">
      <w:pPr>
        <w:pStyle w:val="Heading5"/>
        <w:spacing w:before="239"/>
        <w:rPr>
          <w:u w:val="none"/>
        </w:rPr>
      </w:pPr>
      <w:r w:rsidRPr="00B33663">
        <w:rPr>
          <w:u w:val="none"/>
        </w:rPr>
        <w:t>Disadvantages</w:t>
      </w:r>
      <w:r w:rsidRPr="00B33663">
        <w:rPr>
          <w:spacing w:val="-8"/>
          <w:u w:val="none"/>
        </w:rPr>
        <w:t xml:space="preserve"> </w:t>
      </w:r>
      <w:r w:rsidRPr="00B33663">
        <w:rPr>
          <w:u w:val="none"/>
        </w:rPr>
        <w:t>of</w:t>
      </w:r>
      <w:r w:rsidRPr="00B33663">
        <w:rPr>
          <w:spacing w:val="-7"/>
          <w:u w:val="none"/>
        </w:rPr>
        <w:t xml:space="preserve"> </w:t>
      </w:r>
      <w:r w:rsidRPr="00B33663">
        <w:rPr>
          <w:u w:val="none"/>
        </w:rPr>
        <w:t>Switching:</w:t>
      </w:r>
    </w:p>
    <w:p w14:paraId="3A88B4ED" w14:textId="77777777" w:rsidR="00087F39" w:rsidRPr="00B33663" w:rsidRDefault="00087F39" w:rsidP="00E700C1">
      <w:pPr>
        <w:pStyle w:val="ListParagraph"/>
        <w:numPr>
          <w:ilvl w:val="1"/>
          <w:numId w:val="48"/>
        </w:numPr>
        <w:tabs>
          <w:tab w:val="left" w:pos="1060"/>
        </w:tabs>
        <w:spacing w:before="60" w:line="301" w:lineRule="exact"/>
        <w:ind w:left="1059"/>
        <w:rPr>
          <w:rFonts w:ascii="Courier New" w:hAnsi="Courier New"/>
          <w:sz w:val="20"/>
        </w:rPr>
      </w:pPr>
      <w:r w:rsidRPr="00B33663">
        <w:rPr>
          <w:sz w:val="26"/>
        </w:rPr>
        <w:t>A</w:t>
      </w:r>
      <w:r w:rsidRPr="00B33663">
        <w:rPr>
          <w:spacing w:val="-2"/>
          <w:sz w:val="26"/>
        </w:rPr>
        <w:t xml:space="preserve"> </w:t>
      </w:r>
      <w:r w:rsidRPr="00B33663">
        <w:rPr>
          <w:sz w:val="26"/>
        </w:rPr>
        <w:t>Switch is</w:t>
      </w:r>
      <w:r w:rsidRPr="00B33663">
        <w:rPr>
          <w:spacing w:val="-1"/>
          <w:sz w:val="26"/>
        </w:rPr>
        <w:t xml:space="preserve"> </w:t>
      </w:r>
      <w:r w:rsidRPr="00B33663">
        <w:rPr>
          <w:sz w:val="26"/>
        </w:rPr>
        <w:t>more expensive</w:t>
      </w:r>
      <w:r w:rsidRPr="00B33663">
        <w:rPr>
          <w:spacing w:val="-1"/>
          <w:sz w:val="26"/>
        </w:rPr>
        <w:t xml:space="preserve"> </w:t>
      </w:r>
      <w:r w:rsidRPr="00B33663">
        <w:rPr>
          <w:sz w:val="26"/>
        </w:rPr>
        <w:t>than network</w:t>
      </w:r>
      <w:r w:rsidRPr="00B33663">
        <w:rPr>
          <w:spacing w:val="-1"/>
          <w:sz w:val="26"/>
        </w:rPr>
        <w:t xml:space="preserve"> </w:t>
      </w:r>
      <w:r w:rsidRPr="00B33663">
        <w:rPr>
          <w:sz w:val="26"/>
        </w:rPr>
        <w:t>bridges.</w:t>
      </w:r>
    </w:p>
    <w:p w14:paraId="3D34D69C" w14:textId="77777777" w:rsidR="00087F39" w:rsidRPr="00B33663" w:rsidRDefault="00087F39" w:rsidP="00E700C1">
      <w:pPr>
        <w:pStyle w:val="ListParagraph"/>
        <w:numPr>
          <w:ilvl w:val="1"/>
          <w:numId w:val="48"/>
        </w:numPr>
        <w:tabs>
          <w:tab w:val="left" w:pos="1060"/>
        </w:tabs>
        <w:spacing w:line="299" w:lineRule="exact"/>
        <w:ind w:left="1059"/>
        <w:rPr>
          <w:rFonts w:ascii="Courier New" w:hAnsi="Courier New"/>
          <w:sz w:val="20"/>
        </w:rPr>
      </w:pPr>
      <w:r w:rsidRPr="00B33663">
        <w:rPr>
          <w:sz w:val="26"/>
        </w:rPr>
        <w:lastRenderedPageBreak/>
        <w:t>A</w:t>
      </w:r>
      <w:r w:rsidRPr="00B33663">
        <w:rPr>
          <w:spacing w:val="-2"/>
          <w:sz w:val="26"/>
        </w:rPr>
        <w:t xml:space="preserve"> </w:t>
      </w:r>
      <w:r w:rsidRPr="00B33663">
        <w:rPr>
          <w:sz w:val="26"/>
        </w:rPr>
        <w:t>Switch cannot</w:t>
      </w:r>
      <w:r w:rsidRPr="00B33663">
        <w:rPr>
          <w:spacing w:val="-1"/>
          <w:sz w:val="26"/>
        </w:rPr>
        <w:t xml:space="preserve"> </w:t>
      </w:r>
      <w:r w:rsidRPr="00B33663">
        <w:rPr>
          <w:sz w:val="26"/>
        </w:rPr>
        <w:t>determine the</w:t>
      </w:r>
      <w:r w:rsidRPr="00B33663">
        <w:rPr>
          <w:spacing w:val="-2"/>
          <w:sz w:val="26"/>
        </w:rPr>
        <w:t xml:space="preserve"> </w:t>
      </w:r>
      <w:r w:rsidRPr="00B33663">
        <w:rPr>
          <w:sz w:val="26"/>
        </w:rPr>
        <w:t>network connectivity issues</w:t>
      </w:r>
      <w:r w:rsidRPr="00B33663">
        <w:rPr>
          <w:spacing w:val="-1"/>
          <w:sz w:val="26"/>
        </w:rPr>
        <w:t xml:space="preserve"> </w:t>
      </w:r>
      <w:r w:rsidRPr="00B33663">
        <w:rPr>
          <w:sz w:val="26"/>
        </w:rPr>
        <w:t>easily.</w:t>
      </w:r>
    </w:p>
    <w:p w14:paraId="09FBCB9F" w14:textId="77777777" w:rsidR="00087F39" w:rsidRPr="00B33663" w:rsidRDefault="00087F39" w:rsidP="00E700C1">
      <w:pPr>
        <w:pStyle w:val="ListParagraph"/>
        <w:numPr>
          <w:ilvl w:val="1"/>
          <w:numId w:val="48"/>
        </w:numPr>
        <w:tabs>
          <w:tab w:val="left" w:pos="1060"/>
        </w:tabs>
        <w:spacing w:before="1" w:line="237" w:lineRule="auto"/>
        <w:ind w:right="706"/>
        <w:rPr>
          <w:rFonts w:ascii="Courier New" w:hAnsi="Courier New"/>
          <w:sz w:val="20"/>
        </w:rPr>
      </w:pPr>
      <w:r w:rsidRPr="00B33663">
        <w:rPr>
          <w:sz w:val="26"/>
        </w:rPr>
        <w:t>Proper designing and configuration of the switch are required to handle multicast</w:t>
      </w:r>
      <w:r w:rsidRPr="00B33663">
        <w:rPr>
          <w:spacing w:val="-62"/>
          <w:sz w:val="26"/>
        </w:rPr>
        <w:t xml:space="preserve"> </w:t>
      </w:r>
      <w:r w:rsidRPr="00B33663">
        <w:rPr>
          <w:sz w:val="26"/>
        </w:rPr>
        <w:t>packets.</w:t>
      </w:r>
    </w:p>
    <w:p w14:paraId="7E75FCD0" w14:textId="77777777" w:rsidR="00087F39" w:rsidRPr="00B33663" w:rsidRDefault="00087F39" w:rsidP="00087F39">
      <w:pPr>
        <w:pStyle w:val="BodyText"/>
        <w:spacing w:before="11"/>
        <w:rPr>
          <w:sz w:val="25"/>
        </w:rPr>
      </w:pPr>
    </w:p>
    <w:p w14:paraId="0909899E" w14:textId="77777777" w:rsidR="00087F39" w:rsidRPr="00B33663" w:rsidRDefault="00087F39" w:rsidP="00087F39">
      <w:pPr>
        <w:ind w:left="340"/>
        <w:rPr>
          <w:b/>
          <w:sz w:val="26"/>
        </w:rPr>
      </w:pPr>
      <w:r w:rsidRPr="00B33663">
        <w:rPr>
          <w:b/>
          <w:sz w:val="26"/>
        </w:rPr>
        <w:t>Types</w:t>
      </w:r>
      <w:r w:rsidRPr="00B33663">
        <w:rPr>
          <w:b/>
          <w:spacing w:val="-2"/>
          <w:sz w:val="26"/>
        </w:rPr>
        <w:t xml:space="preserve"> </w:t>
      </w:r>
      <w:r w:rsidRPr="00B33663">
        <w:rPr>
          <w:b/>
          <w:sz w:val="26"/>
        </w:rPr>
        <w:t>of</w:t>
      </w:r>
      <w:r w:rsidRPr="00B33663">
        <w:rPr>
          <w:b/>
          <w:spacing w:val="-2"/>
          <w:sz w:val="26"/>
        </w:rPr>
        <w:t xml:space="preserve"> </w:t>
      </w:r>
      <w:r w:rsidRPr="00B33663">
        <w:rPr>
          <w:b/>
          <w:sz w:val="26"/>
        </w:rPr>
        <w:t>Switching</w:t>
      </w:r>
      <w:r w:rsidRPr="00B33663">
        <w:rPr>
          <w:b/>
          <w:spacing w:val="-3"/>
          <w:sz w:val="26"/>
        </w:rPr>
        <w:t xml:space="preserve"> </w:t>
      </w:r>
      <w:r w:rsidRPr="00B33663">
        <w:rPr>
          <w:b/>
          <w:sz w:val="26"/>
        </w:rPr>
        <w:t>Techniques</w:t>
      </w:r>
    </w:p>
    <w:p w14:paraId="10FDAA0E" w14:textId="77777777" w:rsidR="00087F39" w:rsidRPr="00B33663" w:rsidRDefault="00087F39" w:rsidP="00087F39">
      <w:pPr>
        <w:tabs>
          <w:tab w:val="left" w:pos="1060"/>
        </w:tabs>
        <w:spacing w:before="56"/>
        <w:ind w:left="700"/>
        <w:rPr>
          <w:rFonts w:ascii="Courier New" w:hAnsi="Courier New"/>
          <w:sz w:val="20"/>
        </w:rPr>
      </w:pPr>
    </w:p>
    <w:p w14:paraId="771D9B33" w14:textId="77777777" w:rsidR="00087F39" w:rsidRPr="00B33663" w:rsidRDefault="00087F39" w:rsidP="00087F39">
      <w:pPr>
        <w:pStyle w:val="Heading2"/>
        <w:ind w:left="268"/>
        <w:rPr>
          <w:u w:val="none"/>
        </w:rPr>
      </w:pPr>
      <w:r w:rsidRPr="00B33663">
        <w:rPr>
          <w:noProof/>
          <w:u w:val="none"/>
          <w:lang w:val="en-IN" w:eastAsia="en-IN"/>
        </w:rPr>
        <w:drawing>
          <wp:anchor distT="0" distB="0" distL="0" distR="0" simplePos="0" relativeHeight="251734528" behindDoc="0" locked="0" layoutInCell="1" allowOverlap="1" wp14:anchorId="0348885E" wp14:editId="07777777">
            <wp:simplePos x="0" y="0"/>
            <wp:positionH relativeFrom="page">
              <wp:posOffset>1276350</wp:posOffset>
            </wp:positionH>
            <wp:positionV relativeFrom="paragraph">
              <wp:posOffset>92075</wp:posOffset>
            </wp:positionV>
            <wp:extent cx="3752850" cy="1301750"/>
            <wp:effectExtent l="19050" t="0" r="0" b="0"/>
            <wp:wrapTopAndBottom/>
            <wp:docPr id="16"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4.png"/>
                    <pic:cNvPicPr/>
                  </pic:nvPicPr>
                  <pic:blipFill>
                    <a:blip r:embed="rId100" cstate="print"/>
                    <a:stretch>
                      <a:fillRect/>
                    </a:stretch>
                  </pic:blipFill>
                  <pic:spPr>
                    <a:xfrm>
                      <a:off x="0" y="0"/>
                      <a:ext cx="3752850" cy="1301750"/>
                    </a:xfrm>
                    <a:prstGeom prst="rect">
                      <a:avLst/>
                    </a:prstGeom>
                  </pic:spPr>
                </pic:pic>
              </a:graphicData>
            </a:graphic>
          </wp:anchor>
        </w:drawing>
      </w:r>
    </w:p>
    <w:p w14:paraId="0AB99051" w14:textId="77777777" w:rsidR="00087F39" w:rsidRPr="00B33663" w:rsidRDefault="00087F39" w:rsidP="00087F39">
      <w:pPr>
        <w:pStyle w:val="Heading2"/>
        <w:ind w:left="268"/>
        <w:rPr>
          <w:u w:val="none"/>
        </w:rPr>
      </w:pPr>
      <w:r w:rsidRPr="00B33663">
        <w:rPr>
          <w:u w:val="none"/>
        </w:rPr>
        <w:t>CIRCUIT</w:t>
      </w:r>
      <w:r w:rsidRPr="00B33663">
        <w:rPr>
          <w:spacing w:val="61"/>
          <w:u w:val="none"/>
        </w:rPr>
        <w:t xml:space="preserve"> </w:t>
      </w:r>
      <w:r w:rsidRPr="00B33663">
        <w:rPr>
          <w:u w:val="none"/>
        </w:rPr>
        <w:t>SWITCHING</w:t>
      </w:r>
    </w:p>
    <w:p w14:paraId="774AF2BF" w14:textId="77777777" w:rsidR="00087F39" w:rsidRPr="00B33663" w:rsidRDefault="00087F39" w:rsidP="00087F39">
      <w:pPr>
        <w:pStyle w:val="BodyText"/>
        <w:spacing w:before="6"/>
        <w:rPr>
          <w:b/>
          <w:sz w:val="24"/>
        </w:rPr>
      </w:pPr>
    </w:p>
    <w:p w14:paraId="048DF598" w14:textId="77777777" w:rsidR="00087F39" w:rsidRPr="00B33663" w:rsidRDefault="00087F39" w:rsidP="00E700C1">
      <w:pPr>
        <w:pStyle w:val="ListParagraph"/>
        <w:numPr>
          <w:ilvl w:val="1"/>
          <w:numId w:val="48"/>
        </w:numPr>
        <w:tabs>
          <w:tab w:val="left" w:pos="1060"/>
        </w:tabs>
        <w:spacing w:line="237" w:lineRule="auto"/>
        <w:ind w:right="595"/>
        <w:rPr>
          <w:rFonts w:ascii="Courier New" w:hAnsi="Courier New"/>
          <w:sz w:val="20"/>
        </w:rPr>
      </w:pPr>
      <w:r w:rsidRPr="00B33663">
        <w:rPr>
          <w:sz w:val="26"/>
        </w:rPr>
        <w:t>Circuit</w:t>
      </w:r>
      <w:r w:rsidRPr="00B33663">
        <w:rPr>
          <w:spacing w:val="12"/>
          <w:sz w:val="26"/>
        </w:rPr>
        <w:t xml:space="preserve"> </w:t>
      </w:r>
      <w:r w:rsidRPr="00B33663">
        <w:rPr>
          <w:sz w:val="26"/>
        </w:rPr>
        <w:t>switching</w:t>
      </w:r>
      <w:r w:rsidRPr="00B33663">
        <w:rPr>
          <w:spacing w:val="12"/>
          <w:sz w:val="26"/>
        </w:rPr>
        <w:t xml:space="preserve"> </w:t>
      </w:r>
      <w:r w:rsidRPr="00B33663">
        <w:rPr>
          <w:sz w:val="26"/>
        </w:rPr>
        <w:t>is</w:t>
      </w:r>
      <w:r w:rsidRPr="00B33663">
        <w:rPr>
          <w:spacing w:val="12"/>
          <w:sz w:val="26"/>
        </w:rPr>
        <w:t xml:space="preserve"> </w:t>
      </w:r>
      <w:r w:rsidRPr="00B33663">
        <w:rPr>
          <w:sz w:val="26"/>
        </w:rPr>
        <w:t>a</w:t>
      </w:r>
      <w:r w:rsidRPr="00B33663">
        <w:rPr>
          <w:spacing w:val="12"/>
          <w:sz w:val="26"/>
        </w:rPr>
        <w:t xml:space="preserve"> </w:t>
      </w:r>
      <w:r w:rsidRPr="00B33663">
        <w:rPr>
          <w:sz w:val="26"/>
        </w:rPr>
        <w:t>switching</w:t>
      </w:r>
      <w:r w:rsidRPr="00B33663">
        <w:rPr>
          <w:spacing w:val="11"/>
          <w:sz w:val="26"/>
        </w:rPr>
        <w:t xml:space="preserve"> </w:t>
      </w:r>
      <w:r w:rsidRPr="00B33663">
        <w:rPr>
          <w:sz w:val="26"/>
        </w:rPr>
        <w:t>technique</w:t>
      </w:r>
      <w:r w:rsidRPr="00B33663">
        <w:rPr>
          <w:spacing w:val="12"/>
          <w:sz w:val="26"/>
        </w:rPr>
        <w:t xml:space="preserve"> </w:t>
      </w:r>
      <w:r w:rsidRPr="00B33663">
        <w:rPr>
          <w:sz w:val="26"/>
        </w:rPr>
        <w:t>that</w:t>
      </w:r>
      <w:r w:rsidRPr="00B33663">
        <w:rPr>
          <w:spacing w:val="12"/>
          <w:sz w:val="26"/>
        </w:rPr>
        <w:t xml:space="preserve"> </w:t>
      </w:r>
      <w:r w:rsidRPr="00B33663">
        <w:rPr>
          <w:sz w:val="26"/>
        </w:rPr>
        <w:t>establishes</w:t>
      </w:r>
      <w:r w:rsidRPr="00B33663">
        <w:rPr>
          <w:spacing w:val="12"/>
          <w:sz w:val="26"/>
        </w:rPr>
        <w:t xml:space="preserve"> </w:t>
      </w:r>
      <w:r w:rsidRPr="00B33663">
        <w:rPr>
          <w:sz w:val="26"/>
        </w:rPr>
        <w:t>a</w:t>
      </w:r>
      <w:r w:rsidRPr="00B33663">
        <w:rPr>
          <w:spacing w:val="12"/>
          <w:sz w:val="26"/>
        </w:rPr>
        <w:t xml:space="preserve"> </w:t>
      </w:r>
      <w:r w:rsidRPr="00B33663">
        <w:rPr>
          <w:sz w:val="26"/>
        </w:rPr>
        <w:t>dedicated</w:t>
      </w:r>
      <w:r w:rsidRPr="00B33663">
        <w:rPr>
          <w:spacing w:val="12"/>
          <w:sz w:val="26"/>
        </w:rPr>
        <w:t xml:space="preserve"> </w:t>
      </w:r>
      <w:r w:rsidRPr="00B33663">
        <w:rPr>
          <w:sz w:val="26"/>
        </w:rPr>
        <w:t>path</w:t>
      </w:r>
      <w:r w:rsidRPr="00B33663">
        <w:rPr>
          <w:spacing w:val="-62"/>
          <w:sz w:val="26"/>
        </w:rPr>
        <w:t xml:space="preserve"> </w:t>
      </w:r>
      <w:r w:rsidRPr="00B33663">
        <w:rPr>
          <w:sz w:val="26"/>
        </w:rPr>
        <w:t>between</w:t>
      </w:r>
      <w:r w:rsidRPr="00B33663">
        <w:rPr>
          <w:spacing w:val="-1"/>
          <w:sz w:val="26"/>
        </w:rPr>
        <w:t xml:space="preserve"> </w:t>
      </w:r>
      <w:r w:rsidRPr="00B33663">
        <w:rPr>
          <w:sz w:val="26"/>
        </w:rPr>
        <w:t>sender and receiver.</w:t>
      </w:r>
    </w:p>
    <w:p w14:paraId="7E7CD1A1" w14:textId="77777777" w:rsidR="00087F39" w:rsidRPr="00B33663" w:rsidRDefault="00087F39" w:rsidP="00E700C1">
      <w:pPr>
        <w:pStyle w:val="ListParagraph"/>
        <w:numPr>
          <w:ilvl w:val="1"/>
          <w:numId w:val="48"/>
        </w:numPr>
        <w:tabs>
          <w:tab w:val="left" w:pos="1060"/>
        </w:tabs>
        <w:spacing w:before="62" w:line="237" w:lineRule="auto"/>
        <w:ind w:right="594"/>
        <w:rPr>
          <w:rFonts w:ascii="Courier New" w:hAnsi="Courier New"/>
          <w:sz w:val="20"/>
        </w:rPr>
      </w:pPr>
      <w:r w:rsidRPr="00B33663">
        <w:rPr>
          <w:sz w:val="26"/>
        </w:rPr>
        <w:t>In</w:t>
      </w:r>
      <w:r w:rsidRPr="00B33663">
        <w:rPr>
          <w:spacing w:val="28"/>
          <w:sz w:val="26"/>
        </w:rPr>
        <w:t xml:space="preserve"> </w:t>
      </w:r>
      <w:r w:rsidRPr="00B33663">
        <w:rPr>
          <w:sz w:val="26"/>
        </w:rPr>
        <w:t>the</w:t>
      </w:r>
      <w:r w:rsidRPr="00B33663">
        <w:rPr>
          <w:spacing w:val="28"/>
          <w:sz w:val="26"/>
        </w:rPr>
        <w:t xml:space="preserve"> </w:t>
      </w:r>
      <w:r w:rsidRPr="00B33663">
        <w:rPr>
          <w:sz w:val="26"/>
        </w:rPr>
        <w:t>Circuit</w:t>
      </w:r>
      <w:r w:rsidRPr="00B33663">
        <w:rPr>
          <w:spacing w:val="27"/>
          <w:sz w:val="26"/>
        </w:rPr>
        <w:t xml:space="preserve"> </w:t>
      </w:r>
      <w:r w:rsidRPr="00B33663">
        <w:rPr>
          <w:sz w:val="26"/>
        </w:rPr>
        <w:t>Switching</w:t>
      </w:r>
      <w:r w:rsidRPr="00B33663">
        <w:rPr>
          <w:spacing w:val="28"/>
          <w:sz w:val="26"/>
        </w:rPr>
        <w:t xml:space="preserve"> </w:t>
      </w:r>
      <w:r w:rsidRPr="00B33663">
        <w:rPr>
          <w:sz w:val="26"/>
        </w:rPr>
        <w:t>Technique,</w:t>
      </w:r>
      <w:r w:rsidRPr="00B33663">
        <w:rPr>
          <w:spacing w:val="27"/>
          <w:sz w:val="26"/>
        </w:rPr>
        <w:t xml:space="preserve"> </w:t>
      </w:r>
      <w:r w:rsidRPr="00B33663">
        <w:rPr>
          <w:sz w:val="26"/>
        </w:rPr>
        <w:t>once</w:t>
      </w:r>
      <w:r w:rsidRPr="00B33663">
        <w:rPr>
          <w:spacing w:val="28"/>
          <w:sz w:val="26"/>
        </w:rPr>
        <w:t xml:space="preserve"> </w:t>
      </w:r>
      <w:r w:rsidRPr="00B33663">
        <w:rPr>
          <w:sz w:val="26"/>
        </w:rPr>
        <w:t>the</w:t>
      </w:r>
      <w:r w:rsidRPr="00B33663">
        <w:rPr>
          <w:spacing w:val="28"/>
          <w:sz w:val="26"/>
        </w:rPr>
        <w:t xml:space="preserve"> </w:t>
      </w:r>
      <w:r w:rsidRPr="00B33663">
        <w:rPr>
          <w:sz w:val="26"/>
        </w:rPr>
        <w:t>connection</w:t>
      </w:r>
      <w:r w:rsidRPr="00B33663">
        <w:rPr>
          <w:spacing w:val="27"/>
          <w:sz w:val="26"/>
        </w:rPr>
        <w:t xml:space="preserve"> </w:t>
      </w:r>
      <w:r w:rsidRPr="00B33663">
        <w:rPr>
          <w:sz w:val="26"/>
        </w:rPr>
        <w:t>is</w:t>
      </w:r>
      <w:r w:rsidRPr="00B33663">
        <w:rPr>
          <w:spacing w:val="28"/>
          <w:sz w:val="26"/>
        </w:rPr>
        <w:t xml:space="preserve"> </w:t>
      </w:r>
      <w:r w:rsidRPr="00B33663">
        <w:rPr>
          <w:sz w:val="26"/>
        </w:rPr>
        <w:t>established</w:t>
      </w:r>
      <w:r w:rsidRPr="00B33663">
        <w:rPr>
          <w:spacing w:val="28"/>
          <w:sz w:val="26"/>
        </w:rPr>
        <w:t xml:space="preserve"> </w:t>
      </w:r>
      <w:r w:rsidRPr="00B33663">
        <w:rPr>
          <w:sz w:val="26"/>
        </w:rPr>
        <w:t>then</w:t>
      </w:r>
      <w:r w:rsidRPr="00B33663">
        <w:rPr>
          <w:spacing w:val="29"/>
          <w:sz w:val="26"/>
        </w:rPr>
        <w:t xml:space="preserve"> </w:t>
      </w:r>
      <w:r w:rsidRPr="00B33663">
        <w:rPr>
          <w:sz w:val="26"/>
        </w:rPr>
        <w:t>the</w:t>
      </w:r>
      <w:r w:rsidRPr="00B33663">
        <w:rPr>
          <w:spacing w:val="-62"/>
          <w:sz w:val="26"/>
        </w:rPr>
        <w:t xml:space="preserve"> </w:t>
      </w:r>
      <w:r w:rsidRPr="00B33663">
        <w:rPr>
          <w:sz w:val="26"/>
        </w:rPr>
        <w:t>dedicated</w:t>
      </w:r>
      <w:r w:rsidRPr="00B33663">
        <w:rPr>
          <w:spacing w:val="-1"/>
          <w:sz w:val="26"/>
        </w:rPr>
        <w:t xml:space="preserve"> </w:t>
      </w:r>
      <w:r w:rsidRPr="00B33663">
        <w:rPr>
          <w:sz w:val="26"/>
        </w:rPr>
        <w:t>path will</w:t>
      </w:r>
      <w:r w:rsidRPr="00B33663">
        <w:rPr>
          <w:spacing w:val="-1"/>
          <w:sz w:val="26"/>
        </w:rPr>
        <w:t xml:space="preserve"> </w:t>
      </w:r>
      <w:r w:rsidRPr="00B33663">
        <w:rPr>
          <w:sz w:val="26"/>
        </w:rPr>
        <w:t>remain to</w:t>
      </w:r>
      <w:r w:rsidRPr="00B33663">
        <w:rPr>
          <w:spacing w:val="-1"/>
          <w:sz w:val="26"/>
        </w:rPr>
        <w:t xml:space="preserve"> </w:t>
      </w:r>
      <w:r w:rsidRPr="00B33663">
        <w:rPr>
          <w:sz w:val="26"/>
        </w:rPr>
        <w:t>exist</w:t>
      </w:r>
      <w:r w:rsidRPr="00B33663">
        <w:rPr>
          <w:spacing w:val="-1"/>
          <w:sz w:val="26"/>
        </w:rPr>
        <w:t xml:space="preserve"> </w:t>
      </w:r>
      <w:r w:rsidRPr="00B33663">
        <w:rPr>
          <w:sz w:val="26"/>
        </w:rPr>
        <w:t>until the connection</w:t>
      </w:r>
      <w:r w:rsidRPr="00B33663">
        <w:rPr>
          <w:spacing w:val="-1"/>
          <w:sz w:val="26"/>
        </w:rPr>
        <w:t xml:space="preserve"> </w:t>
      </w:r>
      <w:r w:rsidRPr="00B33663">
        <w:rPr>
          <w:sz w:val="26"/>
        </w:rPr>
        <w:t>is terminated.</w:t>
      </w:r>
    </w:p>
    <w:p w14:paraId="30C92D3A" w14:textId="77777777" w:rsidR="00087F39" w:rsidRPr="00B33663" w:rsidRDefault="00087F39" w:rsidP="00E700C1">
      <w:pPr>
        <w:pStyle w:val="ListParagraph"/>
        <w:numPr>
          <w:ilvl w:val="1"/>
          <w:numId w:val="48"/>
        </w:numPr>
        <w:tabs>
          <w:tab w:val="left" w:pos="1060"/>
        </w:tabs>
        <w:spacing w:before="60"/>
        <w:ind w:left="1059"/>
        <w:rPr>
          <w:rFonts w:ascii="Courier New" w:hAnsi="Courier New"/>
          <w:sz w:val="20"/>
        </w:rPr>
      </w:pPr>
      <w:r w:rsidRPr="00B33663">
        <w:rPr>
          <w:sz w:val="26"/>
        </w:rPr>
        <w:t>Circuit</w:t>
      </w:r>
      <w:r w:rsidRPr="00B33663">
        <w:rPr>
          <w:spacing w:val="-3"/>
          <w:sz w:val="26"/>
        </w:rPr>
        <w:t xml:space="preserve"> </w:t>
      </w:r>
      <w:r w:rsidRPr="00B33663">
        <w:rPr>
          <w:sz w:val="26"/>
        </w:rPr>
        <w:t>switching</w:t>
      </w:r>
      <w:r w:rsidRPr="00B33663">
        <w:rPr>
          <w:spacing w:val="-1"/>
          <w:sz w:val="26"/>
        </w:rPr>
        <w:t xml:space="preserve"> </w:t>
      </w:r>
      <w:r w:rsidRPr="00B33663">
        <w:rPr>
          <w:sz w:val="26"/>
        </w:rPr>
        <w:t>in</w:t>
      </w:r>
      <w:r w:rsidRPr="00B33663">
        <w:rPr>
          <w:spacing w:val="-1"/>
          <w:sz w:val="26"/>
        </w:rPr>
        <w:t xml:space="preserve"> </w:t>
      </w:r>
      <w:r w:rsidRPr="00B33663">
        <w:rPr>
          <w:sz w:val="26"/>
        </w:rPr>
        <w:t>a</w:t>
      </w:r>
      <w:r w:rsidRPr="00B33663">
        <w:rPr>
          <w:spacing w:val="-2"/>
          <w:sz w:val="26"/>
        </w:rPr>
        <w:t xml:space="preserve"> </w:t>
      </w:r>
      <w:r w:rsidRPr="00B33663">
        <w:rPr>
          <w:sz w:val="26"/>
        </w:rPr>
        <w:t>network</w:t>
      </w:r>
      <w:r w:rsidRPr="00B33663">
        <w:rPr>
          <w:spacing w:val="-1"/>
          <w:sz w:val="26"/>
        </w:rPr>
        <w:t xml:space="preserve"> </w:t>
      </w:r>
      <w:r w:rsidRPr="00B33663">
        <w:rPr>
          <w:sz w:val="26"/>
        </w:rPr>
        <w:t>operates</w:t>
      </w:r>
      <w:r w:rsidRPr="00B33663">
        <w:rPr>
          <w:spacing w:val="-1"/>
          <w:sz w:val="26"/>
        </w:rPr>
        <w:t xml:space="preserve"> </w:t>
      </w:r>
      <w:r w:rsidRPr="00B33663">
        <w:rPr>
          <w:sz w:val="26"/>
        </w:rPr>
        <w:t>in</w:t>
      </w:r>
      <w:r w:rsidRPr="00B33663">
        <w:rPr>
          <w:spacing w:val="-1"/>
          <w:sz w:val="26"/>
        </w:rPr>
        <w:t xml:space="preserve"> </w:t>
      </w:r>
      <w:r w:rsidRPr="00B33663">
        <w:rPr>
          <w:sz w:val="26"/>
        </w:rPr>
        <w:t>a</w:t>
      </w:r>
      <w:r w:rsidRPr="00B33663">
        <w:rPr>
          <w:spacing w:val="-2"/>
          <w:sz w:val="26"/>
        </w:rPr>
        <w:t xml:space="preserve"> </w:t>
      </w:r>
      <w:r w:rsidRPr="00B33663">
        <w:rPr>
          <w:sz w:val="26"/>
        </w:rPr>
        <w:t>similar</w:t>
      </w:r>
      <w:r w:rsidRPr="00B33663">
        <w:rPr>
          <w:spacing w:val="-1"/>
          <w:sz w:val="26"/>
        </w:rPr>
        <w:t xml:space="preserve"> </w:t>
      </w:r>
      <w:r w:rsidRPr="00B33663">
        <w:rPr>
          <w:sz w:val="26"/>
        </w:rPr>
        <w:t>way</w:t>
      </w:r>
      <w:r w:rsidRPr="00B33663">
        <w:rPr>
          <w:spacing w:val="-2"/>
          <w:sz w:val="26"/>
        </w:rPr>
        <w:t xml:space="preserve"> </w:t>
      </w:r>
      <w:r w:rsidRPr="00B33663">
        <w:rPr>
          <w:sz w:val="26"/>
        </w:rPr>
        <w:t>as</w:t>
      </w:r>
      <w:r w:rsidRPr="00B33663">
        <w:rPr>
          <w:spacing w:val="-1"/>
          <w:sz w:val="26"/>
        </w:rPr>
        <w:t xml:space="preserve"> </w:t>
      </w:r>
      <w:r w:rsidRPr="00B33663">
        <w:rPr>
          <w:sz w:val="26"/>
        </w:rPr>
        <w:t>the</w:t>
      </w:r>
      <w:r w:rsidRPr="00B33663">
        <w:rPr>
          <w:spacing w:val="-2"/>
          <w:sz w:val="26"/>
        </w:rPr>
        <w:t xml:space="preserve"> </w:t>
      </w:r>
      <w:r w:rsidRPr="00B33663">
        <w:rPr>
          <w:sz w:val="26"/>
        </w:rPr>
        <w:t>telephone</w:t>
      </w:r>
      <w:r w:rsidRPr="00B33663">
        <w:rPr>
          <w:spacing w:val="-1"/>
          <w:sz w:val="26"/>
        </w:rPr>
        <w:t xml:space="preserve"> </w:t>
      </w:r>
      <w:r w:rsidRPr="00B33663">
        <w:rPr>
          <w:sz w:val="26"/>
        </w:rPr>
        <w:t>works.</w:t>
      </w:r>
    </w:p>
    <w:p w14:paraId="6FCE4587" w14:textId="77777777" w:rsidR="00087F39" w:rsidRPr="00B33663" w:rsidRDefault="00087F39" w:rsidP="00E700C1">
      <w:pPr>
        <w:pStyle w:val="ListParagraph"/>
        <w:numPr>
          <w:ilvl w:val="1"/>
          <w:numId w:val="48"/>
        </w:numPr>
        <w:tabs>
          <w:tab w:val="left" w:pos="1060"/>
        </w:tabs>
        <w:spacing w:before="56"/>
        <w:ind w:left="1059"/>
        <w:rPr>
          <w:rFonts w:ascii="Courier New" w:hAnsi="Courier New"/>
          <w:sz w:val="20"/>
        </w:rPr>
      </w:pPr>
      <w:r w:rsidRPr="00B33663">
        <w:rPr>
          <w:sz w:val="26"/>
        </w:rPr>
        <w:t>A</w:t>
      </w:r>
      <w:r w:rsidRPr="00B33663">
        <w:rPr>
          <w:spacing w:val="-2"/>
          <w:sz w:val="26"/>
        </w:rPr>
        <w:t xml:space="preserve"> </w:t>
      </w:r>
      <w:r w:rsidRPr="00B33663">
        <w:rPr>
          <w:sz w:val="26"/>
        </w:rPr>
        <w:t>complete end-to-end</w:t>
      </w:r>
      <w:r w:rsidRPr="00B33663">
        <w:rPr>
          <w:spacing w:val="-1"/>
          <w:sz w:val="26"/>
        </w:rPr>
        <w:t xml:space="preserve"> </w:t>
      </w:r>
      <w:r w:rsidRPr="00B33663">
        <w:rPr>
          <w:sz w:val="26"/>
        </w:rPr>
        <w:t>path must</w:t>
      </w:r>
      <w:r w:rsidRPr="00B33663">
        <w:rPr>
          <w:spacing w:val="-1"/>
          <w:sz w:val="26"/>
        </w:rPr>
        <w:t xml:space="preserve"> </w:t>
      </w:r>
      <w:r w:rsidRPr="00B33663">
        <w:rPr>
          <w:sz w:val="26"/>
        </w:rPr>
        <w:t>exist</w:t>
      </w:r>
      <w:r w:rsidRPr="00B33663">
        <w:rPr>
          <w:spacing w:val="-1"/>
          <w:sz w:val="26"/>
        </w:rPr>
        <w:t xml:space="preserve"> </w:t>
      </w:r>
      <w:r w:rsidRPr="00B33663">
        <w:rPr>
          <w:sz w:val="26"/>
        </w:rPr>
        <w:t>before the</w:t>
      </w:r>
      <w:r w:rsidRPr="00B33663">
        <w:rPr>
          <w:spacing w:val="-1"/>
          <w:sz w:val="26"/>
        </w:rPr>
        <w:t xml:space="preserve"> </w:t>
      </w:r>
      <w:r w:rsidRPr="00B33663">
        <w:rPr>
          <w:sz w:val="26"/>
        </w:rPr>
        <w:t>communication</w:t>
      </w:r>
      <w:r w:rsidRPr="00B33663">
        <w:rPr>
          <w:spacing w:val="-1"/>
          <w:sz w:val="26"/>
        </w:rPr>
        <w:t xml:space="preserve"> </w:t>
      </w:r>
      <w:r w:rsidRPr="00B33663">
        <w:rPr>
          <w:sz w:val="26"/>
        </w:rPr>
        <w:t>takes place.</w:t>
      </w:r>
    </w:p>
    <w:p w14:paraId="743D6226" w14:textId="77777777" w:rsidR="00087F39" w:rsidRPr="00B33663" w:rsidRDefault="00087F39" w:rsidP="00E700C1">
      <w:pPr>
        <w:pStyle w:val="ListParagraph"/>
        <w:numPr>
          <w:ilvl w:val="1"/>
          <w:numId w:val="48"/>
        </w:numPr>
        <w:tabs>
          <w:tab w:val="left" w:pos="1060"/>
        </w:tabs>
        <w:spacing w:before="56"/>
        <w:ind w:right="594"/>
        <w:jc w:val="both"/>
        <w:rPr>
          <w:rFonts w:ascii="Courier New" w:hAnsi="Courier New"/>
          <w:sz w:val="20"/>
        </w:rPr>
      </w:pPr>
      <w:r w:rsidRPr="00B33663">
        <w:rPr>
          <w:sz w:val="26"/>
        </w:rPr>
        <w:t>In case of circuit switching technique, when any user wants to send the data,</w:t>
      </w:r>
      <w:r w:rsidRPr="00B33663">
        <w:rPr>
          <w:spacing w:val="1"/>
          <w:sz w:val="26"/>
        </w:rPr>
        <w:t xml:space="preserve"> </w:t>
      </w:r>
      <w:r w:rsidRPr="00B33663">
        <w:rPr>
          <w:sz w:val="26"/>
        </w:rPr>
        <w:t>voice, video, a request signal is sent to the receiver then the receiver sends back</w:t>
      </w:r>
      <w:r w:rsidRPr="00B33663">
        <w:rPr>
          <w:spacing w:val="1"/>
          <w:sz w:val="26"/>
        </w:rPr>
        <w:t xml:space="preserve"> </w:t>
      </w:r>
      <w:r w:rsidRPr="00B33663">
        <w:rPr>
          <w:sz w:val="26"/>
        </w:rPr>
        <w:t>the</w:t>
      </w:r>
      <w:r w:rsidRPr="00B33663">
        <w:rPr>
          <w:spacing w:val="1"/>
          <w:sz w:val="26"/>
        </w:rPr>
        <w:t xml:space="preserve"> </w:t>
      </w:r>
      <w:r w:rsidRPr="00B33663">
        <w:rPr>
          <w:sz w:val="26"/>
        </w:rPr>
        <w:t>acknowledgment</w:t>
      </w:r>
      <w:r w:rsidRPr="00B33663">
        <w:rPr>
          <w:spacing w:val="1"/>
          <w:sz w:val="26"/>
        </w:rPr>
        <w:t xml:space="preserve"> </w:t>
      </w:r>
      <w:r w:rsidRPr="00B33663">
        <w:rPr>
          <w:sz w:val="26"/>
        </w:rPr>
        <w:t>to</w:t>
      </w:r>
      <w:r w:rsidRPr="00B33663">
        <w:rPr>
          <w:spacing w:val="1"/>
          <w:sz w:val="26"/>
        </w:rPr>
        <w:t xml:space="preserve"> </w:t>
      </w:r>
      <w:r w:rsidRPr="00B33663">
        <w:rPr>
          <w:sz w:val="26"/>
        </w:rPr>
        <w:t>ensure</w:t>
      </w:r>
      <w:r w:rsidRPr="00B33663">
        <w:rPr>
          <w:spacing w:val="1"/>
          <w:sz w:val="26"/>
        </w:rPr>
        <w:t xml:space="preserve"> </w:t>
      </w:r>
      <w:r w:rsidRPr="00B33663">
        <w:rPr>
          <w:sz w:val="26"/>
        </w:rPr>
        <w:t>the</w:t>
      </w:r>
      <w:r w:rsidRPr="00B33663">
        <w:rPr>
          <w:spacing w:val="1"/>
          <w:sz w:val="26"/>
        </w:rPr>
        <w:t xml:space="preserve"> </w:t>
      </w:r>
      <w:r w:rsidRPr="00B33663">
        <w:rPr>
          <w:sz w:val="26"/>
        </w:rPr>
        <w:t>availability</w:t>
      </w:r>
      <w:r w:rsidRPr="00B33663">
        <w:rPr>
          <w:spacing w:val="1"/>
          <w:sz w:val="26"/>
        </w:rPr>
        <w:t xml:space="preserve"> </w:t>
      </w:r>
      <w:r w:rsidRPr="00B33663">
        <w:rPr>
          <w:sz w:val="26"/>
        </w:rPr>
        <w:t>of</w:t>
      </w:r>
      <w:r w:rsidRPr="00B33663">
        <w:rPr>
          <w:spacing w:val="1"/>
          <w:sz w:val="26"/>
        </w:rPr>
        <w:t xml:space="preserve"> </w:t>
      </w:r>
      <w:r w:rsidRPr="00B33663">
        <w:rPr>
          <w:sz w:val="26"/>
        </w:rPr>
        <w:t>the</w:t>
      </w:r>
      <w:r w:rsidRPr="00B33663">
        <w:rPr>
          <w:spacing w:val="1"/>
          <w:sz w:val="26"/>
        </w:rPr>
        <w:t xml:space="preserve"> </w:t>
      </w:r>
      <w:r w:rsidRPr="00B33663">
        <w:rPr>
          <w:sz w:val="26"/>
        </w:rPr>
        <w:t>dedicated</w:t>
      </w:r>
      <w:r w:rsidRPr="00B33663">
        <w:rPr>
          <w:spacing w:val="1"/>
          <w:sz w:val="26"/>
        </w:rPr>
        <w:t xml:space="preserve"> </w:t>
      </w:r>
      <w:r w:rsidRPr="00B33663">
        <w:rPr>
          <w:sz w:val="26"/>
        </w:rPr>
        <w:t>path.</w:t>
      </w:r>
      <w:r w:rsidRPr="00B33663">
        <w:rPr>
          <w:spacing w:val="1"/>
          <w:sz w:val="26"/>
        </w:rPr>
        <w:t xml:space="preserve"> </w:t>
      </w:r>
      <w:r w:rsidRPr="00B33663">
        <w:rPr>
          <w:sz w:val="26"/>
        </w:rPr>
        <w:t>After</w:t>
      </w:r>
      <w:r w:rsidRPr="00B33663">
        <w:rPr>
          <w:spacing w:val="1"/>
          <w:sz w:val="26"/>
        </w:rPr>
        <w:t xml:space="preserve"> </w:t>
      </w:r>
      <w:r w:rsidRPr="00B33663">
        <w:rPr>
          <w:sz w:val="26"/>
        </w:rPr>
        <w:t>receiving</w:t>
      </w:r>
      <w:r w:rsidRPr="00B33663">
        <w:rPr>
          <w:spacing w:val="-1"/>
          <w:sz w:val="26"/>
        </w:rPr>
        <w:t xml:space="preserve"> </w:t>
      </w:r>
      <w:r w:rsidRPr="00B33663">
        <w:rPr>
          <w:sz w:val="26"/>
        </w:rPr>
        <w:t>the acknowledgment, dedicated path transfers</w:t>
      </w:r>
      <w:r w:rsidRPr="00B33663">
        <w:rPr>
          <w:spacing w:val="-1"/>
          <w:sz w:val="26"/>
        </w:rPr>
        <w:t xml:space="preserve"> </w:t>
      </w:r>
      <w:r w:rsidRPr="00B33663">
        <w:rPr>
          <w:sz w:val="26"/>
        </w:rPr>
        <w:t>the data.</w:t>
      </w:r>
    </w:p>
    <w:p w14:paraId="274CEA99" w14:textId="77777777" w:rsidR="00087F39" w:rsidRPr="00B33663" w:rsidRDefault="00087F39" w:rsidP="00E700C1">
      <w:pPr>
        <w:pStyle w:val="ListParagraph"/>
        <w:numPr>
          <w:ilvl w:val="1"/>
          <w:numId w:val="48"/>
        </w:numPr>
        <w:tabs>
          <w:tab w:val="left" w:pos="1060"/>
        </w:tabs>
        <w:spacing w:before="59" w:line="237" w:lineRule="auto"/>
        <w:ind w:right="595"/>
        <w:jc w:val="both"/>
        <w:rPr>
          <w:rFonts w:ascii="Courier New" w:hAnsi="Courier New"/>
          <w:sz w:val="20"/>
        </w:rPr>
      </w:pPr>
      <w:r w:rsidRPr="00B33663">
        <w:rPr>
          <w:sz w:val="26"/>
        </w:rPr>
        <w:t>Circuit</w:t>
      </w:r>
      <w:r w:rsidRPr="00B33663">
        <w:rPr>
          <w:spacing w:val="1"/>
          <w:sz w:val="26"/>
        </w:rPr>
        <w:t xml:space="preserve"> </w:t>
      </w:r>
      <w:r w:rsidRPr="00B33663">
        <w:rPr>
          <w:sz w:val="26"/>
        </w:rPr>
        <w:t>switching</w:t>
      </w:r>
      <w:r w:rsidRPr="00B33663">
        <w:rPr>
          <w:spacing w:val="1"/>
          <w:sz w:val="26"/>
        </w:rPr>
        <w:t xml:space="preserve"> </w:t>
      </w:r>
      <w:r w:rsidRPr="00B33663">
        <w:rPr>
          <w:sz w:val="26"/>
        </w:rPr>
        <w:t>is</w:t>
      </w:r>
      <w:r w:rsidRPr="00B33663">
        <w:rPr>
          <w:spacing w:val="1"/>
          <w:sz w:val="26"/>
        </w:rPr>
        <w:t xml:space="preserve"> </w:t>
      </w:r>
      <w:r w:rsidRPr="00B33663">
        <w:rPr>
          <w:sz w:val="26"/>
        </w:rPr>
        <w:t>used</w:t>
      </w:r>
      <w:r w:rsidRPr="00B33663">
        <w:rPr>
          <w:spacing w:val="1"/>
          <w:sz w:val="26"/>
        </w:rPr>
        <w:t xml:space="preserve"> </w:t>
      </w:r>
      <w:r w:rsidRPr="00B33663">
        <w:rPr>
          <w:sz w:val="26"/>
        </w:rPr>
        <w:t>in</w:t>
      </w:r>
      <w:r w:rsidRPr="00B33663">
        <w:rPr>
          <w:spacing w:val="1"/>
          <w:sz w:val="26"/>
        </w:rPr>
        <w:t xml:space="preserve"> </w:t>
      </w:r>
      <w:r w:rsidRPr="00B33663">
        <w:rPr>
          <w:sz w:val="26"/>
        </w:rPr>
        <w:t>public</w:t>
      </w:r>
      <w:r w:rsidRPr="00B33663">
        <w:rPr>
          <w:spacing w:val="1"/>
          <w:sz w:val="26"/>
        </w:rPr>
        <w:t xml:space="preserve"> </w:t>
      </w:r>
      <w:r w:rsidRPr="00B33663">
        <w:rPr>
          <w:sz w:val="26"/>
        </w:rPr>
        <w:t>telephone</w:t>
      </w:r>
      <w:r w:rsidRPr="00B33663">
        <w:rPr>
          <w:spacing w:val="1"/>
          <w:sz w:val="26"/>
        </w:rPr>
        <w:t xml:space="preserve"> </w:t>
      </w:r>
      <w:r w:rsidRPr="00B33663">
        <w:rPr>
          <w:sz w:val="26"/>
        </w:rPr>
        <w:t>network.</w:t>
      </w:r>
      <w:r w:rsidRPr="00B33663">
        <w:rPr>
          <w:spacing w:val="1"/>
          <w:sz w:val="26"/>
        </w:rPr>
        <w:t xml:space="preserve"> </w:t>
      </w:r>
      <w:r w:rsidRPr="00B33663">
        <w:rPr>
          <w:sz w:val="26"/>
        </w:rPr>
        <w:t>It</w:t>
      </w:r>
      <w:r w:rsidRPr="00B33663">
        <w:rPr>
          <w:spacing w:val="1"/>
          <w:sz w:val="26"/>
        </w:rPr>
        <w:t xml:space="preserve"> </w:t>
      </w:r>
      <w:r w:rsidRPr="00B33663">
        <w:rPr>
          <w:sz w:val="26"/>
        </w:rPr>
        <w:t>is</w:t>
      </w:r>
      <w:r w:rsidRPr="00B33663">
        <w:rPr>
          <w:spacing w:val="1"/>
          <w:sz w:val="26"/>
        </w:rPr>
        <w:t xml:space="preserve"> </w:t>
      </w:r>
      <w:r w:rsidRPr="00B33663">
        <w:rPr>
          <w:sz w:val="26"/>
        </w:rPr>
        <w:t>used</w:t>
      </w:r>
      <w:r w:rsidRPr="00B33663">
        <w:rPr>
          <w:spacing w:val="1"/>
          <w:sz w:val="26"/>
        </w:rPr>
        <w:t xml:space="preserve"> </w:t>
      </w:r>
      <w:r w:rsidRPr="00B33663">
        <w:rPr>
          <w:sz w:val="26"/>
        </w:rPr>
        <w:t>for</w:t>
      </w:r>
      <w:r w:rsidRPr="00B33663">
        <w:rPr>
          <w:spacing w:val="1"/>
          <w:sz w:val="26"/>
        </w:rPr>
        <w:t xml:space="preserve"> </w:t>
      </w:r>
      <w:r w:rsidRPr="00B33663">
        <w:rPr>
          <w:sz w:val="26"/>
        </w:rPr>
        <w:t>voice</w:t>
      </w:r>
      <w:r w:rsidRPr="00B33663">
        <w:rPr>
          <w:spacing w:val="1"/>
          <w:sz w:val="26"/>
        </w:rPr>
        <w:t xml:space="preserve"> </w:t>
      </w:r>
      <w:r w:rsidRPr="00B33663">
        <w:rPr>
          <w:sz w:val="26"/>
        </w:rPr>
        <w:t>transmission.</w:t>
      </w:r>
    </w:p>
    <w:p w14:paraId="6EB6DEC0" w14:textId="77777777" w:rsidR="00087F39" w:rsidRPr="00B33663" w:rsidRDefault="00087F39" w:rsidP="00E700C1">
      <w:pPr>
        <w:pStyle w:val="ListParagraph"/>
        <w:numPr>
          <w:ilvl w:val="1"/>
          <w:numId w:val="48"/>
        </w:numPr>
        <w:tabs>
          <w:tab w:val="left" w:pos="1060"/>
        </w:tabs>
        <w:spacing w:before="60"/>
        <w:ind w:left="1059"/>
        <w:jc w:val="both"/>
        <w:rPr>
          <w:rFonts w:ascii="Courier New" w:hAnsi="Courier New"/>
          <w:sz w:val="20"/>
        </w:rPr>
      </w:pPr>
      <w:r w:rsidRPr="00B33663">
        <w:rPr>
          <w:sz w:val="26"/>
        </w:rPr>
        <w:t>Fixed</w:t>
      </w:r>
      <w:r w:rsidRPr="00B33663">
        <w:rPr>
          <w:spacing w:val="-2"/>
          <w:sz w:val="26"/>
        </w:rPr>
        <w:t xml:space="preserve"> </w:t>
      </w:r>
      <w:r w:rsidRPr="00B33663">
        <w:rPr>
          <w:sz w:val="26"/>
        </w:rPr>
        <w:t>data</w:t>
      </w:r>
      <w:r w:rsidRPr="00B33663">
        <w:rPr>
          <w:spacing w:val="-2"/>
          <w:sz w:val="26"/>
        </w:rPr>
        <w:t xml:space="preserve"> </w:t>
      </w:r>
      <w:r w:rsidRPr="00B33663">
        <w:rPr>
          <w:sz w:val="26"/>
        </w:rPr>
        <w:t>can be</w:t>
      </w:r>
      <w:r w:rsidRPr="00B33663">
        <w:rPr>
          <w:spacing w:val="-1"/>
          <w:sz w:val="26"/>
        </w:rPr>
        <w:t xml:space="preserve"> </w:t>
      </w:r>
      <w:r w:rsidRPr="00B33663">
        <w:rPr>
          <w:sz w:val="26"/>
        </w:rPr>
        <w:t>transferred</w:t>
      </w:r>
      <w:r w:rsidRPr="00B33663">
        <w:rPr>
          <w:spacing w:val="-1"/>
          <w:sz w:val="26"/>
        </w:rPr>
        <w:t xml:space="preserve"> </w:t>
      </w:r>
      <w:r w:rsidRPr="00B33663">
        <w:rPr>
          <w:sz w:val="26"/>
        </w:rPr>
        <w:t>at a</w:t>
      </w:r>
      <w:r w:rsidRPr="00B33663">
        <w:rPr>
          <w:spacing w:val="-1"/>
          <w:sz w:val="26"/>
        </w:rPr>
        <w:t xml:space="preserve"> </w:t>
      </w:r>
      <w:r w:rsidRPr="00B33663">
        <w:rPr>
          <w:sz w:val="26"/>
        </w:rPr>
        <w:t>time</w:t>
      </w:r>
      <w:r w:rsidRPr="00B33663">
        <w:rPr>
          <w:spacing w:val="-2"/>
          <w:sz w:val="26"/>
        </w:rPr>
        <w:t xml:space="preserve"> </w:t>
      </w:r>
      <w:r w:rsidRPr="00B33663">
        <w:rPr>
          <w:sz w:val="26"/>
        </w:rPr>
        <w:t>in circuit</w:t>
      </w:r>
      <w:r w:rsidRPr="00B33663">
        <w:rPr>
          <w:spacing w:val="-2"/>
          <w:sz w:val="26"/>
        </w:rPr>
        <w:t xml:space="preserve"> </w:t>
      </w:r>
      <w:r w:rsidRPr="00B33663">
        <w:rPr>
          <w:sz w:val="26"/>
        </w:rPr>
        <w:t>switching</w:t>
      </w:r>
      <w:r w:rsidRPr="00B33663">
        <w:rPr>
          <w:spacing w:val="-1"/>
          <w:sz w:val="26"/>
        </w:rPr>
        <w:t xml:space="preserve"> </w:t>
      </w:r>
      <w:r w:rsidRPr="00B33663">
        <w:rPr>
          <w:sz w:val="26"/>
        </w:rPr>
        <w:t>technology.</w:t>
      </w:r>
    </w:p>
    <w:p w14:paraId="7A292896" w14:textId="77777777" w:rsidR="00087F39" w:rsidRPr="00B33663" w:rsidRDefault="00087F39" w:rsidP="00087F39">
      <w:pPr>
        <w:pStyle w:val="BodyText"/>
        <w:rPr>
          <w:sz w:val="28"/>
        </w:rPr>
      </w:pPr>
    </w:p>
    <w:p w14:paraId="2191599E" w14:textId="77777777" w:rsidR="00087F39" w:rsidRPr="00B33663" w:rsidRDefault="00087F39" w:rsidP="00087F39">
      <w:pPr>
        <w:pStyle w:val="BodyText"/>
        <w:rPr>
          <w:sz w:val="22"/>
        </w:rPr>
      </w:pPr>
    </w:p>
    <w:p w14:paraId="7131A391" w14:textId="77777777" w:rsidR="00087F39" w:rsidRPr="00B33663" w:rsidRDefault="00087F39" w:rsidP="00087F39">
      <w:pPr>
        <w:pStyle w:val="Heading4"/>
      </w:pPr>
      <w:r w:rsidRPr="00B33663">
        <w:t>Phases</w:t>
      </w:r>
      <w:r w:rsidRPr="00B33663">
        <w:rPr>
          <w:spacing w:val="-4"/>
        </w:rPr>
        <w:t xml:space="preserve"> </w:t>
      </w:r>
      <w:r w:rsidRPr="00B33663">
        <w:t>in</w:t>
      </w:r>
      <w:r w:rsidRPr="00B33663">
        <w:rPr>
          <w:spacing w:val="-3"/>
        </w:rPr>
        <w:t xml:space="preserve"> </w:t>
      </w:r>
      <w:r w:rsidRPr="00B33663">
        <w:t>Circuit</w:t>
      </w:r>
      <w:r w:rsidRPr="00B33663">
        <w:rPr>
          <w:spacing w:val="-5"/>
        </w:rPr>
        <w:t xml:space="preserve"> </w:t>
      </w:r>
      <w:r w:rsidRPr="00B33663">
        <w:t>Switching</w:t>
      </w:r>
    </w:p>
    <w:p w14:paraId="7FF83631" w14:textId="77777777" w:rsidR="00087F39" w:rsidRPr="00B33663" w:rsidRDefault="00087F39" w:rsidP="00087F39">
      <w:pPr>
        <w:pStyle w:val="BodyText"/>
        <w:ind w:left="340"/>
      </w:pPr>
      <w:r w:rsidRPr="00B33663">
        <w:t>Communication</w:t>
      </w:r>
      <w:r w:rsidRPr="00B33663">
        <w:rPr>
          <w:spacing w:val="-2"/>
        </w:rPr>
        <w:t xml:space="preserve"> </w:t>
      </w:r>
      <w:r w:rsidRPr="00B33663">
        <w:t>through</w:t>
      </w:r>
      <w:r w:rsidRPr="00B33663">
        <w:rPr>
          <w:spacing w:val="-2"/>
        </w:rPr>
        <w:t xml:space="preserve"> </w:t>
      </w:r>
      <w:r w:rsidRPr="00B33663">
        <w:t>circuit</w:t>
      </w:r>
      <w:r w:rsidRPr="00B33663">
        <w:rPr>
          <w:spacing w:val="-2"/>
        </w:rPr>
        <w:t xml:space="preserve"> </w:t>
      </w:r>
      <w:r w:rsidRPr="00B33663">
        <w:t>switching</w:t>
      </w:r>
      <w:r w:rsidRPr="00B33663">
        <w:rPr>
          <w:spacing w:val="-3"/>
        </w:rPr>
        <w:t xml:space="preserve"> </w:t>
      </w:r>
      <w:r w:rsidRPr="00B33663">
        <w:t>has</w:t>
      </w:r>
      <w:r w:rsidRPr="00B33663">
        <w:rPr>
          <w:spacing w:val="-1"/>
        </w:rPr>
        <w:t xml:space="preserve"> </w:t>
      </w:r>
      <w:r w:rsidRPr="00B33663">
        <w:t>3</w:t>
      </w:r>
      <w:r w:rsidRPr="00B33663">
        <w:rPr>
          <w:spacing w:val="-2"/>
        </w:rPr>
        <w:t xml:space="preserve"> </w:t>
      </w:r>
      <w:r w:rsidRPr="00B33663">
        <w:t>phases:</w:t>
      </w:r>
    </w:p>
    <w:p w14:paraId="7673E5AE" w14:textId="77777777" w:rsidR="00087F39" w:rsidRPr="00B33663" w:rsidRDefault="00087F39" w:rsidP="00087F39">
      <w:pPr>
        <w:pStyle w:val="BodyText"/>
      </w:pPr>
    </w:p>
    <w:p w14:paraId="5293912D" w14:textId="77777777" w:rsidR="00087F39" w:rsidRPr="00B33663" w:rsidRDefault="00087F39" w:rsidP="00E700C1">
      <w:pPr>
        <w:pStyle w:val="ListParagraph"/>
        <w:numPr>
          <w:ilvl w:val="0"/>
          <w:numId w:val="49"/>
        </w:numPr>
        <w:tabs>
          <w:tab w:val="left" w:pos="1060"/>
        </w:tabs>
        <w:ind w:right="593"/>
        <w:jc w:val="both"/>
        <w:rPr>
          <w:sz w:val="26"/>
        </w:rPr>
      </w:pPr>
      <w:r w:rsidRPr="00B33663">
        <w:rPr>
          <w:b/>
          <w:i/>
          <w:sz w:val="26"/>
        </w:rPr>
        <w:t>Connection</w:t>
      </w:r>
      <w:r w:rsidRPr="00B33663">
        <w:rPr>
          <w:b/>
          <w:i/>
          <w:spacing w:val="1"/>
          <w:sz w:val="26"/>
        </w:rPr>
        <w:t xml:space="preserve"> </w:t>
      </w:r>
      <w:r w:rsidRPr="00B33663">
        <w:rPr>
          <w:b/>
          <w:i/>
          <w:sz w:val="26"/>
        </w:rPr>
        <w:t>Setup</w:t>
      </w:r>
      <w:r w:rsidRPr="00B33663">
        <w:rPr>
          <w:b/>
          <w:i/>
          <w:spacing w:val="1"/>
          <w:sz w:val="26"/>
        </w:rPr>
        <w:t xml:space="preserve"> </w:t>
      </w:r>
      <w:r w:rsidRPr="00B33663">
        <w:rPr>
          <w:b/>
          <w:i/>
          <w:sz w:val="26"/>
        </w:rPr>
        <w:t>/</w:t>
      </w:r>
      <w:r w:rsidRPr="00B33663">
        <w:rPr>
          <w:b/>
          <w:i/>
          <w:spacing w:val="1"/>
          <w:sz w:val="26"/>
        </w:rPr>
        <w:t xml:space="preserve"> </w:t>
      </w:r>
      <w:r w:rsidRPr="00B33663">
        <w:rPr>
          <w:b/>
          <w:i/>
          <w:sz w:val="26"/>
        </w:rPr>
        <w:t>Establishment</w:t>
      </w:r>
      <w:r w:rsidRPr="00B33663">
        <w:rPr>
          <w:b/>
          <w:i/>
          <w:spacing w:val="1"/>
          <w:sz w:val="26"/>
        </w:rPr>
        <w:t xml:space="preserve"> </w:t>
      </w:r>
      <w:r w:rsidRPr="00B33663">
        <w:rPr>
          <w:sz w:val="26"/>
        </w:rPr>
        <w:t>-</w:t>
      </w:r>
      <w:r w:rsidRPr="00B33663">
        <w:rPr>
          <w:spacing w:val="1"/>
          <w:sz w:val="26"/>
        </w:rPr>
        <w:t xml:space="preserve"> </w:t>
      </w:r>
      <w:r w:rsidRPr="00B33663">
        <w:rPr>
          <w:sz w:val="26"/>
        </w:rPr>
        <w:t>In</w:t>
      </w:r>
      <w:r w:rsidRPr="00B33663">
        <w:rPr>
          <w:spacing w:val="1"/>
          <w:sz w:val="26"/>
        </w:rPr>
        <w:t xml:space="preserve"> </w:t>
      </w:r>
      <w:r w:rsidRPr="00B33663">
        <w:rPr>
          <w:sz w:val="26"/>
        </w:rPr>
        <w:t>this</w:t>
      </w:r>
      <w:r w:rsidRPr="00B33663">
        <w:rPr>
          <w:spacing w:val="1"/>
          <w:sz w:val="26"/>
        </w:rPr>
        <w:t xml:space="preserve"> </w:t>
      </w:r>
      <w:r w:rsidRPr="00B33663">
        <w:rPr>
          <w:sz w:val="26"/>
        </w:rPr>
        <w:t>phase,</w:t>
      </w:r>
      <w:r w:rsidRPr="00B33663">
        <w:rPr>
          <w:spacing w:val="1"/>
          <w:sz w:val="26"/>
        </w:rPr>
        <w:t xml:space="preserve"> </w:t>
      </w:r>
      <w:r w:rsidRPr="00B33663">
        <w:rPr>
          <w:sz w:val="26"/>
        </w:rPr>
        <w:t>a</w:t>
      </w:r>
      <w:r w:rsidRPr="00B33663">
        <w:rPr>
          <w:spacing w:val="1"/>
          <w:sz w:val="26"/>
        </w:rPr>
        <w:t xml:space="preserve"> </w:t>
      </w:r>
      <w:r w:rsidRPr="00B33663">
        <w:rPr>
          <w:sz w:val="26"/>
        </w:rPr>
        <w:t>dedicated</w:t>
      </w:r>
      <w:r w:rsidRPr="00B33663">
        <w:rPr>
          <w:spacing w:val="1"/>
          <w:sz w:val="26"/>
        </w:rPr>
        <w:t xml:space="preserve"> </w:t>
      </w:r>
      <w:r w:rsidRPr="00B33663">
        <w:rPr>
          <w:sz w:val="26"/>
        </w:rPr>
        <w:t>circuit</w:t>
      </w:r>
      <w:r w:rsidRPr="00B33663">
        <w:rPr>
          <w:spacing w:val="1"/>
          <w:sz w:val="26"/>
        </w:rPr>
        <w:t xml:space="preserve"> </w:t>
      </w:r>
      <w:r w:rsidRPr="00B33663">
        <w:rPr>
          <w:sz w:val="26"/>
        </w:rPr>
        <w:t>is</w:t>
      </w:r>
      <w:r w:rsidRPr="00B33663">
        <w:rPr>
          <w:spacing w:val="1"/>
          <w:sz w:val="26"/>
        </w:rPr>
        <w:t xml:space="preserve"> </w:t>
      </w:r>
      <w:r w:rsidRPr="00B33663">
        <w:rPr>
          <w:sz w:val="26"/>
        </w:rPr>
        <w:t>established from the source to the destination through a number of intermediate</w:t>
      </w:r>
      <w:r w:rsidRPr="00B33663">
        <w:rPr>
          <w:spacing w:val="1"/>
          <w:sz w:val="26"/>
        </w:rPr>
        <w:t xml:space="preserve"> </w:t>
      </w:r>
      <w:r w:rsidRPr="00B33663">
        <w:rPr>
          <w:sz w:val="26"/>
        </w:rPr>
        <w:t>switching centres. The sender and receiver transmits communication signals to</w:t>
      </w:r>
      <w:r w:rsidRPr="00B33663">
        <w:rPr>
          <w:spacing w:val="1"/>
          <w:sz w:val="26"/>
        </w:rPr>
        <w:t xml:space="preserve"> </w:t>
      </w:r>
      <w:r w:rsidRPr="00B33663">
        <w:rPr>
          <w:sz w:val="26"/>
        </w:rPr>
        <w:t>request</w:t>
      </w:r>
      <w:r w:rsidRPr="00B33663">
        <w:rPr>
          <w:spacing w:val="-1"/>
          <w:sz w:val="26"/>
        </w:rPr>
        <w:t xml:space="preserve"> </w:t>
      </w:r>
      <w:r w:rsidRPr="00B33663">
        <w:rPr>
          <w:sz w:val="26"/>
        </w:rPr>
        <w:t>and acknowledge establishment of circuits.</w:t>
      </w:r>
    </w:p>
    <w:p w14:paraId="041D98D7" w14:textId="77777777" w:rsidR="00087F39" w:rsidRPr="00B33663" w:rsidRDefault="00087F39" w:rsidP="00087F39">
      <w:pPr>
        <w:pStyle w:val="BodyText"/>
      </w:pPr>
    </w:p>
    <w:p w14:paraId="734EE2D0" w14:textId="77777777" w:rsidR="00087F39" w:rsidRPr="00B33663" w:rsidRDefault="00087F39" w:rsidP="00E700C1">
      <w:pPr>
        <w:pStyle w:val="ListParagraph"/>
        <w:numPr>
          <w:ilvl w:val="0"/>
          <w:numId w:val="49"/>
        </w:numPr>
        <w:tabs>
          <w:tab w:val="left" w:pos="1060"/>
        </w:tabs>
        <w:ind w:right="593"/>
        <w:jc w:val="both"/>
        <w:rPr>
          <w:sz w:val="26"/>
        </w:rPr>
      </w:pPr>
      <w:r w:rsidRPr="00B33663">
        <w:rPr>
          <w:b/>
          <w:i/>
          <w:sz w:val="26"/>
        </w:rPr>
        <w:t>Data</w:t>
      </w:r>
      <w:r w:rsidRPr="00B33663">
        <w:rPr>
          <w:b/>
          <w:i/>
          <w:spacing w:val="1"/>
          <w:sz w:val="26"/>
        </w:rPr>
        <w:t xml:space="preserve"> </w:t>
      </w:r>
      <w:r w:rsidRPr="00B33663">
        <w:rPr>
          <w:b/>
          <w:i/>
          <w:sz w:val="26"/>
        </w:rPr>
        <w:t>transfer</w:t>
      </w:r>
      <w:r w:rsidRPr="00B33663">
        <w:rPr>
          <w:b/>
          <w:i/>
          <w:spacing w:val="1"/>
          <w:sz w:val="26"/>
        </w:rPr>
        <w:t xml:space="preserve"> </w:t>
      </w:r>
      <w:r w:rsidRPr="00B33663">
        <w:rPr>
          <w:sz w:val="26"/>
        </w:rPr>
        <w:t>-</w:t>
      </w:r>
      <w:r w:rsidRPr="00B33663">
        <w:rPr>
          <w:spacing w:val="1"/>
          <w:sz w:val="26"/>
        </w:rPr>
        <w:t xml:space="preserve"> </w:t>
      </w:r>
      <w:r w:rsidRPr="00B33663">
        <w:rPr>
          <w:sz w:val="26"/>
        </w:rPr>
        <w:t>Once</w:t>
      </w:r>
      <w:r w:rsidRPr="00B33663">
        <w:rPr>
          <w:spacing w:val="1"/>
          <w:sz w:val="26"/>
        </w:rPr>
        <w:t xml:space="preserve"> </w:t>
      </w:r>
      <w:r w:rsidRPr="00B33663">
        <w:rPr>
          <w:sz w:val="26"/>
        </w:rPr>
        <w:t>the</w:t>
      </w:r>
      <w:r w:rsidRPr="00B33663">
        <w:rPr>
          <w:spacing w:val="1"/>
          <w:sz w:val="26"/>
        </w:rPr>
        <w:t xml:space="preserve"> </w:t>
      </w:r>
      <w:r w:rsidRPr="00B33663">
        <w:rPr>
          <w:sz w:val="26"/>
        </w:rPr>
        <w:t>circuit</w:t>
      </w:r>
      <w:r w:rsidRPr="00B33663">
        <w:rPr>
          <w:spacing w:val="1"/>
          <w:sz w:val="26"/>
        </w:rPr>
        <w:t xml:space="preserve"> </w:t>
      </w:r>
      <w:r w:rsidRPr="00B33663">
        <w:rPr>
          <w:sz w:val="26"/>
        </w:rPr>
        <w:t>has</w:t>
      </w:r>
      <w:r w:rsidRPr="00B33663">
        <w:rPr>
          <w:spacing w:val="1"/>
          <w:sz w:val="26"/>
        </w:rPr>
        <w:t xml:space="preserve"> </w:t>
      </w:r>
      <w:r w:rsidRPr="00B33663">
        <w:rPr>
          <w:sz w:val="26"/>
        </w:rPr>
        <w:t>been</w:t>
      </w:r>
      <w:r w:rsidRPr="00B33663">
        <w:rPr>
          <w:spacing w:val="1"/>
          <w:sz w:val="26"/>
        </w:rPr>
        <w:t xml:space="preserve"> </w:t>
      </w:r>
      <w:r w:rsidRPr="00B33663">
        <w:rPr>
          <w:sz w:val="26"/>
        </w:rPr>
        <w:t>established,</w:t>
      </w:r>
      <w:r w:rsidRPr="00B33663">
        <w:rPr>
          <w:spacing w:val="1"/>
          <w:sz w:val="26"/>
        </w:rPr>
        <w:t xml:space="preserve"> </w:t>
      </w:r>
      <w:r w:rsidRPr="00B33663">
        <w:rPr>
          <w:sz w:val="26"/>
        </w:rPr>
        <w:t>data</w:t>
      </w:r>
      <w:r w:rsidRPr="00B33663">
        <w:rPr>
          <w:spacing w:val="1"/>
          <w:sz w:val="26"/>
        </w:rPr>
        <w:t xml:space="preserve"> </w:t>
      </w:r>
      <w:r w:rsidRPr="00B33663">
        <w:rPr>
          <w:sz w:val="26"/>
        </w:rPr>
        <w:t>and</w:t>
      </w:r>
      <w:r w:rsidRPr="00B33663">
        <w:rPr>
          <w:spacing w:val="1"/>
          <w:sz w:val="26"/>
        </w:rPr>
        <w:t xml:space="preserve"> </w:t>
      </w:r>
      <w:r w:rsidRPr="00B33663">
        <w:rPr>
          <w:sz w:val="26"/>
        </w:rPr>
        <w:t>voice</w:t>
      </w:r>
      <w:r w:rsidRPr="00B33663">
        <w:rPr>
          <w:spacing w:val="1"/>
          <w:sz w:val="26"/>
        </w:rPr>
        <w:t xml:space="preserve"> </w:t>
      </w:r>
      <w:r w:rsidRPr="00B33663">
        <w:rPr>
          <w:sz w:val="26"/>
        </w:rPr>
        <w:t>are</w:t>
      </w:r>
      <w:r w:rsidRPr="00B33663">
        <w:rPr>
          <w:spacing w:val="1"/>
          <w:sz w:val="26"/>
        </w:rPr>
        <w:t xml:space="preserve"> </w:t>
      </w:r>
      <w:r w:rsidRPr="00B33663">
        <w:rPr>
          <w:sz w:val="26"/>
        </w:rPr>
        <w:t>transferred from the source to the destination. The dedicated connection remains</w:t>
      </w:r>
      <w:r w:rsidRPr="00B33663">
        <w:rPr>
          <w:spacing w:val="1"/>
          <w:sz w:val="26"/>
        </w:rPr>
        <w:t xml:space="preserve"> </w:t>
      </w:r>
      <w:r w:rsidRPr="00B33663">
        <w:rPr>
          <w:sz w:val="26"/>
        </w:rPr>
        <w:t>as</w:t>
      </w:r>
      <w:r w:rsidRPr="00B33663">
        <w:rPr>
          <w:spacing w:val="-1"/>
          <w:sz w:val="26"/>
        </w:rPr>
        <w:t xml:space="preserve"> </w:t>
      </w:r>
      <w:r w:rsidRPr="00B33663">
        <w:rPr>
          <w:sz w:val="26"/>
        </w:rPr>
        <w:t>long as the end parties communicate.</w:t>
      </w:r>
    </w:p>
    <w:p w14:paraId="5AB7C0C5" w14:textId="77777777" w:rsidR="00087F39" w:rsidRPr="00B33663" w:rsidRDefault="00087F39" w:rsidP="00087F39">
      <w:pPr>
        <w:pStyle w:val="BodyText"/>
      </w:pPr>
    </w:p>
    <w:p w14:paraId="42C8ED93" w14:textId="77777777" w:rsidR="00087F39" w:rsidRPr="00B33663" w:rsidRDefault="00087F39" w:rsidP="00E700C1">
      <w:pPr>
        <w:pStyle w:val="ListParagraph"/>
        <w:numPr>
          <w:ilvl w:val="0"/>
          <w:numId w:val="49"/>
        </w:numPr>
        <w:tabs>
          <w:tab w:val="left" w:pos="1060"/>
        </w:tabs>
        <w:ind w:right="592"/>
        <w:jc w:val="both"/>
        <w:rPr>
          <w:sz w:val="26"/>
        </w:rPr>
      </w:pPr>
      <w:r w:rsidRPr="00B33663">
        <w:rPr>
          <w:b/>
          <w:i/>
          <w:sz w:val="26"/>
        </w:rPr>
        <w:t>Connection</w:t>
      </w:r>
      <w:r w:rsidRPr="00B33663">
        <w:rPr>
          <w:b/>
          <w:i/>
          <w:spacing w:val="1"/>
          <w:sz w:val="26"/>
        </w:rPr>
        <w:t xml:space="preserve"> </w:t>
      </w:r>
      <w:r w:rsidRPr="00B33663">
        <w:rPr>
          <w:b/>
          <w:i/>
          <w:sz w:val="26"/>
        </w:rPr>
        <w:t>teardown</w:t>
      </w:r>
      <w:r w:rsidRPr="00B33663">
        <w:rPr>
          <w:b/>
          <w:i/>
          <w:spacing w:val="1"/>
          <w:sz w:val="26"/>
        </w:rPr>
        <w:t xml:space="preserve"> </w:t>
      </w:r>
      <w:r w:rsidRPr="00B33663">
        <w:rPr>
          <w:b/>
          <w:i/>
          <w:sz w:val="26"/>
        </w:rPr>
        <w:t>/</w:t>
      </w:r>
      <w:r w:rsidRPr="00B33663">
        <w:rPr>
          <w:b/>
          <w:i/>
          <w:spacing w:val="1"/>
          <w:sz w:val="26"/>
        </w:rPr>
        <w:t xml:space="preserve"> </w:t>
      </w:r>
      <w:r w:rsidRPr="00B33663">
        <w:rPr>
          <w:b/>
          <w:i/>
          <w:sz w:val="26"/>
        </w:rPr>
        <w:t>Termination</w:t>
      </w:r>
      <w:r w:rsidRPr="00B33663">
        <w:rPr>
          <w:b/>
          <w:i/>
          <w:spacing w:val="1"/>
          <w:sz w:val="26"/>
        </w:rPr>
        <w:t xml:space="preserve"> </w:t>
      </w:r>
      <w:r w:rsidRPr="00B33663">
        <w:rPr>
          <w:sz w:val="26"/>
        </w:rPr>
        <w:t>-</w:t>
      </w:r>
      <w:r w:rsidRPr="00B33663">
        <w:rPr>
          <w:spacing w:val="1"/>
          <w:sz w:val="26"/>
        </w:rPr>
        <w:t xml:space="preserve"> </w:t>
      </w:r>
      <w:r w:rsidRPr="00B33663">
        <w:rPr>
          <w:sz w:val="26"/>
        </w:rPr>
        <w:t>When</w:t>
      </w:r>
      <w:r w:rsidRPr="00B33663">
        <w:rPr>
          <w:spacing w:val="1"/>
          <w:sz w:val="26"/>
        </w:rPr>
        <w:t xml:space="preserve"> </w:t>
      </w:r>
      <w:r w:rsidRPr="00B33663">
        <w:rPr>
          <w:sz w:val="26"/>
        </w:rPr>
        <w:t>data</w:t>
      </w:r>
      <w:r w:rsidRPr="00B33663">
        <w:rPr>
          <w:spacing w:val="1"/>
          <w:sz w:val="26"/>
        </w:rPr>
        <w:t xml:space="preserve"> </w:t>
      </w:r>
      <w:r w:rsidRPr="00B33663">
        <w:rPr>
          <w:sz w:val="26"/>
        </w:rPr>
        <w:t>transfer</w:t>
      </w:r>
      <w:r w:rsidRPr="00B33663">
        <w:rPr>
          <w:spacing w:val="1"/>
          <w:sz w:val="26"/>
        </w:rPr>
        <w:t xml:space="preserve"> </w:t>
      </w:r>
      <w:r w:rsidRPr="00B33663">
        <w:rPr>
          <w:sz w:val="26"/>
        </w:rPr>
        <w:t>is</w:t>
      </w:r>
      <w:r w:rsidRPr="00B33663">
        <w:rPr>
          <w:spacing w:val="1"/>
          <w:sz w:val="26"/>
        </w:rPr>
        <w:t xml:space="preserve"> </w:t>
      </w:r>
      <w:r w:rsidRPr="00B33663">
        <w:rPr>
          <w:sz w:val="26"/>
        </w:rPr>
        <w:t>complete,</w:t>
      </w:r>
      <w:r w:rsidRPr="00B33663">
        <w:rPr>
          <w:spacing w:val="1"/>
          <w:sz w:val="26"/>
        </w:rPr>
        <w:t xml:space="preserve"> </w:t>
      </w:r>
      <w:r w:rsidRPr="00B33663">
        <w:rPr>
          <w:sz w:val="26"/>
        </w:rPr>
        <w:t>the</w:t>
      </w:r>
      <w:r w:rsidRPr="00B33663">
        <w:rPr>
          <w:spacing w:val="1"/>
          <w:sz w:val="26"/>
        </w:rPr>
        <w:t xml:space="preserve"> </w:t>
      </w:r>
      <w:r w:rsidRPr="00B33663">
        <w:rPr>
          <w:sz w:val="26"/>
        </w:rPr>
        <w:t>connection is relinquished. The disconnection is initiated by any one of the user.</w:t>
      </w:r>
      <w:r w:rsidRPr="00B33663">
        <w:rPr>
          <w:spacing w:val="1"/>
          <w:sz w:val="26"/>
        </w:rPr>
        <w:t xml:space="preserve"> </w:t>
      </w:r>
      <w:r w:rsidRPr="00B33663">
        <w:rPr>
          <w:sz w:val="26"/>
        </w:rPr>
        <w:t>Disconnection involves removal of all intermediate links from the sender to the</w:t>
      </w:r>
      <w:r w:rsidRPr="00B33663">
        <w:rPr>
          <w:spacing w:val="1"/>
          <w:sz w:val="26"/>
        </w:rPr>
        <w:t xml:space="preserve"> </w:t>
      </w:r>
      <w:r w:rsidRPr="00B33663">
        <w:rPr>
          <w:sz w:val="26"/>
        </w:rPr>
        <w:t>receiver.</w:t>
      </w:r>
    </w:p>
    <w:p w14:paraId="147C2E37" w14:textId="77777777" w:rsidR="00087F39" w:rsidRPr="00B33663" w:rsidRDefault="00087F39" w:rsidP="00087F39">
      <w:pPr>
        <w:pStyle w:val="BodyText"/>
        <w:spacing w:before="8"/>
        <w:ind w:left="0"/>
        <w:rPr>
          <w:sz w:val="28"/>
          <w:szCs w:val="28"/>
        </w:rPr>
      </w:pPr>
      <w:r w:rsidRPr="00B33663">
        <w:rPr>
          <w:noProof/>
          <w:sz w:val="28"/>
          <w:szCs w:val="28"/>
          <w:lang w:val="en-IN" w:eastAsia="en-IN"/>
        </w:rPr>
        <w:lastRenderedPageBreak/>
        <w:drawing>
          <wp:anchor distT="0" distB="0" distL="0" distR="0" simplePos="0" relativeHeight="251737600" behindDoc="0" locked="0" layoutInCell="1" allowOverlap="1" wp14:anchorId="23C1EAEC" wp14:editId="07777777">
            <wp:simplePos x="0" y="0"/>
            <wp:positionH relativeFrom="page">
              <wp:posOffset>1606550</wp:posOffset>
            </wp:positionH>
            <wp:positionV relativeFrom="paragraph">
              <wp:posOffset>154940</wp:posOffset>
            </wp:positionV>
            <wp:extent cx="4051300" cy="1879600"/>
            <wp:effectExtent l="19050" t="0" r="6350" b="0"/>
            <wp:wrapTopAndBottom/>
            <wp:docPr id="20"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5.jpeg"/>
                    <pic:cNvPicPr/>
                  </pic:nvPicPr>
                  <pic:blipFill>
                    <a:blip r:embed="rId101" cstate="print"/>
                    <a:stretch>
                      <a:fillRect/>
                    </a:stretch>
                  </pic:blipFill>
                  <pic:spPr>
                    <a:xfrm>
                      <a:off x="0" y="0"/>
                      <a:ext cx="4051300" cy="1879600"/>
                    </a:xfrm>
                    <a:prstGeom prst="rect">
                      <a:avLst/>
                    </a:prstGeom>
                  </pic:spPr>
                </pic:pic>
              </a:graphicData>
            </a:graphic>
          </wp:anchor>
        </w:drawing>
      </w:r>
    </w:p>
    <w:p w14:paraId="6688E059" w14:textId="77777777" w:rsidR="00087F39" w:rsidRPr="00B33663" w:rsidRDefault="00087F39" w:rsidP="00087F39">
      <w:pPr>
        <w:pStyle w:val="Heading5"/>
        <w:spacing w:before="89"/>
        <w:rPr>
          <w:u w:val="none"/>
        </w:rPr>
      </w:pPr>
      <w:r w:rsidRPr="00B33663">
        <w:rPr>
          <w:u w:val="none"/>
        </w:rPr>
        <w:t>Advantages</w:t>
      </w:r>
    </w:p>
    <w:p w14:paraId="6359E440" w14:textId="77777777" w:rsidR="00087F39" w:rsidRPr="00B33663" w:rsidRDefault="00087F39" w:rsidP="00E700C1">
      <w:pPr>
        <w:pStyle w:val="ListParagraph"/>
        <w:numPr>
          <w:ilvl w:val="0"/>
          <w:numId w:val="50"/>
        </w:numPr>
        <w:tabs>
          <w:tab w:val="left" w:pos="1060"/>
          <w:tab w:val="left" w:pos="1061"/>
        </w:tabs>
        <w:ind w:right="592" w:hanging="360"/>
        <w:rPr>
          <w:sz w:val="26"/>
        </w:rPr>
      </w:pPr>
      <w:r w:rsidRPr="00B33663">
        <w:rPr>
          <w:sz w:val="26"/>
        </w:rPr>
        <w:t>It</w:t>
      </w:r>
      <w:r w:rsidRPr="00B33663">
        <w:rPr>
          <w:spacing w:val="34"/>
          <w:sz w:val="26"/>
        </w:rPr>
        <w:t xml:space="preserve"> </w:t>
      </w:r>
      <w:r w:rsidRPr="00B33663">
        <w:rPr>
          <w:sz w:val="26"/>
        </w:rPr>
        <w:t>is</w:t>
      </w:r>
      <w:r w:rsidRPr="00B33663">
        <w:rPr>
          <w:spacing w:val="35"/>
          <w:sz w:val="26"/>
        </w:rPr>
        <w:t xml:space="preserve"> </w:t>
      </w:r>
      <w:r w:rsidRPr="00B33663">
        <w:rPr>
          <w:sz w:val="26"/>
        </w:rPr>
        <w:t>suitable</w:t>
      </w:r>
      <w:r w:rsidRPr="00B33663">
        <w:rPr>
          <w:spacing w:val="35"/>
          <w:sz w:val="26"/>
        </w:rPr>
        <w:t xml:space="preserve"> </w:t>
      </w:r>
      <w:r w:rsidRPr="00B33663">
        <w:rPr>
          <w:sz w:val="26"/>
        </w:rPr>
        <w:t>for</w:t>
      </w:r>
      <w:r w:rsidRPr="00B33663">
        <w:rPr>
          <w:spacing w:val="35"/>
          <w:sz w:val="26"/>
        </w:rPr>
        <w:t xml:space="preserve"> </w:t>
      </w:r>
      <w:r w:rsidRPr="00B33663">
        <w:rPr>
          <w:sz w:val="26"/>
        </w:rPr>
        <w:t>long</w:t>
      </w:r>
      <w:r w:rsidRPr="00B33663">
        <w:rPr>
          <w:spacing w:val="35"/>
          <w:sz w:val="26"/>
        </w:rPr>
        <w:t xml:space="preserve"> </w:t>
      </w:r>
      <w:r w:rsidRPr="00B33663">
        <w:rPr>
          <w:sz w:val="26"/>
        </w:rPr>
        <w:t>continuous</w:t>
      </w:r>
      <w:r w:rsidRPr="00B33663">
        <w:rPr>
          <w:spacing w:val="35"/>
          <w:sz w:val="26"/>
        </w:rPr>
        <w:t xml:space="preserve"> </w:t>
      </w:r>
      <w:r w:rsidRPr="00B33663">
        <w:rPr>
          <w:sz w:val="26"/>
        </w:rPr>
        <w:t>transmission,</w:t>
      </w:r>
      <w:r w:rsidRPr="00B33663">
        <w:rPr>
          <w:spacing w:val="35"/>
          <w:sz w:val="26"/>
        </w:rPr>
        <w:t xml:space="preserve"> </w:t>
      </w:r>
      <w:r w:rsidRPr="00B33663">
        <w:rPr>
          <w:sz w:val="26"/>
        </w:rPr>
        <w:t>since</w:t>
      </w:r>
      <w:r w:rsidRPr="00B33663">
        <w:rPr>
          <w:spacing w:val="35"/>
          <w:sz w:val="26"/>
        </w:rPr>
        <w:t xml:space="preserve"> </w:t>
      </w:r>
      <w:r w:rsidRPr="00B33663">
        <w:rPr>
          <w:sz w:val="26"/>
        </w:rPr>
        <w:t>a</w:t>
      </w:r>
      <w:r w:rsidRPr="00B33663">
        <w:rPr>
          <w:spacing w:val="36"/>
          <w:sz w:val="26"/>
        </w:rPr>
        <w:t xml:space="preserve"> </w:t>
      </w:r>
      <w:r w:rsidRPr="00B33663">
        <w:rPr>
          <w:sz w:val="26"/>
        </w:rPr>
        <w:t>continuous</w:t>
      </w:r>
      <w:r w:rsidRPr="00B33663">
        <w:rPr>
          <w:spacing w:val="36"/>
          <w:sz w:val="26"/>
        </w:rPr>
        <w:t xml:space="preserve"> </w:t>
      </w:r>
      <w:r w:rsidRPr="00B33663">
        <w:rPr>
          <w:sz w:val="26"/>
        </w:rPr>
        <w:t>transmission</w:t>
      </w:r>
      <w:r w:rsidRPr="00B33663">
        <w:rPr>
          <w:spacing w:val="-62"/>
          <w:sz w:val="26"/>
        </w:rPr>
        <w:t xml:space="preserve"> </w:t>
      </w:r>
      <w:r w:rsidRPr="00B33663">
        <w:rPr>
          <w:sz w:val="26"/>
        </w:rPr>
        <w:t>route</w:t>
      </w:r>
      <w:r w:rsidRPr="00B33663">
        <w:rPr>
          <w:spacing w:val="-1"/>
          <w:sz w:val="26"/>
        </w:rPr>
        <w:t xml:space="preserve"> </w:t>
      </w:r>
      <w:r w:rsidRPr="00B33663">
        <w:rPr>
          <w:sz w:val="26"/>
        </w:rPr>
        <w:t>is established, that remains throughout the conversation.</w:t>
      </w:r>
    </w:p>
    <w:p w14:paraId="09513C4E" w14:textId="77777777" w:rsidR="00087F39" w:rsidRPr="00B33663" w:rsidRDefault="00087F39" w:rsidP="00E700C1">
      <w:pPr>
        <w:pStyle w:val="ListParagraph"/>
        <w:numPr>
          <w:ilvl w:val="0"/>
          <w:numId w:val="50"/>
        </w:numPr>
        <w:tabs>
          <w:tab w:val="left" w:pos="1060"/>
          <w:tab w:val="left" w:pos="1061"/>
        </w:tabs>
        <w:spacing w:line="317" w:lineRule="exact"/>
        <w:rPr>
          <w:sz w:val="26"/>
        </w:rPr>
      </w:pPr>
      <w:r w:rsidRPr="00B33663">
        <w:rPr>
          <w:sz w:val="26"/>
        </w:rPr>
        <w:t>The</w:t>
      </w:r>
      <w:r w:rsidRPr="00B33663">
        <w:rPr>
          <w:spacing w:val="-1"/>
          <w:sz w:val="26"/>
        </w:rPr>
        <w:t xml:space="preserve"> </w:t>
      </w:r>
      <w:r w:rsidRPr="00B33663">
        <w:rPr>
          <w:sz w:val="26"/>
        </w:rPr>
        <w:t>dedicated</w:t>
      </w:r>
      <w:r w:rsidRPr="00B33663">
        <w:rPr>
          <w:spacing w:val="-1"/>
          <w:sz w:val="26"/>
        </w:rPr>
        <w:t xml:space="preserve"> </w:t>
      </w:r>
      <w:r w:rsidRPr="00B33663">
        <w:rPr>
          <w:sz w:val="26"/>
        </w:rPr>
        <w:t>path</w:t>
      </w:r>
      <w:r w:rsidRPr="00B33663">
        <w:rPr>
          <w:spacing w:val="-1"/>
          <w:sz w:val="26"/>
        </w:rPr>
        <w:t xml:space="preserve"> </w:t>
      </w:r>
      <w:r w:rsidRPr="00B33663">
        <w:rPr>
          <w:sz w:val="26"/>
        </w:rPr>
        <w:t>ensures</w:t>
      </w:r>
      <w:r w:rsidRPr="00B33663">
        <w:rPr>
          <w:spacing w:val="-1"/>
          <w:sz w:val="26"/>
        </w:rPr>
        <w:t xml:space="preserve"> </w:t>
      </w:r>
      <w:r w:rsidRPr="00B33663">
        <w:rPr>
          <w:sz w:val="26"/>
        </w:rPr>
        <w:t>a</w:t>
      </w:r>
      <w:r w:rsidRPr="00B33663">
        <w:rPr>
          <w:spacing w:val="-1"/>
          <w:sz w:val="26"/>
        </w:rPr>
        <w:t xml:space="preserve"> </w:t>
      </w:r>
      <w:r w:rsidRPr="00B33663">
        <w:rPr>
          <w:sz w:val="26"/>
        </w:rPr>
        <w:t>steady</w:t>
      </w:r>
      <w:r w:rsidRPr="00B33663">
        <w:rPr>
          <w:spacing w:val="-2"/>
          <w:sz w:val="26"/>
        </w:rPr>
        <w:t xml:space="preserve"> </w:t>
      </w:r>
      <w:r w:rsidRPr="00B33663">
        <w:rPr>
          <w:sz w:val="26"/>
        </w:rPr>
        <w:t>data</w:t>
      </w:r>
      <w:r w:rsidRPr="00B33663">
        <w:rPr>
          <w:spacing w:val="-1"/>
          <w:sz w:val="26"/>
        </w:rPr>
        <w:t xml:space="preserve"> </w:t>
      </w:r>
      <w:r w:rsidRPr="00B33663">
        <w:rPr>
          <w:sz w:val="26"/>
        </w:rPr>
        <w:t>rate</w:t>
      </w:r>
      <w:r w:rsidRPr="00B33663">
        <w:rPr>
          <w:spacing w:val="-1"/>
          <w:sz w:val="26"/>
        </w:rPr>
        <w:t xml:space="preserve"> </w:t>
      </w:r>
      <w:r w:rsidRPr="00B33663">
        <w:rPr>
          <w:sz w:val="26"/>
        </w:rPr>
        <w:t>of</w:t>
      </w:r>
      <w:r w:rsidRPr="00B33663">
        <w:rPr>
          <w:spacing w:val="-1"/>
          <w:sz w:val="26"/>
        </w:rPr>
        <w:t xml:space="preserve"> </w:t>
      </w:r>
      <w:r w:rsidRPr="00B33663">
        <w:rPr>
          <w:sz w:val="26"/>
        </w:rPr>
        <w:t>communication.</w:t>
      </w:r>
    </w:p>
    <w:p w14:paraId="0ED36C65" w14:textId="77777777" w:rsidR="00087F39" w:rsidRPr="00B33663" w:rsidRDefault="00087F39" w:rsidP="00E700C1">
      <w:pPr>
        <w:pStyle w:val="ListParagraph"/>
        <w:numPr>
          <w:ilvl w:val="0"/>
          <w:numId w:val="50"/>
        </w:numPr>
        <w:tabs>
          <w:tab w:val="left" w:pos="1060"/>
          <w:tab w:val="left" w:pos="1061"/>
        </w:tabs>
        <w:ind w:right="594" w:hanging="360"/>
        <w:rPr>
          <w:sz w:val="26"/>
        </w:rPr>
      </w:pPr>
      <w:r w:rsidRPr="00B33663">
        <w:rPr>
          <w:sz w:val="26"/>
        </w:rPr>
        <w:t>No</w:t>
      </w:r>
      <w:r w:rsidRPr="00B33663">
        <w:rPr>
          <w:spacing w:val="48"/>
          <w:sz w:val="26"/>
        </w:rPr>
        <w:t xml:space="preserve"> </w:t>
      </w:r>
      <w:r w:rsidRPr="00B33663">
        <w:rPr>
          <w:sz w:val="26"/>
        </w:rPr>
        <w:t>intermediate</w:t>
      </w:r>
      <w:r w:rsidRPr="00B33663">
        <w:rPr>
          <w:spacing w:val="48"/>
          <w:sz w:val="26"/>
        </w:rPr>
        <w:t xml:space="preserve"> </w:t>
      </w:r>
      <w:r w:rsidRPr="00B33663">
        <w:rPr>
          <w:sz w:val="26"/>
        </w:rPr>
        <w:t>delays</w:t>
      </w:r>
      <w:r w:rsidRPr="00B33663">
        <w:rPr>
          <w:spacing w:val="49"/>
          <w:sz w:val="26"/>
        </w:rPr>
        <w:t xml:space="preserve"> </w:t>
      </w:r>
      <w:r w:rsidRPr="00B33663">
        <w:rPr>
          <w:sz w:val="26"/>
        </w:rPr>
        <w:t>are</w:t>
      </w:r>
      <w:r w:rsidRPr="00B33663">
        <w:rPr>
          <w:spacing w:val="48"/>
          <w:sz w:val="26"/>
        </w:rPr>
        <w:t xml:space="preserve"> </w:t>
      </w:r>
      <w:r w:rsidRPr="00B33663">
        <w:rPr>
          <w:sz w:val="26"/>
        </w:rPr>
        <w:t>found</w:t>
      </w:r>
      <w:r w:rsidRPr="00B33663">
        <w:rPr>
          <w:spacing w:val="49"/>
          <w:sz w:val="26"/>
        </w:rPr>
        <w:t xml:space="preserve"> </w:t>
      </w:r>
      <w:r w:rsidRPr="00B33663">
        <w:rPr>
          <w:sz w:val="26"/>
        </w:rPr>
        <w:t>once</w:t>
      </w:r>
      <w:r w:rsidRPr="00B33663">
        <w:rPr>
          <w:spacing w:val="48"/>
          <w:sz w:val="26"/>
        </w:rPr>
        <w:t xml:space="preserve"> </w:t>
      </w:r>
      <w:r w:rsidRPr="00B33663">
        <w:rPr>
          <w:sz w:val="26"/>
        </w:rPr>
        <w:t>the</w:t>
      </w:r>
      <w:r w:rsidRPr="00B33663">
        <w:rPr>
          <w:spacing w:val="48"/>
          <w:sz w:val="26"/>
        </w:rPr>
        <w:t xml:space="preserve"> </w:t>
      </w:r>
      <w:r w:rsidRPr="00B33663">
        <w:rPr>
          <w:sz w:val="26"/>
        </w:rPr>
        <w:t>circuit</w:t>
      </w:r>
      <w:r w:rsidRPr="00B33663">
        <w:rPr>
          <w:spacing w:val="49"/>
          <w:sz w:val="26"/>
        </w:rPr>
        <w:t xml:space="preserve"> </w:t>
      </w:r>
      <w:r w:rsidRPr="00B33663">
        <w:rPr>
          <w:sz w:val="26"/>
        </w:rPr>
        <w:t>is</w:t>
      </w:r>
      <w:r w:rsidRPr="00B33663">
        <w:rPr>
          <w:spacing w:val="48"/>
          <w:sz w:val="26"/>
        </w:rPr>
        <w:t xml:space="preserve"> </w:t>
      </w:r>
      <w:r w:rsidRPr="00B33663">
        <w:rPr>
          <w:sz w:val="26"/>
        </w:rPr>
        <w:t>established.</w:t>
      </w:r>
      <w:r w:rsidRPr="00B33663">
        <w:rPr>
          <w:spacing w:val="49"/>
          <w:sz w:val="26"/>
        </w:rPr>
        <w:t xml:space="preserve"> </w:t>
      </w:r>
      <w:r w:rsidRPr="00B33663">
        <w:rPr>
          <w:sz w:val="26"/>
        </w:rPr>
        <w:t>So,</w:t>
      </w:r>
      <w:r w:rsidRPr="00B33663">
        <w:rPr>
          <w:spacing w:val="48"/>
          <w:sz w:val="26"/>
        </w:rPr>
        <w:t xml:space="preserve"> </w:t>
      </w:r>
      <w:r w:rsidRPr="00B33663">
        <w:rPr>
          <w:sz w:val="26"/>
        </w:rPr>
        <w:t>they</w:t>
      </w:r>
      <w:r w:rsidRPr="00B33663">
        <w:rPr>
          <w:spacing w:val="49"/>
          <w:sz w:val="26"/>
        </w:rPr>
        <w:t xml:space="preserve"> </w:t>
      </w:r>
      <w:r w:rsidRPr="00B33663">
        <w:rPr>
          <w:sz w:val="26"/>
        </w:rPr>
        <w:t>are</w:t>
      </w:r>
      <w:r w:rsidRPr="00B33663">
        <w:rPr>
          <w:spacing w:val="-62"/>
          <w:sz w:val="26"/>
        </w:rPr>
        <w:t xml:space="preserve"> </w:t>
      </w:r>
      <w:r w:rsidRPr="00B33663">
        <w:rPr>
          <w:sz w:val="26"/>
        </w:rPr>
        <w:t>suitable</w:t>
      </w:r>
      <w:r w:rsidRPr="00B33663">
        <w:rPr>
          <w:spacing w:val="-2"/>
          <w:sz w:val="26"/>
        </w:rPr>
        <w:t xml:space="preserve"> </w:t>
      </w:r>
      <w:r w:rsidRPr="00B33663">
        <w:rPr>
          <w:sz w:val="26"/>
        </w:rPr>
        <w:t>for</w:t>
      </w:r>
      <w:r w:rsidRPr="00B33663">
        <w:rPr>
          <w:spacing w:val="-1"/>
          <w:sz w:val="26"/>
        </w:rPr>
        <w:t xml:space="preserve"> </w:t>
      </w:r>
      <w:r w:rsidRPr="00B33663">
        <w:rPr>
          <w:sz w:val="26"/>
        </w:rPr>
        <w:t>real time</w:t>
      </w:r>
      <w:r w:rsidRPr="00B33663">
        <w:rPr>
          <w:spacing w:val="-1"/>
          <w:sz w:val="26"/>
        </w:rPr>
        <w:t xml:space="preserve"> </w:t>
      </w:r>
      <w:r w:rsidRPr="00B33663">
        <w:rPr>
          <w:sz w:val="26"/>
        </w:rPr>
        <w:t>communication of</w:t>
      </w:r>
      <w:r w:rsidRPr="00B33663">
        <w:rPr>
          <w:spacing w:val="-1"/>
          <w:sz w:val="26"/>
        </w:rPr>
        <w:t xml:space="preserve"> </w:t>
      </w:r>
      <w:r w:rsidRPr="00B33663">
        <w:rPr>
          <w:sz w:val="26"/>
        </w:rPr>
        <w:t>both voice</w:t>
      </w:r>
      <w:r w:rsidRPr="00B33663">
        <w:rPr>
          <w:spacing w:val="-1"/>
          <w:sz w:val="26"/>
        </w:rPr>
        <w:t xml:space="preserve"> </w:t>
      </w:r>
      <w:r w:rsidRPr="00B33663">
        <w:rPr>
          <w:sz w:val="26"/>
        </w:rPr>
        <w:t>and data</w:t>
      </w:r>
      <w:r w:rsidRPr="00B33663">
        <w:rPr>
          <w:spacing w:val="-1"/>
          <w:sz w:val="26"/>
        </w:rPr>
        <w:t xml:space="preserve"> </w:t>
      </w:r>
      <w:r w:rsidRPr="00B33663">
        <w:rPr>
          <w:sz w:val="26"/>
        </w:rPr>
        <w:t>transmission.</w:t>
      </w:r>
    </w:p>
    <w:p w14:paraId="55B33694" w14:textId="77777777" w:rsidR="00087F39" w:rsidRPr="00B33663" w:rsidRDefault="00087F39" w:rsidP="00087F39">
      <w:pPr>
        <w:pStyle w:val="BodyText"/>
        <w:spacing w:before="10"/>
        <w:rPr>
          <w:sz w:val="38"/>
        </w:rPr>
      </w:pPr>
    </w:p>
    <w:p w14:paraId="4F80FBF5" w14:textId="77777777" w:rsidR="00087F39" w:rsidRPr="00B33663" w:rsidRDefault="00087F39" w:rsidP="00087F39">
      <w:pPr>
        <w:pStyle w:val="Heading5"/>
        <w:rPr>
          <w:u w:val="none"/>
        </w:rPr>
      </w:pPr>
      <w:r w:rsidRPr="00B33663">
        <w:rPr>
          <w:u w:val="none"/>
        </w:rPr>
        <w:t>Disadvantages</w:t>
      </w:r>
    </w:p>
    <w:p w14:paraId="7B10CD4D" w14:textId="77777777" w:rsidR="00087F39" w:rsidRPr="00B33663" w:rsidRDefault="00087F39" w:rsidP="00E700C1">
      <w:pPr>
        <w:pStyle w:val="ListParagraph"/>
        <w:numPr>
          <w:ilvl w:val="0"/>
          <w:numId w:val="50"/>
        </w:numPr>
        <w:tabs>
          <w:tab w:val="left" w:pos="1061"/>
        </w:tabs>
        <w:ind w:right="593" w:hanging="360"/>
        <w:jc w:val="both"/>
        <w:rPr>
          <w:sz w:val="26"/>
        </w:rPr>
      </w:pPr>
      <w:r w:rsidRPr="00B33663">
        <w:rPr>
          <w:sz w:val="26"/>
        </w:rPr>
        <w:t>Circuit switching establishes a dedicated connection between the end parties. This</w:t>
      </w:r>
      <w:r w:rsidRPr="00B33663">
        <w:rPr>
          <w:spacing w:val="-62"/>
          <w:sz w:val="26"/>
        </w:rPr>
        <w:t xml:space="preserve"> </w:t>
      </w:r>
      <w:r w:rsidRPr="00B33663">
        <w:rPr>
          <w:sz w:val="26"/>
        </w:rPr>
        <w:t>dedicated connection cannot be used for transmitting any other data, even if the</w:t>
      </w:r>
      <w:r w:rsidRPr="00B33663">
        <w:rPr>
          <w:spacing w:val="1"/>
          <w:sz w:val="26"/>
        </w:rPr>
        <w:t xml:space="preserve"> </w:t>
      </w:r>
      <w:r w:rsidRPr="00B33663">
        <w:rPr>
          <w:sz w:val="26"/>
        </w:rPr>
        <w:t>data load</w:t>
      </w:r>
      <w:r w:rsidRPr="00B33663">
        <w:rPr>
          <w:spacing w:val="-1"/>
          <w:sz w:val="26"/>
        </w:rPr>
        <w:t xml:space="preserve"> </w:t>
      </w:r>
      <w:r w:rsidRPr="00B33663">
        <w:rPr>
          <w:sz w:val="26"/>
        </w:rPr>
        <w:t>is very low.</w:t>
      </w:r>
    </w:p>
    <w:p w14:paraId="7DDD2AFF" w14:textId="77777777" w:rsidR="00087F39" w:rsidRPr="00B33663" w:rsidRDefault="00087F39" w:rsidP="00E700C1">
      <w:pPr>
        <w:pStyle w:val="ListParagraph"/>
        <w:numPr>
          <w:ilvl w:val="0"/>
          <w:numId w:val="50"/>
        </w:numPr>
        <w:tabs>
          <w:tab w:val="left" w:pos="1061"/>
        </w:tabs>
        <w:spacing w:line="317" w:lineRule="exact"/>
        <w:jc w:val="both"/>
        <w:rPr>
          <w:sz w:val="26"/>
        </w:rPr>
      </w:pPr>
      <w:r w:rsidRPr="00B33663">
        <w:rPr>
          <w:sz w:val="26"/>
        </w:rPr>
        <w:t>Bandwidth</w:t>
      </w:r>
      <w:r w:rsidRPr="00B33663">
        <w:rPr>
          <w:spacing w:val="-1"/>
          <w:sz w:val="26"/>
        </w:rPr>
        <w:t xml:space="preserve"> </w:t>
      </w:r>
      <w:r w:rsidRPr="00B33663">
        <w:rPr>
          <w:sz w:val="26"/>
        </w:rPr>
        <w:t>requirement</w:t>
      </w:r>
      <w:r w:rsidRPr="00B33663">
        <w:rPr>
          <w:spacing w:val="-2"/>
          <w:sz w:val="26"/>
        </w:rPr>
        <w:t xml:space="preserve"> </w:t>
      </w:r>
      <w:r w:rsidRPr="00B33663">
        <w:rPr>
          <w:sz w:val="26"/>
        </w:rPr>
        <w:t>is high</w:t>
      </w:r>
      <w:r w:rsidRPr="00B33663">
        <w:rPr>
          <w:spacing w:val="-1"/>
          <w:sz w:val="26"/>
        </w:rPr>
        <w:t xml:space="preserve"> </w:t>
      </w:r>
      <w:r w:rsidRPr="00B33663">
        <w:rPr>
          <w:sz w:val="26"/>
        </w:rPr>
        <w:t>even in</w:t>
      </w:r>
      <w:r w:rsidRPr="00B33663">
        <w:rPr>
          <w:spacing w:val="-1"/>
          <w:sz w:val="26"/>
        </w:rPr>
        <w:t xml:space="preserve"> </w:t>
      </w:r>
      <w:r w:rsidRPr="00B33663">
        <w:rPr>
          <w:sz w:val="26"/>
        </w:rPr>
        <w:t>cases of</w:t>
      </w:r>
      <w:r w:rsidRPr="00B33663">
        <w:rPr>
          <w:spacing w:val="-1"/>
          <w:sz w:val="26"/>
        </w:rPr>
        <w:t xml:space="preserve"> </w:t>
      </w:r>
      <w:r w:rsidRPr="00B33663">
        <w:rPr>
          <w:sz w:val="26"/>
        </w:rPr>
        <w:t>low data</w:t>
      </w:r>
      <w:r w:rsidRPr="00B33663">
        <w:rPr>
          <w:spacing w:val="-1"/>
          <w:sz w:val="26"/>
        </w:rPr>
        <w:t xml:space="preserve"> </w:t>
      </w:r>
      <w:r w:rsidRPr="00B33663">
        <w:rPr>
          <w:sz w:val="26"/>
        </w:rPr>
        <w:t>volume.</w:t>
      </w:r>
    </w:p>
    <w:p w14:paraId="21614AB4" w14:textId="77777777" w:rsidR="00087F39" w:rsidRPr="00B33663" w:rsidRDefault="00087F39" w:rsidP="00E700C1">
      <w:pPr>
        <w:pStyle w:val="ListParagraph"/>
        <w:numPr>
          <w:ilvl w:val="0"/>
          <w:numId w:val="50"/>
        </w:numPr>
        <w:tabs>
          <w:tab w:val="left" w:pos="1061"/>
        </w:tabs>
        <w:ind w:right="595" w:hanging="360"/>
        <w:jc w:val="both"/>
        <w:rPr>
          <w:sz w:val="26"/>
        </w:rPr>
      </w:pPr>
      <w:r w:rsidRPr="00B33663">
        <w:rPr>
          <w:sz w:val="26"/>
        </w:rPr>
        <w:t>There is underutilization of system resources. Once resources are allocated to a</w:t>
      </w:r>
      <w:r w:rsidRPr="00B33663">
        <w:rPr>
          <w:spacing w:val="1"/>
          <w:sz w:val="26"/>
        </w:rPr>
        <w:t xml:space="preserve"> </w:t>
      </w:r>
      <w:r w:rsidRPr="00B33663">
        <w:rPr>
          <w:sz w:val="26"/>
        </w:rPr>
        <w:t>particular</w:t>
      </w:r>
      <w:r w:rsidRPr="00B33663">
        <w:rPr>
          <w:spacing w:val="-1"/>
          <w:sz w:val="26"/>
        </w:rPr>
        <w:t xml:space="preserve"> </w:t>
      </w:r>
      <w:r w:rsidRPr="00B33663">
        <w:rPr>
          <w:sz w:val="26"/>
        </w:rPr>
        <w:t>connection, they cannot be</w:t>
      </w:r>
      <w:r w:rsidRPr="00B33663">
        <w:rPr>
          <w:spacing w:val="-1"/>
          <w:sz w:val="26"/>
        </w:rPr>
        <w:t xml:space="preserve"> </w:t>
      </w:r>
      <w:r w:rsidRPr="00B33663">
        <w:rPr>
          <w:sz w:val="26"/>
        </w:rPr>
        <w:t>used for other connections.</w:t>
      </w:r>
    </w:p>
    <w:p w14:paraId="4A4B338E" w14:textId="77777777" w:rsidR="00087F39" w:rsidRPr="00B33663" w:rsidRDefault="00087F39" w:rsidP="00E700C1">
      <w:pPr>
        <w:pStyle w:val="ListParagraph"/>
        <w:numPr>
          <w:ilvl w:val="0"/>
          <w:numId w:val="50"/>
        </w:numPr>
        <w:tabs>
          <w:tab w:val="left" w:pos="1061"/>
        </w:tabs>
        <w:spacing w:line="317" w:lineRule="exact"/>
        <w:jc w:val="both"/>
        <w:rPr>
          <w:sz w:val="26"/>
        </w:rPr>
      </w:pPr>
      <w:r w:rsidRPr="00B33663">
        <w:rPr>
          <w:sz w:val="26"/>
        </w:rPr>
        <w:t>Time</w:t>
      </w:r>
      <w:r w:rsidRPr="00B33663">
        <w:rPr>
          <w:spacing w:val="-1"/>
          <w:sz w:val="26"/>
        </w:rPr>
        <w:t xml:space="preserve"> </w:t>
      </w:r>
      <w:r w:rsidRPr="00B33663">
        <w:rPr>
          <w:sz w:val="26"/>
        </w:rPr>
        <w:t>required to</w:t>
      </w:r>
      <w:r w:rsidRPr="00B33663">
        <w:rPr>
          <w:spacing w:val="-1"/>
          <w:sz w:val="26"/>
        </w:rPr>
        <w:t xml:space="preserve"> </w:t>
      </w:r>
      <w:r w:rsidRPr="00B33663">
        <w:rPr>
          <w:sz w:val="26"/>
        </w:rPr>
        <w:t>establish connection may</w:t>
      </w:r>
      <w:r w:rsidRPr="00B33663">
        <w:rPr>
          <w:spacing w:val="-1"/>
          <w:sz w:val="26"/>
        </w:rPr>
        <w:t xml:space="preserve"> </w:t>
      </w:r>
      <w:r w:rsidRPr="00B33663">
        <w:rPr>
          <w:sz w:val="26"/>
        </w:rPr>
        <w:t>be high.</w:t>
      </w:r>
    </w:p>
    <w:p w14:paraId="2A1C19E3" w14:textId="77777777" w:rsidR="00087F39" w:rsidRPr="00B33663" w:rsidRDefault="00087F39" w:rsidP="00E700C1">
      <w:pPr>
        <w:pStyle w:val="ListParagraph"/>
        <w:numPr>
          <w:ilvl w:val="0"/>
          <w:numId w:val="50"/>
        </w:numPr>
        <w:tabs>
          <w:tab w:val="left" w:pos="1061"/>
        </w:tabs>
        <w:ind w:right="594" w:hanging="360"/>
        <w:jc w:val="both"/>
        <w:rPr>
          <w:sz w:val="26"/>
        </w:rPr>
      </w:pPr>
      <w:r w:rsidRPr="00B33663">
        <w:rPr>
          <w:sz w:val="26"/>
        </w:rPr>
        <w:t>It</w:t>
      </w:r>
      <w:r w:rsidRPr="00B33663">
        <w:rPr>
          <w:spacing w:val="1"/>
          <w:sz w:val="26"/>
        </w:rPr>
        <w:t xml:space="preserve"> </w:t>
      </w:r>
      <w:r w:rsidRPr="00B33663">
        <w:rPr>
          <w:sz w:val="26"/>
        </w:rPr>
        <w:t>is</w:t>
      </w:r>
      <w:r w:rsidRPr="00B33663">
        <w:rPr>
          <w:spacing w:val="1"/>
          <w:sz w:val="26"/>
        </w:rPr>
        <w:t xml:space="preserve"> </w:t>
      </w:r>
      <w:r w:rsidRPr="00B33663">
        <w:rPr>
          <w:sz w:val="26"/>
        </w:rPr>
        <w:t>more</w:t>
      </w:r>
      <w:r w:rsidRPr="00B33663">
        <w:rPr>
          <w:spacing w:val="1"/>
          <w:sz w:val="26"/>
        </w:rPr>
        <w:t xml:space="preserve"> </w:t>
      </w:r>
      <w:r w:rsidRPr="00B33663">
        <w:rPr>
          <w:sz w:val="26"/>
        </w:rPr>
        <w:t>expensive</w:t>
      </w:r>
      <w:r w:rsidRPr="00B33663">
        <w:rPr>
          <w:spacing w:val="1"/>
          <w:sz w:val="26"/>
        </w:rPr>
        <w:t xml:space="preserve"> </w:t>
      </w:r>
      <w:r w:rsidRPr="00B33663">
        <w:rPr>
          <w:sz w:val="26"/>
        </w:rPr>
        <w:t>than</w:t>
      </w:r>
      <w:r w:rsidRPr="00B33663">
        <w:rPr>
          <w:spacing w:val="1"/>
          <w:sz w:val="26"/>
        </w:rPr>
        <w:t xml:space="preserve"> </w:t>
      </w:r>
      <w:r w:rsidRPr="00B33663">
        <w:rPr>
          <w:sz w:val="26"/>
        </w:rPr>
        <w:t>other</w:t>
      </w:r>
      <w:r w:rsidRPr="00B33663">
        <w:rPr>
          <w:spacing w:val="1"/>
          <w:sz w:val="26"/>
        </w:rPr>
        <w:t xml:space="preserve"> </w:t>
      </w:r>
      <w:r w:rsidRPr="00B33663">
        <w:rPr>
          <w:sz w:val="26"/>
        </w:rPr>
        <w:t>switching</w:t>
      </w:r>
      <w:r w:rsidRPr="00B33663">
        <w:rPr>
          <w:spacing w:val="1"/>
          <w:sz w:val="26"/>
        </w:rPr>
        <w:t xml:space="preserve"> </w:t>
      </w:r>
      <w:r w:rsidRPr="00B33663">
        <w:rPr>
          <w:sz w:val="26"/>
        </w:rPr>
        <w:t>techniques</w:t>
      </w:r>
      <w:r w:rsidRPr="00B33663">
        <w:rPr>
          <w:spacing w:val="1"/>
          <w:sz w:val="26"/>
        </w:rPr>
        <w:t xml:space="preserve"> </w:t>
      </w:r>
      <w:r w:rsidRPr="00B33663">
        <w:rPr>
          <w:sz w:val="26"/>
        </w:rPr>
        <w:t>as</w:t>
      </w:r>
      <w:r w:rsidRPr="00B33663">
        <w:rPr>
          <w:spacing w:val="1"/>
          <w:sz w:val="26"/>
        </w:rPr>
        <w:t xml:space="preserve"> </w:t>
      </w:r>
      <w:r w:rsidRPr="00B33663">
        <w:rPr>
          <w:sz w:val="26"/>
        </w:rPr>
        <w:t>a</w:t>
      </w:r>
      <w:r w:rsidRPr="00B33663">
        <w:rPr>
          <w:spacing w:val="1"/>
          <w:sz w:val="26"/>
        </w:rPr>
        <w:t xml:space="preserve"> </w:t>
      </w:r>
      <w:r w:rsidRPr="00B33663">
        <w:rPr>
          <w:sz w:val="26"/>
        </w:rPr>
        <w:t>dedicated</w:t>
      </w:r>
      <w:r w:rsidRPr="00B33663">
        <w:rPr>
          <w:spacing w:val="1"/>
          <w:sz w:val="26"/>
        </w:rPr>
        <w:t xml:space="preserve"> </w:t>
      </w:r>
      <w:r w:rsidRPr="00B33663">
        <w:rPr>
          <w:sz w:val="26"/>
        </w:rPr>
        <w:t>path</w:t>
      </w:r>
      <w:r w:rsidRPr="00B33663">
        <w:rPr>
          <w:spacing w:val="1"/>
          <w:sz w:val="26"/>
        </w:rPr>
        <w:t xml:space="preserve"> </w:t>
      </w:r>
      <w:r w:rsidRPr="00B33663">
        <w:rPr>
          <w:sz w:val="26"/>
        </w:rPr>
        <w:t>is</w:t>
      </w:r>
      <w:r w:rsidRPr="00B33663">
        <w:rPr>
          <w:spacing w:val="-62"/>
          <w:sz w:val="26"/>
        </w:rPr>
        <w:t xml:space="preserve"> </w:t>
      </w:r>
      <w:r w:rsidRPr="00B33663">
        <w:rPr>
          <w:sz w:val="26"/>
        </w:rPr>
        <w:t>required</w:t>
      </w:r>
      <w:r w:rsidRPr="00B33663">
        <w:rPr>
          <w:spacing w:val="-1"/>
          <w:sz w:val="26"/>
        </w:rPr>
        <w:t xml:space="preserve"> </w:t>
      </w:r>
      <w:r w:rsidRPr="00B33663">
        <w:rPr>
          <w:sz w:val="26"/>
        </w:rPr>
        <w:t>for each connection.</w:t>
      </w:r>
    </w:p>
    <w:p w14:paraId="3B714235" w14:textId="70C24EBF" w:rsidR="00087F39" w:rsidRPr="00B33663" w:rsidRDefault="00087F39" w:rsidP="00087F39">
      <w:pPr>
        <w:pStyle w:val="BodyText"/>
        <w:spacing w:before="8"/>
        <w:ind w:left="0"/>
        <w:rPr>
          <w:sz w:val="28"/>
          <w:szCs w:val="28"/>
        </w:rPr>
      </w:pPr>
      <w:r w:rsidRPr="00B33663">
        <w:rPr>
          <w:sz w:val="28"/>
          <w:szCs w:val="28"/>
        </w:rPr>
        <w:t xml:space="preserve">                        </w:t>
      </w:r>
    </w:p>
    <w:p w14:paraId="6953E4E1" w14:textId="3A92EDB0" w:rsidR="005D1239" w:rsidRPr="00B33663" w:rsidRDefault="005D1239" w:rsidP="00087F39">
      <w:pPr>
        <w:pStyle w:val="BodyText"/>
        <w:spacing w:before="8"/>
        <w:ind w:left="0"/>
        <w:rPr>
          <w:sz w:val="28"/>
          <w:szCs w:val="28"/>
        </w:rPr>
      </w:pPr>
    </w:p>
    <w:p w14:paraId="31B53E2C" w14:textId="0B6A5D69" w:rsidR="00E232A1" w:rsidRPr="00B33663" w:rsidRDefault="00E232A1" w:rsidP="00087F39">
      <w:pPr>
        <w:pStyle w:val="BodyText"/>
        <w:spacing w:before="8"/>
        <w:ind w:left="0"/>
        <w:rPr>
          <w:sz w:val="28"/>
          <w:szCs w:val="28"/>
        </w:rPr>
      </w:pPr>
    </w:p>
    <w:p w14:paraId="0A8E30E8" w14:textId="77777777" w:rsidR="00E232A1" w:rsidRPr="00B33663" w:rsidRDefault="00E232A1" w:rsidP="00087F39">
      <w:pPr>
        <w:pStyle w:val="BodyText"/>
        <w:spacing w:before="8"/>
        <w:ind w:left="0"/>
        <w:rPr>
          <w:sz w:val="28"/>
          <w:szCs w:val="28"/>
        </w:rPr>
      </w:pPr>
    </w:p>
    <w:p w14:paraId="5BE3DB36" w14:textId="53B71E9B" w:rsidR="005D1239" w:rsidRPr="00B33663" w:rsidRDefault="005D1239" w:rsidP="00087F39">
      <w:pPr>
        <w:pStyle w:val="BodyText"/>
        <w:spacing w:before="8"/>
        <w:ind w:left="0"/>
        <w:rPr>
          <w:sz w:val="28"/>
          <w:szCs w:val="28"/>
        </w:rPr>
      </w:pPr>
    </w:p>
    <w:p w14:paraId="331E1353" w14:textId="0AAC127A" w:rsidR="005D1239" w:rsidRPr="00B33663" w:rsidRDefault="005D1239" w:rsidP="00087F39">
      <w:pPr>
        <w:pStyle w:val="BodyText"/>
        <w:spacing w:before="8"/>
        <w:ind w:left="0"/>
        <w:rPr>
          <w:sz w:val="28"/>
          <w:szCs w:val="28"/>
        </w:rPr>
      </w:pPr>
    </w:p>
    <w:p w14:paraId="064D7DB5" w14:textId="792A62AF" w:rsidR="005D1239" w:rsidRPr="00B33663" w:rsidRDefault="005D1239" w:rsidP="00087F39">
      <w:pPr>
        <w:pStyle w:val="BodyText"/>
        <w:spacing w:before="8"/>
        <w:ind w:left="0"/>
        <w:rPr>
          <w:sz w:val="28"/>
          <w:szCs w:val="28"/>
        </w:rPr>
      </w:pPr>
    </w:p>
    <w:p w14:paraId="6A18C264" w14:textId="203F9157" w:rsidR="005D1239" w:rsidRPr="00B33663" w:rsidRDefault="005D1239" w:rsidP="00087F39">
      <w:pPr>
        <w:pStyle w:val="BodyText"/>
        <w:spacing w:before="8"/>
        <w:ind w:left="0"/>
        <w:rPr>
          <w:sz w:val="28"/>
          <w:szCs w:val="28"/>
        </w:rPr>
      </w:pPr>
    </w:p>
    <w:p w14:paraId="41B767D5" w14:textId="72004FED" w:rsidR="005D1239" w:rsidRPr="00B33663" w:rsidRDefault="005D1239" w:rsidP="00087F39">
      <w:pPr>
        <w:pStyle w:val="BodyText"/>
        <w:spacing w:before="8"/>
        <w:ind w:left="0"/>
        <w:rPr>
          <w:sz w:val="28"/>
          <w:szCs w:val="28"/>
        </w:rPr>
      </w:pPr>
    </w:p>
    <w:p w14:paraId="11071FED" w14:textId="684122BB" w:rsidR="005D1239" w:rsidRPr="00B33663" w:rsidRDefault="005D1239" w:rsidP="00087F39">
      <w:pPr>
        <w:pStyle w:val="BodyText"/>
        <w:spacing w:before="8"/>
        <w:ind w:left="0"/>
        <w:rPr>
          <w:sz w:val="28"/>
          <w:szCs w:val="28"/>
        </w:rPr>
      </w:pPr>
    </w:p>
    <w:p w14:paraId="25DE44A4" w14:textId="751279DE" w:rsidR="005D1239" w:rsidRPr="00B33663" w:rsidRDefault="005D1239" w:rsidP="00087F39">
      <w:pPr>
        <w:pStyle w:val="BodyText"/>
        <w:spacing w:before="8"/>
        <w:ind w:left="0"/>
        <w:rPr>
          <w:sz w:val="28"/>
          <w:szCs w:val="28"/>
        </w:rPr>
      </w:pPr>
    </w:p>
    <w:p w14:paraId="60DA1FD9" w14:textId="3EBB3CBF" w:rsidR="005D1239" w:rsidRPr="00B33663" w:rsidRDefault="005D1239" w:rsidP="00087F39">
      <w:pPr>
        <w:pStyle w:val="BodyText"/>
        <w:spacing w:before="8"/>
        <w:ind w:left="0"/>
        <w:rPr>
          <w:sz w:val="28"/>
          <w:szCs w:val="28"/>
        </w:rPr>
      </w:pPr>
    </w:p>
    <w:p w14:paraId="301631F9" w14:textId="62545E0E" w:rsidR="005D1239" w:rsidRPr="00B33663" w:rsidRDefault="005D1239" w:rsidP="00087F39">
      <w:pPr>
        <w:pStyle w:val="BodyText"/>
        <w:spacing w:before="8"/>
        <w:ind w:left="0"/>
        <w:rPr>
          <w:sz w:val="28"/>
          <w:szCs w:val="28"/>
        </w:rPr>
      </w:pPr>
    </w:p>
    <w:p w14:paraId="59A92177" w14:textId="51469758" w:rsidR="005D1239" w:rsidRPr="00B33663" w:rsidRDefault="005D1239" w:rsidP="00087F39">
      <w:pPr>
        <w:pStyle w:val="BodyText"/>
        <w:spacing w:before="8"/>
        <w:ind w:left="0"/>
        <w:rPr>
          <w:sz w:val="28"/>
          <w:szCs w:val="28"/>
        </w:rPr>
      </w:pPr>
    </w:p>
    <w:p w14:paraId="1C28EB41" w14:textId="3BFB5D15" w:rsidR="005D1239" w:rsidRPr="00B33663" w:rsidRDefault="005D1239" w:rsidP="00087F39">
      <w:pPr>
        <w:pStyle w:val="BodyText"/>
        <w:spacing w:before="8"/>
        <w:ind w:left="0"/>
        <w:rPr>
          <w:sz w:val="28"/>
          <w:szCs w:val="28"/>
        </w:rPr>
      </w:pPr>
    </w:p>
    <w:p w14:paraId="352EBE94" w14:textId="2568A8EC" w:rsidR="005D1239" w:rsidRPr="00B33663" w:rsidRDefault="005D1239" w:rsidP="00087F39">
      <w:pPr>
        <w:pStyle w:val="BodyText"/>
        <w:spacing w:before="8"/>
        <w:ind w:left="0"/>
        <w:rPr>
          <w:sz w:val="28"/>
          <w:szCs w:val="28"/>
        </w:rPr>
      </w:pPr>
    </w:p>
    <w:p w14:paraId="3B2535FC" w14:textId="10D42962" w:rsidR="005D1239" w:rsidRPr="00B33663" w:rsidRDefault="005D1239" w:rsidP="00087F39">
      <w:pPr>
        <w:pStyle w:val="BodyText"/>
        <w:spacing w:before="8"/>
        <w:ind w:left="0"/>
        <w:rPr>
          <w:sz w:val="28"/>
          <w:szCs w:val="28"/>
        </w:rPr>
      </w:pPr>
    </w:p>
    <w:p w14:paraId="36445BC9" w14:textId="34A619CB" w:rsidR="005D1239" w:rsidRPr="00B33663" w:rsidRDefault="005D1239" w:rsidP="00087F39">
      <w:pPr>
        <w:pStyle w:val="BodyText"/>
        <w:spacing w:before="8"/>
        <w:ind w:left="0"/>
        <w:rPr>
          <w:sz w:val="28"/>
          <w:szCs w:val="28"/>
        </w:rPr>
      </w:pPr>
      <w:r w:rsidRPr="00B33663">
        <w:rPr>
          <w:sz w:val="28"/>
          <w:szCs w:val="28"/>
        </w:rPr>
        <w:lastRenderedPageBreak/>
        <w:t>Part – C (Answers)</w:t>
      </w:r>
    </w:p>
    <w:p w14:paraId="63384B5F" w14:textId="79D06E15" w:rsidR="005D1239" w:rsidRPr="00B33663" w:rsidRDefault="005D1239" w:rsidP="00087F39">
      <w:pPr>
        <w:pStyle w:val="BodyText"/>
        <w:spacing w:before="8"/>
        <w:ind w:left="0"/>
        <w:rPr>
          <w:sz w:val="28"/>
          <w:szCs w:val="28"/>
        </w:rPr>
      </w:pPr>
      <w:r w:rsidRPr="00B33663">
        <w:rPr>
          <w:noProof/>
          <w:sz w:val="28"/>
          <w:szCs w:val="28"/>
          <w:lang w:val="en-IN" w:eastAsia="en-IN"/>
        </w:rPr>
        <w:drawing>
          <wp:inline distT="0" distB="0" distL="0" distR="0" wp14:anchorId="703D1AEA" wp14:editId="733E678F">
            <wp:extent cx="5153744" cy="7887801"/>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153744" cy="7887801"/>
                    </a:xfrm>
                    <a:prstGeom prst="rect">
                      <a:avLst/>
                    </a:prstGeom>
                  </pic:spPr>
                </pic:pic>
              </a:graphicData>
            </a:graphic>
          </wp:inline>
        </w:drawing>
      </w:r>
    </w:p>
    <w:p w14:paraId="4C1C13D0" w14:textId="6C6445C9" w:rsidR="005D1239" w:rsidRPr="00B33663" w:rsidRDefault="005D1239" w:rsidP="00087F39">
      <w:pPr>
        <w:pStyle w:val="BodyText"/>
        <w:spacing w:before="8"/>
        <w:ind w:left="0"/>
        <w:rPr>
          <w:sz w:val="28"/>
          <w:szCs w:val="28"/>
        </w:rPr>
      </w:pPr>
      <w:r w:rsidRPr="00B33663">
        <w:rPr>
          <w:noProof/>
          <w:sz w:val="28"/>
          <w:szCs w:val="28"/>
          <w:lang w:val="en-IN" w:eastAsia="en-IN"/>
        </w:rPr>
        <w:lastRenderedPageBreak/>
        <w:drawing>
          <wp:inline distT="0" distB="0" distL="0" distR="0" wp14:anchorId="1725D959" wp14:editId="220FE88D">
            <wp:extent cx="4972744" cy="8297433"/>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972744" cy="8297433"/>
                    </a:xfrm>
                    <a:prstGeom prst="rect">
                      <a:avLst/>
                    </a:prstGeom>
                  </pic:spPr>
                </pic:pic>
              </a:graphicData>
            </a:graphic>
          </wp:inline>
        </w:drawing>
      </w:r>
    </w:p>
    <w:p w14:paraId="5DD62C8D" w14:textId="075EE974" w:rsidR="005D1239" w:rsidRPr="00B33663" w:rsidRDefault="005D1239" w:rsidP="00087F39">
      <w:pPr>
        <w:pStyle w:val="BodyText"/>
        <w:spacing w:before="8"/>
        <w:ind w:left="0"/>
        <w:rPr>
          <w:sz w:val="28"/>
          <w:szCs w:val="28"/>
        </w:rPr>
      </w:pPr>
    </w:p>
    <w:p w14:paraId="5F2EBD89" w14:textId="49A2F2C7" w:rsidR="005D1239" w:rsidRPr="00B33663" w:rsidRDefault="005D1239" w:rsidP="00087F39">
      <w:pPr>
        <w:pStyle w:val="BodyText"/>
        <w:spacing w:before="8"/>
        <w:ind w:left="0"/>
        <w:rPr>
          <w:sz w:val="28"/>
          <w:szCs w:val="28"/>
        </w:rPr>
      </w:pPr>
    </w:p>
    <w:p w14:paraId="0B48A772" w14:textId="1F3529BE" w:rsidR="005D1239" w:rsidRPr="00B33663" w:rsidRDefault="005D1239" w:rsidP="00087F39">
      <w:pPr>
        <w:pStyle w:val="BodyText"/>
        <w:spacing w:before="8"/>
        <w:ind w:left="0"/>
        <w:rPr>
          <w:sz w:val="28"/>
          <w:szCs w:val="28"/>
        </w:rPr>
      </w:pPr>
    </w:p>
    <w:p w14:paraId="558F1F23" w14:textId="0C659815" w:rsidR="005D1239" w:rsidRPr="00B33663" w:rsidRDefault="005D1239" w:rsidP="00087F39">
      <w:pPr>
        <w:pStyle w:val="BodyText"/>
        <w:spacing w:before="8"/>
        <w:ind w:left="0"/>
        <w:rPr>
          <w:sz w:val="28"/>
          <w:szCs w:val="28"/>
        </w:rPr>
      </w:pPr>
    </w:p>
    <w:p w14:paraId="3088153A" w14:textId="5C76D3DC" w:rsidR="005D1239" w:rsidRPr="00B33663" w:rsidRDefault="005D1239" w:rsidP="00087F39">
      <w:pPr>
        <w:pStyle w:val="BodyText"/>
        <w:spacing w:before="8"/>
        <w:ind w:left="0"/>
        <w:rPr>
          <w:sz w:val="28"/>
          <w:szCs w:val="28"/>
        </w:rPr>
      </w:pPr>
    </w:p>
    <w:p w14:paraId="55AA8CC4" w14:textId="1D32CC6C" w:rsidR="005D1239" w:rsidRPr="00B33663" w:rsidRDefault="005D1239" w:rsidP="00087F39">
      <w:pPr>
        <w:pStyle w:val="BodyText"/>
        <w:spacing w:before="8"/>
        <w:ind w:left="0"/>
        <w:rPr>
          <w:sz w:val="28"/>
          <w:szCs w:val="28"/>
        </w:rPr>
      </w:pPr>
    </w:p>
    <w:p w14:paraId="40D90BAC" w14:textId="77777777" w:rsidR="005D1239" w:rsidRPr="00B33663" w:rsidRDefault="005D1239" w:rsidP="00087F39">
      <w:pPr>
        <w:pStyle w:val="BodyText"/>
        <w:spacing w:before="8"/>
        <w:ind w:left="0"/>
        <w:rPr>
          <w:sz w:val="28"/>
          <w:szCs w:val="28"/>
        </w:rPr>
      </w:pPr>
    </w:p>
    <w:p w14:paraId="7F43ACA6" w14:textId="5BF9A52A" w:rsidR="005D1239" w:rsidRPr="00B33663" w:rsidRDefault="005D1239" w:rsidP="00087F39">
      <w:pPr>
        <w:pStyle w:val="BodyText"/>
        <w:spacing w:before="8"/>
        <w:ind w:left="0"/>
        <w:rPr>
          <w:sz w:val="28"/>
          <w:szCs w:val="28"/>
        </w:rPr>
      </w:pPr>
      <w:r w:rsidRPr="00B33663">
        <w:rPr>
          <w:noProof/>
          <w:lang w:val="en-IN" w:eastAsia="en-IN"/>
        </w:rPr>
        <w:t xml:space="preserve"> </w:t>
      </w:r>
      <w:r w:rsidRPr="00B33663">
        <w:rPr>
          <w:noProof/>
          <w:sz w:val="28"/>
          <w:szCs w:val="28"/>
          <w:lang w:val="en-IN" w:eastAsia="en-IN"/>
        </w:rPr>
        <w:drawing>
          <wp:inline distT="0" distB="0" distL="0" distR="0" wp14:anchorId="3C00CA82" wp14:editId="0565A90F">
            <wp:extent cx="5982535" cy="82307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82535" cy="8230749"/>
                    </a:xfrm>
                    <a:prstGeom prst="rect">
                      <a:avLst/>
                    </a:prstGeom>
                  </pic:spPr>
                </pic:pic>
              </a:graphicData>
            </a:graphic>
          </wp:inline>
        </w:drawing>
      </w:r>
    </w:p>
    <w:p w14:paraId="5D7CCD77" w14:textId="1F17F15E" w:rsidR="005D1239" w:rsidRPr="00B33663" w:rsidRDefault="00D20B97" w:rsidP="00087F39">
      <w:pPr>
        <w:pStyle w:val="BodyText"/>
        <w:spacing w:before="8"/>
        <w:ind w:left="0"/>
        <w:rPr>
          <w:sz w:val="28"/>
          <w:szCs w:val="28"/>
        </w:rPr>
      </w:pPr>
      <w:r w:rsidRPr="00B33663">
        <w:rPr>
          <w:sz w:val="28"/>
          <w:szCs w:val="28"/>
        </w:rPr>
        <w:t>1``</w:t>
      </w:r>
    </w:p>
    <w:sectPr w:rsidR="005D1239" w:rsidRPr="00B33663" w:rsidSect="00CD7E1A">
      <w:headerReference w:type="default" r:id="rId105"/>
      <w:footerReference w:type="default" r:id="rId106"/>
      <w:pgSz w:w="11910" w:h="16840"/>
      <w:pgMar w:top="1100" w:right="800" w:bottom="980" w:left="1320" w:header="721" w:footer="787" w:gutter="0"/>
      <w:pgBorders w:offsetFrom="page">
        <w:top w:val="thinThickSmallGap" w:sz="18" w:space="25" w:color="000000"/>
        <w:left w:val="thinThickSmallGap" w:sz="18" w:space="25" w:color="000000"/>
        <w:bottom w:val="thickThinSmallGap" w:sz="18" w:space="25" w:color="000000"/>
        <w:right w:val="thickThinSmallGap" w:sz="18"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3A7FCF" w14:textId="77777777" w:rsidR="004675E5" w:rsidRDefault="004675E5" w:rsidP="00CD7E1A">
      <w:r>
        <w:separator/>
      </w:r>
    </w:p>
  </w:endnote>
  <w:endnote w:type="continuationSeparator" w:id="0">
    <w:p w14:paraId="6DADA8AD" w14:textId="77777777" w:rsidR="004675E5" w:rsidRDefault="004675E5" w:rsidP="00CD7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CD0C16" w14:textId="77777777" w:rsidR="00EB3154" w:rsidRDefault="00EB31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2000ED" w14:textId="77777777" w:rsidR="00EB3154" w:rsidRDefault="00EB3154">
    <w:pPr>
      <w:pStyle w:val="BodyText"/>
      <w:spacing w:line="14" w:lineRule="auto"/>
      <w:ind w:left="0"/>
      <w:rPr>
        <w:sz w:val="20"/>
      </w:rPr>
    </w:pPr>
    <w:r>
      <w:pict w14:anchorId="6E4701E3">
        <v:shapetype id="_x0000_t202" coordsize="21600,21600" o:spt="202" path="m,l,21600r21600,l21600,xe">
          <v:stroke joinstyle="miter"/>
          <v:path gradientshapeok="t" o:connecttype="rect"/>
        </v:shapetype>
        <v:shape id="_x0000_s2054" type="#_x0000_t202" style="position:absolute;margin-left:297.8pt;margin-top:791.6pt;width:18pt;height:15.3pt;z-index:-16710144;mso-position-horizontal-relative:page;mso-position-vertical-relative:page" filled="f" stroked="f">
          <v:textbox inset="0,0,0,0">
            <w:txbxContent>
              <w:p w14:paraId="0EA61DBE" w14:textId="14194561" w:rsidR="00EB3154" w:rsidRDefault="00EB3154">
                <w:pPr>
                  <w:spacing w:before="10"/>
                  <w:ind w:left="60"/>
                  <w:rPr>
                    <w:sz w:val="24"/>
                  </w:rPr>
                </w:pPr>
                <w:r>
                  <w:fldChar w:fldCharType="begin"/>
                </w:r>
                <w:r>
                  <w:rPr>
                    <w:sz w:val="24"/>
                  </w:rPr>
                  <w:instrText xml:space="preserve"> PAGE </w:instrText>
                </w:r>
                <w:r>
                  <w:fldChar w:fldCharType="separate"/>
                </w:r>
                <w:r w:rsidR="002C0F97">
                  <w:rPr>
                    <w:noProof/>
                    <w:sz w:val="24"/>
                  </w:rPr>
                  <w:t>9</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2D461" w14:textId="77777777" w:rsidR="00EB3154" w:rsidRDefault="00EB31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260CA3" w14:textId="77777777" w:rsidR="00EB3154" w:rsidRDefault="00EB3154">
    <w:pPr>
      <w:pStyle w:val="BodyText"/>
      <w:spacing w:line="14" w:lineRule="auto"/>
      <w:ind w:left="0"/>
      <w:rPr>
        <w:sz w:val="20"/>
      </w:rPr>
    </w:pPr>
    <w:r>
      <w:pict w14:anchorId="25716E8F">
        <v:shapetype id="_x0000_t202" coordsize="21600,21600" o:spt="202" path="m,l,21600r21600,l21600,xe">
          <v:stroke joinstyle="miter"/>
          <v:path gradientshapeok="t" o:connecttype="rect"/>
        </v:shapetype>
        <v:shape id="_x0000_s2049" type="#_x0000_t202" style="position:absolute;margin-left:297.8pt;margin-top:791.6pt;width:18pt;height:15.3pt;z-index:-16707584;mso-position-horizontal-relative:page;mso-position-vertical-relative:page" filled="f" stroked="f">
          <v:textbox inset="0,0,0,0">
            <w:txbxContent>
              <w:p w14:paraId="0B4D7672" w14:textId="7E91742E" w:rsidR="00EB3154" w:rsidRDefault="00EB3154">
                <w:pPr>
                  <w:spacing w:before="10"/>
                  <w:ind w:left="60"/>
                  <w:rPr>
                    <w:sz w:val="24"/>
                  </w:rPr>
                </w:pPr>
                <w:r>
                  <w:fldChar w:fldCharType="begin"/>
                </w:r>
                <w:r>
                  <w:rPr>
                    <w:sz w:val="24"/>
                  </w:rPr>
                  <w:instrText xml:space="preserve"> PAGE </w:instrText>
                </w:r>
                <w:r>
                  <w:fldChar w:fldCharType="separate"/>
                </w:r>
                <w:r w:rsidR="002C0F97">
                  <w:rPr>
                    <w:noProof/>
                    <w:sz w:val="24"/>
                  </w:rPr>
                  <w:t>55</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5D47B4" w14:textId="77777777" w:rsidR="004675E5" w:rsidRDefault="004675E5" w:rsidP="00CD7E1A">
      <w:r>
        <w:separator/>
      </w:r>
    </w:p>
  </w:footnote>
  <w:footnote w:type="continuationSeparator" w:id="0">
    <w:p w14:paraId="30EBD617" w14:textId="77777777" w:rsidR="004675E5" w:rsidRDefault="004675E5" w:rsidP="00CD7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8715F" w14:textId="77777777" w:rsidR="00EB3154" w:rsidRDefault="00EB31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AFB1B" w14:textId="77777777" w:rsidR="00EB3154" w:rsidRDefault="00EB3154">
    <w:pPr>
      <w:pStyle w:val="BodyText"/>
      <w:spacing w:line="14" w:lineRule="auto"/>
      <w:ind w:left="0"/>
      <w:rPr>
        <w:sz w:val="20"/>
      </w:rPr>
    </w:pPr>
    <w:r>
      <w:pict w14:anchorId="7E502A24">
        <v:shapetype id="_x0000_t202" coordsize="21600,21600" o:spt="202" path="m,l,21600r21600,l21600,xe">
          <v:stroke joinstyle="miter"/>
          <v:path gradientshapeok="t" o:connecttype="rect"/>
        </v:shapetype>
        <v:shape id="_x0000_s2056" type="#_x0000_t202" style="position:absolute;margin-left:89pt;margin-top:35.05pt;width:248.6pt;height:20.75pt;z-index:-16711168;mso-position-horizontal-relative:page;mso-position-vertical-relative:page" filled="f" stroked="f">
          <v:textbox inset="0,0,0,0">
            <w:txbxContent>
              <w:p w14:paraId="08319A5B" w14:textId="77777777" w:rsidR="00EB3154" w:rsidRPr="00087F39" w:rsidRDefault="00EB3154" w:rsidP="00DF4563">
                <w:pPr>
                  <w:spacing w:before="19"/>
                  <w:ind w:left="20"/>
                  <w:rPr>
                    <w:rFonts w:ascii="Cambria" w:hAnsi="Cambria"/>
                    <w:b/>
                    <w:i/>
                    <w:sz w:val="32"/>
                    <w:szCs w:val="32"/>
                  </w:rPr>
                </w:pPr>
                <w:r w:rsidRPr="00087F39">
                  <w:rPr>
                    <w:rFonts w:ascii="Cambria" w:hAnsi="Cambria"/>
                    <w:b/>
                    <w:i/>
                    <w:sz w:val="32"/>
                    <w:szCs w:val="32"/>
                  </w:rPr>
                  <w:t>CS3591 COMPUTER</w:t>
                </w:r>
                <w:r>
                  <w:rPr>
                    <w:rFonts w:ascii="Cambria" w:hAnsi="Cambria"/>
                    <w:b/>
                    <w:i/>
                    <w:sz w:val="32"/>
                    <w:szCs w:val="32"/>
                  </w:rPr>
                  <w:t xml:space="preserve"> </w:t>
                </w:r>
                <w:r w:rsidRPr="00087F39">
                  <w:rPr>
                    <w:rFonts w:ascii="Cambria" w:hAnsi="Cambria"/>
                    <w:b/>
                    <w:i/>
                    <w:sz w:val="32"/>
                    <w:szCs w:val="32"/>
                  </w:rPr>
                  <w:t xml:space="preserve"> NETWORKS</w:t>
                </w:r>
              </w:p>
              <w:p w14:paraId="5EB89DE8" w14:textId="77777777" w:rsidR="00EB3154" w:rsidRDefault="00EB3154">
                <w:pPr>
                  <w:spacing w:before="19"/>
                  <w:ind w:left="20"/>
                  <w:rPr>
                    <w:rFonts w:ascii="Cambria"/>
                    <w:b/>
                    <w:i/>
                    <w:sz w:val="32"/>
                  </w:rPr>
                </w:pPr>
              </w:p>
            </w:txbxContent>
          </v:textbox>
          <w10:wrap anchorx="page" anchory="page"/>
        </v:shape>
      </w:pict>
    </w:r>
  </w:p>
  <w:p w14:paraId="2BA63ED2" w14:textId="77777777" w:rsidR="00EB3154" w:rsidRDefault="00EB3154">
    <w:pPr>
      <w:pStyle w:val="BodyText"/>
      <w:spacing w:line="14" w:lineRule="auto"/>
      <w:ind w:left="0"/>
      <w:rPr>
        <w:sz w:val="20"/>
      </w:rPr>
    </w:pPr>
    <w:r>
      <w:pict w14:anchorId="51B352D7">
        <v:shape id="_x0000_s2055" type="#_x0000_t202" style="position:absolute;margin-left:463.25pt;margin-top:35.05pt;width:52.1pt;height:20.75pt;z-index:-16710656;mso-position-horizontal-relative:page;mso-position-vertical-relative:page" filled="f" stroked="f">
          <v:textbox inset="0,0,0,0">
            <w:txbxContent>
              <w:p w14:paraId="6CD22D9B" w14:textId="77777777" w:rsidR="00EB3154" w:rsidRDefault="00EB3154">
                <w:pPr>
                  <w:spacing w:before="19"/>
                  <w:ind w:left="20"/>
                  <w:rPr>
                    <w:rFonts w:ascii="Cambria"/>
                    <w:b/>
                    <w:i/>
                    <w:sz w:val="32"/>
                  </w:rPr>
                </w:pPr>
                <w:r>
                  <w:rPr>
                    <w:rFonts w:ascii="Cambria"/>
                    <w:b/>
                    <w:i/>
                    <w:sz w:val="32"/>
                  </w:rPr>
                  <w:t>Unit-</w:t>
                </w:r>
                <w:r>
                  <w:rPr>
                    <w:rFonts w:ascii="Cambria"/>
                    <w:b/>
                    <w:i/>
                    <w:spacing w:val="-3"/>
                    <w:sz w:val="32"/>
                  </w:rPr>
                  <w:t xml:space="preserve"> </w:t>
                </w:r>
                <w:r>
                  <w:rPr>
                    <w:rFonts w:ascii="Cambria"/>
                    <w:b/>
                    <w:i/>
                    <w:sz w:val="32"/>
                  </w:rPr>
                  <w:t>V</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5F193" w14:textId="77777777" w:rsidR="00EB3154" w:rsidRDefault="00EB315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BD91" w14:textId="77777777" w:rsidR="00EB3154" w:rsidRDefault="00EB3154">
    <w:pPr>
      <w:pStyle w:val="BodyText"/>
      <w:spacing w:line="14" w:lineRule="auto"/>
      <w:ind w:left="0"/>
      <w:rPr>
        <w:sz w:val="20"/>
      </w:rPr>
    </w:pPr>
    <w:r>
      <w:pict w14:anchorId="54F3A29B">
        <v:shapetype id="_x0000_t202" coordsize="21600,21600" o:spt="202" path="m,l,21600r21600,l21600,xe">
          <v:stroke joinstyle="miter"/>
          <v:path gradientshapeok="t" o:connecttype="rect"/>
        </v:shapetype>
        <v:shape id="_x0000_s2051" type="#_x0000_t202" style="position:absolute;margin-left:89pt;margin-top:35.05pt;width:259pt;height:20.75pt;z-index:-16708608;mso-position-horizontal-relative:page;mso-position-vertical-relative:page" filled="f" stroked="f">
          <v:textbox inset="0,0,0,0">
            <w:txbxContent>
              <w:p w14:paraId="2C1B3537" w14:textId="77777777" w:rsidR="00EB3154" w:rsidRPr="00087F39" w:rsidRDefault="00EB3154">
                <w:pPr>
                  <w:spacing w:before="19"/>
                  <w:ind w:left="20"/>
                  <w:rPr>
                    <w:rFonts w:ascii="Cambria" w:hAnsi="Cambria"/>
                    <w:b/>
                    <w:i/>
                    <w:sz w:val="32"/>
                    <w:szCs w:val="32"/>
                  </w:rPr>
                </w:pPr>
                <w:r w:rsidRPr="00087F39">
                  <w:rPr>
                    <w:rFonts w:ascii="Cambria" w:hAnsi="Cambria"/>
                    <w:b/>
                    <w:i/>
                    <w:sz w:val="32"/>
                    <w:szCs w:val="32"/>
                  </w:rPr>
                  <w:t>CS3591 COMPUTER</w:t>
                </w:r>
                <w:r>
                  <w:rPr>
                    <w:rFonts w:ascii="Cambria" w:hAnsi="Cambria"/>
                    <w:b/>
                    <w:i/>
                    <w:sz w:val="32"/>
                    <w:szCs w:val="32"/>
                  </w:rPr>
                  <w:t xml:space="preserve"> </w:t>
                </w:r>
                <w:r w:rsidRPr="00087F39">
                  <w:rPr>
                    <w:rFonts w:ascii="Cambria" w:hAnsi="Cambria"/>
                    <w:b/>
                    <w:i/>
                    <w:sz w:val="32"/>
                    <w:szCs w:val="32"/>
                  </w:rPr>
                  <w:t xml:space="preserve"> NETWORKS</w:t>
                </w:r>
              </w:p>
            </w:txbxContent>
          </v:textbox>
          <w10:wrap anchorx="page" anchory="page"/>
        </v:shape>
      </w:pict>
    </w:r>
    <w:r>
      <w:pict w14:anchorId="5E86B1B9">
        <v:shape id="_x0000_s2050" type="#_x0000_t202" style="position:absolute;margin-left:463.25pt;margin-top:35.05pt;width:52.1pt;height:20.75pt;z-index:-16708096;mso-position-horizontal-relative:page;mso-position-vertical-relative:page" filled="f" stroked="f">
          <v:textbox inset="0,0,0,0">
            <w:txbxContent>
              <w:p w14:paraId="7F819EAA" w14:textId="77777777" w:rsidR="00EB3154" w:rsidRDefault="00EB3154">
                <w:pPr>
                  <w:spacing w:before="19"/>
                  <w:ind w:left="20"/>
                  <w:rPr>
                    <w:rFonts w:ascii="Cambria"/>
                    <w:b/>
                    <w:i/>
                    <w:sz w:val="32"/>
                  </w:rPr>
                </w:pPr>
                <w:r>
                  <w:rPr>
                    <w:rFonts w:ascii="Cambria"/>
                    <w:b/>
                    <w:i/>
                    <w:sz w:val="32"/>
                  </w:rPr>
                  <w:t>Unit-</w:t>
                </w:r>
                <w:r>
                  <w:rPr>
                    <w:rFonts w:ascii="Cambria"/>
                    <w:b/>
                    <w:i/>
                    <w:spacing w:val="-3"/>
                    <w:sz w:val="32"/>
                  </w:rPr>
                  <w:t xml:space="preserve"> </w:t>
                </w:r>
                <w:r>
                  <w:rPr>
                    <w:rFonts w:ascii="Cambria"/>
                    <w:b/>
                    <w:i/>
                    <w:sz w:val="32"/>
                  </w:rPr>
                  <w:t>V</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8368D"/>
    <w:multiLevelType w:val="hybridMultilevel"/>
    <w:tmpl w:val="0F72E89A"/>
    <w:lvl w:ilvl="0" w:tplc="0BAE906A">
      <w:start w:val="1"/>
      <w:numFmt w:val="decimal"/>
      <w:lvlText w:val="%1."/>
      <w:lvlJc w:val="left"/>
      <w:pPr>
        <w:ind w:left="1060" w:hanging="360"/>
        <w:jc w:val="left"/>
      </w:pPr>
      <w:rPr>
        <w:rFonts w:ascii="Times New Roman" w:eastAsia="Times New Roman" w:hAnsi="Times New Roman" w:cs="Times New Roman" w:hint="default"/>
        <w:w w:val="100"/>
        <w:sz w:val="24"/>
        <w:szCs w:val="24"/>
        <w:lang w:val="en-US" w:eastAsia="en-US" w:bidi="ar-SA"/>
      </w:rPr>
    </w:lvl>
    <w:lvl w:ilvl="1" w:tplc="9648C15A">
      <w:start w:val="1"/>
      <w:numFmt w:val="decimal"/>
      <w:lvlText w:val="%2."/>
      <w:lvlJc w:val="left"/>
      <w:pPr>
        <w:ind w:left="1329" w:hanging="270"/>
        <w:jc w:val="left"/>
      </w:pPr>
      <w:rPr>
        <w:rFonts w:ascii="Times New Roman" w:eastAsia="Times New Roman" w:hAnsi="Times New Roman" w:cs="Times New Roman" w:hint="default"/>
        <w:b/>
        <w:bCs/>
        <w:w w:val="100"/>
        <w:sz w:val="26"/>
        <w:szCs w:val="26"/>
        <w:lang w:val="en-US" w:eastAsia="en-US" w:bidi="ar-SA"/>
      </w:rPr>
    </w:lvl>
    <w:lvl w:ilvl="2" w:tplc="211C7388">
      <w:numFmt w:val="bullet"/>
      <w:lvlText w:val=""/>
      <w:lvlJc w:val="left"/>
      <w:pPr>
        <w:ind w:left="2397" w:hanging="361"/>
      </w:pPr>
      <w:rPr>
        <w:rFonts w:ascii="Wingdings" w:eastAsia="Wingdings" w:hAnsi="Wingdings" w:cs="Wingdings" w:hint="default"/>
        <w:w w:val="100"/>
        <w:sz w:val="26"/>
        <w:szCs w:val="26"/>
        <w:lang w:val="en-US" w:eastAsia="en-US" w:bidi="ar-SA"/>
      </w:rPr>
    </w:lvl>
    <w:lvl w:ilvl="3" w:tplc="ABD214E8">
      <w:numFmt w:val="bullet"/>
      <w:lvlText w:val="•"/>
      <w:lvlJc w:val="left"/>
      <w:pPr>
        <w:ind w:left="2400" w:hanging="361"/>
      </w:pPr>
      <w:rPr>
        <w:rFonts w:hint="default"/>
        <w:lang w:val="en-US" w:eastAsia="en-US" w:bidi="ar-SA"/>
      </w:rPr>
    </w:lvl>
    <w:lvl w:ilvl="4" w:tplc="4C249A4E">
      <w:numFmt w:val="bullet"/>
      <w:lvlText w:val="•"/>
      <w:lvlJc w:val="left"/>
      <w:pPr>
        <w:ind w:left="3515" w:hanging="361"/>
      </w:pPr>
      <w:rPr>
        <w:rFonts w:hint="default"/>
        <w:lang w:val="en-US" w:eastAsia="en-US" w:bidi="ar-SA"/>
      </w:rPr>
    </w:lvl>
    <w:lvl w:ilvl="5" w:tplc="3AA64CD8">
      <w:numFmt w:val="bullet"/>
      <w:lvlText w:val="•"/>
      <w:lvlJc w:val="left"/>
      <w:pPr>
        <w:ind w:left="4630" w:hanging="361"/>
      </w:pPr>
      <w:rPr>
        <w:rFonts w:hint="default"/>
        <w:lang w:val="en-US" w:eastAsia="en-US" w:bidi="ar-SA"/>
      </w:rPr>
    </w:lvl>
    <w:lvl w:ilvl="6" w:tplc="51A23C90">
      <w:numFmt w:val="bullet"/>
      <w:lvlText w:val="•"/>
      <w:lvlJc w:val="left"/>
      <w:pPr>
        <w:ind w:left="5745" w:hanging="361"/>
      </w:pPr>
      <w:rPr>
        <w:rFonts w:hint="default"/>
        <w:lang w:val="en-US" w:eastAsia="en-US" w:bidi="ar-SA"/>
      </w:rPr>
    </w:lvl>
    <w:lvl w:ilvl="7" w:tplc="F3CA4F78">
      <w:numFmt w:val="bullet"/>
      <w:lvlText w:val="•"/>
      <w:lvlJc w:val="left"/>
      <w:pPr>
        <w:ind w:left="6861" w:hanging="361"/>
      </w:pPr>
      <w:rPr>
        <w:rFonts w:hint="default"/>
        <w:lang w:val="en-US" w:eastAsia="en-US" w:bidi="ar-SA"/>
      </w:rPr>
    </w:lvl>
    <w:lvl w:ilvl="8" w:tplc="2F227E62">
      <w:numFmt w:val="bullet"/>
      <w:lvlText w:val="•"/>
      <w:lvlJc w:val="left"/>
      <w:pPr>
        <w:ind w:left="7976" w:hanging="361"/>
      </w:pPr>
      <w:rPr>
        <w:rFonts w:hint="default"/>
        <w:lang w:val="en-US" w:eastAsia="en-US" w:bidi="ar-SA"/>
      </w:rPr>
    </w:lvl>
  </w:abstractNum>
  <w:abstractNum w:abstractNumId="1" w15:restartNumberingAfterBreak="0">
    <w:nsid w:val="052E6E4B"/>
    <w:multiLevelType w:val="hybridMultilevel"/>
    <w:tmpl w:val="1ED2AA28"/>
    <w:lvl w:ilvl="0" w:tplc="30C08D08">
      <w:numFmt w:val="bullet"/>
      <w:lvlText w:val=""/>
      <w:lvlJc w:val="left"/>
      <w:pPr>
        <w:ind w:left="1200" w:hanging="360"/>
      </w:pPr>
      <w:rPr>
        <w:rFonts w:ascii="Symbol" w:eastAsia="Symbol" w:hAnsi="Symbol" w:cs="Symbol" w:hint="default"/>
        <w:w w:val="99"/>
        <w:sz w:val="26"/>
        <w:szCs w:val="26"/>
        <w:lang w:val="en-US" w:eastAsia="en-US" w:bidi="ar-SA"/>
      </w:rPr>
    </w:lvl>
    <w:lvl w:ilvl="1" w:tplc="CD2454A6">
      <w:numFmt w:val="bullet"/>
      <w:lvlText w:val="o"/>
      <w:lvlJc w:val="left"/>
      <w:pPr>
        <w:ind w:left="1921" w:hanging="361"/>
      </w:pPr>
      <w:rPr>
        <w:rFonts w:hint="default"/>
        <w:w w:val="99"/>
        <w:lang w:val="en-US" w:eastAsia="en-US" w:bidi="ar-SA"/>
      </w:rPr>
    </w:lvl>
    <w:lvl w:ilvl="2" w:tplc="EC4A5DF2">
      <w:numFmt w:val="bullet"/>
      <w:lvlText w:val="•"/>
      <w:lvlJc w:val="left"/>
      <w:pPr>
        <w:ind w:left="2794" w:hanging="361"/>
      </w:pPr>
      <w:rPr>
        <w:rFonts w:hint="default"/>
        <w:lang w:val="en-US" w:eastAsia="en-US" w:bidi="ar-SA"/>
      </w:rPr>
    </w:lvl>
    <w:lvl w:ilvl="3" w:tplc="633679A2">
      <w:numFmt w:val="bullet"/>
      <w:lvlText w:val="•"/>
      <w:lvlJc w:val="left"/>
      <w:pPr>
        <w:ind w:left="3668" w:hanging="361"/>
      </w:pPr>
      <w:rPr>
        <w:rFonts w:hint="default"/>
        <w:lang w:val="en-US" w:eastAsia="en-US" w:bidi="ar-SA"/>
      </w:rPr>
    </w:lvl>
    <w:lvl w:ilvl="4" w:tplc="C602F1C2">
      <w:numFmt w:val="bullet"/>
      <w:lvlText w:val="•"/>
      <w:lvlJc w:val="left"/>
      <w:pPr>
        <w:ind w:left="4542" w:hanging="361"/>
      </w:pPr>
      <w:rPr>
        <w:rFonts w:hint="default"/>
        <w:lang w:val="en-US" w:eastAsia="en-US" w:bidi="ar-SA"/>
      </w:rPr>
    </w:lvl>
    <w:lvl w:ilvl="5" w:tplc="20ACD21E">
      <w:numFmt w:val="bullet"/>
      <w:lvlText w:val="•"/>
      <w:lvlJc w:val="left"/>
      <w:pPr>
        <w:ind w:left="5416" w:hanging="361"/>
      </w:pPr>
      <w:rPr>
        <w:rFonts w:hint="default"/>
        <w:lang w:val="en-US" w:eastAsia="en-US" w:bidi="ar-SA"/>
      </w:rPr>
    </w:lvl>
    <w:lvl w:ilvl="6" w:tplc="569AB7C8">
      <w:numFmt w:val="bullet"/>
      <w:lvlText w:val="•"/>
      <w:lvlJc w:val="left"/>
      <w:pPr>
        <w:ind w:left="6290" w:hanging="361"/>
      </w:pPr>
      <w:rPr>
        <w:rFonts w:hint="default"/>
        <w:lang w:val="en-US" w:eastAsia="en-US" w:bidi="ar-SA"/>
      </w:rPr>
    </w:lvl>
    <w:lvl w:ilvl="7" w:tplc="FC7EFDA6">
      <w:numFmt w:val="bullet"/>
      <w:lvlText w:val="•"/>
      <w:lvlJc w:val="left"/>
      <w:pPr>
        <w:ind w:left="7164" w:hanging="361"/>
      </w:pPr>
      <w:rPr>
        <w:rFonts w:hint="default"/>
        <w:lang w:val="en-US" w:eastAsia="en-US" w:bidi="ar-SA"/>
      </w:rPr>
    </w:lvl>
    <w:lvl w:ilvl="8" w:tplc="59C443EC">
      <w:numFmt w:val="bullet"/>
      <w:lvlText w:val="•"/>
      <w:lvlJc w:val="left"/>
      <w:pPr>
        <w:ind w:left="8038" w:hanging="361"/>
      </w:pPr>
      <w:rPr>
        <w:rFonts w:hint="default"/>
        <w:lang w:val="en-US" w:eastAsia="en-US" w:bidi="ar-SA"/>
      </w:rPr>
    </w:lvl>
  </w:abstractNum>
  <w:abstractNum w:abstractNumId="2" w15:restartNumberingAfterBreak="0">
    <w:nsid w:val="057335BB"/>
    <w:multiLevelType w:val="multilevel"/>
    <w:tmpl w:val="26A4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74482"/>
    <w:multiLevelType w:val="hybridMultilevel"/>
    <w:tmpl w:val="0366D790"/>
    <w:lvl w:ilvl="0" w:tplc="4300BB1C">
      <w:numFmt w:val="bullet"/>
      <w:lvlText w:val=""/>
      <w:lvlJc w:val="left"/>
      <w:pPr>
        <w:ind w:left="1200" w:hanging="360"/>
      </w:pPr>
      <w:rPr>
        <w:rFonts w:hint="default"/>
        <w:w w:val="99"/>
        <w:lang w:val="en-US" w:eastAsia="en-US" w:bidi="ar-SA"/>
      </w:rPr>
    </w:lvl>
    <w:lvl w:ilvl="1" w:tplc="B4D874F6">
      <w:numFmt w:val="bullet"/>
      <w:lvlText w:val=""/>
      <w:lvlJc w:val="left"/>
      <w:pPr>
        <w:ind w:left="1291" w:hanging="269"/>
      </w:pPr>
      <w:rPr>
        <w:rFonts w:ascii="Wingdings" w:eastAsia="Wingdings" w:hAnsi="Wingdings" w:cs="Wingdings" w:hint="default"/>
        <w:w w:val="99"/>
        <w:sz w:val="26"/>
        <w:szCs w:val="26"/>
        <w:lang w:val="en-US" w:eastAsia="en-US" w:bidi="ar-SA"/>
      </w:rPr>
    </w:lvl>
    <w:lvl w:ilvl="2" w:tplc="6CAEEE48">
      <w:numFmt w:val="bullet"/>
      <w:lvlText w:val="•"/>
      <w:lvlJc w:val="left"/>
      <w:pPr>
        <w:ind w:left="2242" w:hanging="269"/>
      </w:pPr>
      <w:rPr>
        <w:rFonts w:hint="default"/>
        <w:lang w:val="en-US" w:eastAsia="en-US" w:bidi="ar-SA"/>
      </w:rPr>
    </w:lvl>
    <w:lvl w:ilvl="3" w:tplc="DF88226A">
      <w:numFmt w:val="bullet"/>
      <w:lvlText w:val="•"/>
      <w:lvlJc w:val="left"/>
      <w:pPr>
        <w:ind w:left="3185" w:hanging="269"/>
      </w:pPr>
      <w:rPr>
        <w:rFonts w:hint="default"/>
        <w:lang w:val="en-US" w:eastAsia="en-US" w:bidi="ar-SA"/>
      </w:rPr>
    </w:lvl>
    <w:lvl w:ilvl="4" w:tplc="90DA7F6A">
      <w:numFmt w:val="bullet"/>
      <w:lvlText w:val="•"/>
      <w:lvlJc w:val="left"/>
      <w:pPr>
        <w:ind w:left="4128" w:hanging="269"/>
      </w:pPr>
      <w:rPr>
        <w:rFonts w:hint="default"/>
        <w:lang w:val="en-US" w:eastAsia="en-US" w:bidi="ar-SA"/>
      </w:rPr>
    </w:lvl>
    <w:lvl w:ilvl="5" w:tplc="64162A7C">
      <w:numFmt w:val="bullet"/>
      <w:lvlText w:val="•"/>
      <w:lvlJc w:val="left"/>
      <w:pPr>
        <w:ind w:left="5071" w:hanging="269"/>
      </w:pPr>
      <w:rPr>
        <w:rFonts w:hint="default"/>
        <w:lang w:val="en-US" w:eastAsia="en-US" w:bidi="ar-SA"/>
      </w:rPr>
    </w:lvl>
    <w:lvl w:ilvl="6" w:tplc="6034276C">
      <w:numFmt w:val="bullet"/>
      <w:lvlText w:val="•"/>
      <w:lvlJc w:val="left"/>
      <w:pPr>
        <w:ind w:left="6014" w:hanging="269"/>
      </w:pPr>
      <w:rPr>
        <w:rFonts w:hint="default"/>
        <w:lang w:val="en-US" w:eastAsia="en-US" w:bidi="ar-SA"/>
      </w:rPr>
    </w:lvl>
    <w:lvl w:ilvl="7" w:tplc="B49080E4">
      <w:numFmt w:val="bullet"/>
      <w:lvlText w:val="•"/>
      <w:lvlJc w:val="left"/>
      <w:pPr>
        <w:ind w:left="6957" w:hanging="269"/>
      </w:pPr>
      <w:rPr>
        <w:rFonts w:hint="default"/>
        <w:lang w:val="en-US" w:eastAsia="en-US" w:bidi="ar-SA"/>
      </w:rPr>
    </w:lvl>
    <w:lvl w:ilvl="8" w:tplc="0C72B50A">
      <w:numFmt w:val="bullet"/>
      <w:lvlText w:val="•"/>
      <w:lvlJc w:val="left"/>
      <w:pPr>
        <w:ind w:left="7900" w:hanging="269"/>
      </w:pPr>
      <w:rPr>
        <w:rFonts w:hint="default"/>
        <w:lang w:val="en-US" w:eastAsia="en-US" w:bidi="ar-SA"/>
      </w:rPr>
    </w:lvl>
  </w:abstractNum>
  <w:abstractNum w:abstractNumId="4" w15:restartNumberingAfterBreak="0">
    <w:nsid w:val="0BDE66AF"/>
    <w:multiLevelType w:val="multilevel"/>
    <w:tmpl w:val="4418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E7517C"/>
    <w:multiLevelType w:val="hybridMultilevel"/>
    <w:tmpl w:val="B3CC163E"/>
    <w:lvl w:ilvl="0" w:tplc="B9E8A4BE">
      <w:numFmt w:val="bullet"/>
      <w:lvlText w:val=""/>
      <w:lvlJc w:val="left"/>
      <w:pPr>
        <w:ind w:left="1200" w:hanging="360"/>
      </w:pPr>
      <w:rPr>
        <w:rFonts w:ascii="Wingdings" w:eastAsia="Wingdings" w:hAnsi="Wingdings" w:cs="Wingdings" w:hint="default"/>
        <w:w w:val="99"/>
        <w:sz w:val="26"/>
        <w:szCs w:val="26"/>
        <w:lang w:val="en-US" w:eastAsia="en-US" w:bidi="ar-SA"/>
      </w:rPr>
    </w:lvl>
    <w:lvl w:ilvl="1" w:tplc="7C4CFFDA">
      <w:numFmt w:val="bullet"/>
      <w:lvlText w:val="•"/>
      <w:lvlJc w:val="left"/>
      <w:pPr>
        <w:ind w:left="2058" w:hanging="360"/>
      </w:pPr>
      <w:rPr>
        <w:rFonts w:hint="default"/>
        <w:lang w:val="en-US" w:eastAsia="en-US" w:bidi="ar-SA"/>
      </w:rPr>
    </w:lvl>
    <w:lvl w:ilvl="2" w:tplc="DAB29236">
      <w:numFmt w:val="bullet"/>
      <w:lvlText w:val="•"/>
      <w:lvlJc w:val="left"/>
      <w:pPr>
        <w:ind w:left="2917" w:hanging="360"/>
      </w:pPr>
      <w:rPr>
        <w:rFonts w:hint="default"/>
        <w:lang w:val="en-US" w:eastAsia="en-US" w:bidi="ar-SA"/>
      </w:rPr>
    </w:lvl>
    <w:lvl w:ilvl="3" w:tplc="AEBAB328">
      <w:numFmt w:val="bullet"/>
      <w:lvlText w:val="•"/>
      <w:lvlJc w:val="left"/>
      <w:pPr>
        <w:ind w:left="3775" w:hanging="360"/>
      </w:pPr>
      <w:rPr>
        <w:rFonts w:hint="default"/>
        <w:lang w:val="en-US" w:eastAsia="en-US" w:bidi="ar-SA"/>
      </w:rPr>
    </w:lvl>
    <w:lvl w:ilvl="4" w:tplc="A51EE5BE">
      <w:numFmt w:val="bullet"/>
      <w:lvlText w:val="•"/>
      <w:lvlJc w:val="left"/>
      <w:pPr>
        <w:ind w:left="4634" w:hanging="360"/>
      </w:pPr>
      <w:rPr>
        <w:rFonts w:hint="default"/>
        <w:lang w:val="en-US" w:eastAsia="en-US" w:bidi="ar-SA"/>
      </w:rPr>
    </w:lvl>
    <w:lvl w:ilvl="5" w:tplc="2FECBD9E">
      <w:numFmt w:val="bullet"/>
      <w:lvlText w:val="•"/>
      <w:lvlJc w:val="left"/>
      <w:pPr>
        <w:ind w:left="5493" w:hanging="360"/>
      </w:pPr>
      <w:rPr>
        <w:rFonts w:hint="default"/>
        <w:lang w:val="en-US" w:eastAsia="en-US" w:bidi="ar-SA"/>
      </w:rPr>
    </w:lvl>
    <w:lvl w:ilvl="6" w:tplc="C8AC2B5C">
      <w:numFmt w:val="bullet"/>
      <w:lvlText w:val="•"/>
      <w:lvlJc w:val="left"/>
      <w:pPr>
        <w:ind w:left="6351" w:hanging="360"/>
      </w:pPr>
      <w:rPr>
        <w:rFonts w:hint="default"/>
        <w:lang w:val="en-US" w:eastAsia="en-US" w:bidi="ar-SA"/>
      </w:rPr>
    </w:lvl>
    <w:lvl w:ilvl="7" w:tplc="F2241212">
      <w:numFmt w:val="bullet"/>
      <w:lvlText w:val="•"/>
      <w:lvlJc w:val="left"/>
      <w:pPr>
        <w:ind w:left="7210" w:hanging="360"/>
      </w:pPr>
      <w:rPr>
        <w:rFonts w:hint="default"/>
        <w:lang w:val="en-US" w:eastAsia="en-US" w:bidi="ar-SA"/>
      </w:rPr>
    </w:lvl>
    <w:lvl w:ilvl="8" w:tplc="BEA09A48">
      <w:numFmt w:val="bullet"/>
      <w:lvlText w:val="•"/>
      <w:lvlJc w:val="left"/>
      <w:pPr>
        <w:ind w:left="8069" w:hanging="360"/>
      </w:pPr>
      <w:rPr>
        <w:rFonts w:hint="default"/>
        <w:lang w:val="en-US" w:eastAsia="en-US" w:bidi="ar-SA"/>
      </w:rPr>
    </w:lvl>
  </w:abstractNum>
  <w:abstractNum w:abstractNumId="6" w15:restartNumberingAfterBreak="0">
    <w:nsid w:val="0C3A501B"/>
    <w:multiLevelType w:val="hybridMultilevel"/>
    <w:tmpl w:val="C406A738"/>
    <w:lvl w:ilvl="0" w:tplc="8F3C532A">
      <w:numFmt w:val="bullet"/>
      <w:lvlText w:val="o"/>
      <w:lvlJc w:val="left"/>
      <w:pPr>
        <w:ind w:left="453" w:hanging="372"/>
      </w:pPr>
      <w:rPr>
        <w:rFonts w:ascii="Courier New" w:eastAsia="Courier New" w:hAnsi="Courier New" w:cs="Courier New" w:hint="default"/>
        <w:w w:val="99"/>
        <w:sz w:val="20"/>
        <w:szCs w:val="20"/>
        <w:lang w:val="en-US" w:eastAsia="en-US" w:bidi="ar-SA"/>
      </w:rPr>
    </w:lvl>
    <w:lvl w:ilvl="1" w:tplc="DF4E40B0">
      <w:numFmt w:val="bullet"/>
      <w:lvlText w:val="•"/>
      <w:lvlJc w:val="left"/>
      <w:pPr>
        <w:ind w:left="875" w:hanging="372"/>
      </w:pPr>
      <w:rPr>
        <w:rFonts w:hint="default"/>
        <w:lang w:val="en-US" w:eastAsia="en-US" w:bidi="ar-SA"/>
      </w:rPr>
    </w:lvl>
    <w:lvl w:ilvl="2" w:tplc="04128F6A">
      <w:numFmt w:val="bullet"/>
      <w:lvlText w:val="•"/>
      <w:lvlJc w:val="left"/>
      <w:pPr>
        <w:ind w:left="1290" w:hanging="372"/>
      </w:pPr>
      <w:rPr>
        <w:rFonts w:hint="default"/>
        <w:lang w:val="en-US" w:eastAsia="en-US" w:bidi="ar-SA"/>
      </w:rPr>
    </w:lvl>
    <w:lvl w:ilvl="3" w:tplc="777C580C">
      <w:numFmt w:val="bullet"/>
      <w:lvlText w:val="•"/>
      <w:lvlJc w:val="left"/>
      <w:pPr>
        <w:ind w:left="1705" w:hanging="372"/>
      </w:pPr>
      <w:rPr>
        <w:rFonts w:hint="default"/>
        <w:lang w:val="en-US" w:eastAsia="en-US" w:bidi="ar-SA"/>
      </w:rPr>
    </w:lvl>
    <w:lvl w:ilvl="4" w:tplc="25F6ACC4">
      <w:numFmt w:val="bullet"/>
      <w:lvlText w:val="•"/>
      <w:lvlJc w:val="left"/>
      <w:pPr>
        <w:ind w:left="2121" w:hanging="372"/>
      </w:pPr>
      <w:rPr>
        <w:rFonts w:hint="default"/>
        <w:lang w:val="en-US" w:eastAsia="en-US" w:bidi="ar-SA"/>
      </w:rPr>
    </w:lvl>
    <w:lvl w:ilvl="5" w:tplc="8390901C">
      <w:numFmt w:val="bullet"/>
      <w:lvlText w:val="•"/>
      <w:lvlJc w:val="left"/>
      <w:pPr>
        <w:ind w:left="2536" w:hanging="372"/>
      </w:pPr>
      <w:rPr>
        <w:rFonts w:hint="default"/>
        <w:lang w:val="en-US" w:eastAsia="en-US" w:bidi="ar-SA"/>
      </w:rPr>
    </w:lvl>
    <w:lvl w:ilvl="6" w:tplc="F242536E">
      <w:numFmt w:val="bullet"/>
      <w:lvlText w:val="•"/>
      <w:lvlJc w:val="left"/>
      <w:pPr>
        <w:ind w:left="2951" w:hanging="372"/>
      </w:pPr>
      <w:rPr>
        <w:rFonts w:hint="default"/>
        <w:lang w:val="en-US" w:eastAsia="en-US" w:bidi="ar-SA"/>
      </w:rPr>
    </w:lvl>
    <w:lvl w:ilvl="7" w:tplc="2EA4A64E">
      <w:numFmt w:val="bullet"/>
      <w:lvlText w:val="•"/>
      <w:lvlJc w:val="left"/>
      <w:pPr>
        <w:ind w:left="3367" w:hanging="372"/>
      </w:pPr>
      <w:rPr>
        <w:rFonts w:hint="default"/>
        <w:lang w:val="en-US" w:eastAsia="en-US" w:bidi="ar-SA"/>
      </w:rPr>
    </w:lvl>
    <w:lvl w:ilvl="8" w:tplc="A300A140">
      <w:numFmt w:val="bullet"/>
      <w:lvlText w:val="•"/>
      <w:lvlJc w:val="left"/>
      <w:pPr>
        <w:ind w:left="3782" w:hanging="372"/>
      </w:pPr>
      <w:rPr>
        <w:rFonts w:hint="default"/>
        <w:lang w:val="en-US" w:eastAsia="en-US" w:bidi="ar-SA"/>
      </w:rPr>
    </w:lvl>
  </w:abstractNum>
  <w:abstractNum w:abstractNumId="7" w15:restartNumberingAfterBreak="0">
    <w:nsid w:val="0DFF30C1"/>
    <w:multiLevelType w:val="multilevel"/>
    <w:tmpl w:val="2EC2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0B11B4D"/>
    <w:multiLevelType w:val="hybridMultilevel"/>
    <w:tmpl w:val="01127C32"/>
    <w:lvl w:ilvl="0" w:tplc="21E4910C">
      <w:numFmt w:val="bullet"/>
      <w:lvlText w:val=""/>
      <w:lvlJc w:val="left"/>
      <w:pPr>
        <w:ind w:left="1200" w:hanging="360"/>
      </w:pPr>
      <w:rPr>
        <w:rFonts w:ascii="Wingdings" w:eastAsia="Wingdings" w:hAnsi="Wingdings" w:cs="Wingdings" w:hint="default"/>
        <w:w w:val="99"/>
        <w:sz w:val="26"/>
        <w:szCs w:val="26"/>
        <w:lang w:val="en-US" w:eastAsia="en-US" w:bidi="ar-SA"/>
      </w:rPr>
    </w:lvl>
    <w:lvl w:ilvl="1" w:tplc="20408B22">
      <w:numFmt w:val="bullet"/>
      <w:lvlText w:val=""/>
      <w:lvlJc w:val="left"/>
      <w:pPr>
        <w:ind w:left="1921" w:hanging="361"/>
      </w:pPr>
      <w:rPr>
        <w:rFonts w:ascii="Wingdings" w:eastAsia="Wingdings" w:hAnsi="Wingdings" w:cs="Wingdings" w:hint="default"/>
        <w:w w:val="99"/>
        <w:sz w:val="26"/>
        <w:szCs w:val="26"/>
        <w:lang w:val="en-US" w:eastAsia="en-US" w:bidi="ar-SA"/>
      </w:rPr>
    </w:lvl>
    <w:lvl w:ilvl="2" w:tplc="1076F70A">
      <w:numFmt w:val="bullet"/>
      <w:lvlText w:val="•"/>
      <w:lvlJc w:val="left"/>
      <w:pPr>
        <w:ind w:left="2794" w:hanging="361"/>
      </w:pPr>
      <w:rPr>
        <w:rFonts w:hint="default"/>
        <w:lang w:val="en-US" w:eastAsia="en-US" w:bidi="ar-SA"/>
      </w:rPr>
    </w:lvl>
    <w:lvl w:ilvl="3" w:tplc="C82A6EAE">
      <w:numFmt w:val="bullet"/>
      <w:lvlText w:val="•"/>
      <w:lvlJc w:val="left"/>
      <w:pPr>
        <w:ind w:left="3668" w:hanging="361"/>
      </w:pPr>
      <w:rPr>
        <w:rFonts w:hint="default"/>
        <w:lang w:val="en-US" w:eastAsia="en-US" w:bidi="ar-SA"/>
      </w:rPr>
    </w:lvl>
    <w:lvl w:ilvl="4" w:tplc="910AD72C">
      <w:numFmt w:val="bullet"/>
      <w:lvlText w:val="•"/>
      <w:lvlJc w:val="left"/>
      <w:pPr>
        <w:ind w:left="4542" w:hanging="361"/>
      </w:pPr>
      <w:rPr>
        <w:rFonts w:hint="default"/>
        <w:lang w:val="en-US" w:eastAsia="en-US" w:bidi="ar-SA"/>
      </w:rPr>
    </w:lvl>
    <w:lvl w:ilvl="5" w:tplc="5ABC66A4">
      <w:numFmt w:val="bullet"/>
      <w:lvlText w:val="•"/>
      <w:lvlJc w:val="left"/>
      <w:pPr>
        <w:ind w:left="5416" w:hanging="361"/>
      </w:pPr>
      <w:rPr>
        <w:rFonts w:hint="default"/>
        <w:lang w:val="en-US" w:eastAsia="en-US" w:bidi="ar-SA"/>
      </w:rPr>
    </w:lvl>
    <w:lvl w:ilvl="6" w:tplc="047AF670">
      <w:numFmt w:val="bullet"/>
      <w:lvlText w:val="•"/>
      <w:lvlJc w:val="left"/>
      <w:pPr>
        <w:ind w:left="6290" w:hanging="361"/>
      </w:pPr>
      <w:rPr>
        <w:rFonts w:hint="default"/>
        <w:lang w:val="en-US" w:eastAsia="en-US" w:bidi="ar-SA"/>
      </w:rPr>
    </w:lvl>
    <w:lvl w:ilvl="7" w:tplc="BFC68FCA">
      <w:numFmt w:val="bullet"/>
      <w:lvlText w:val="•"/>
      <w:lvlJc w:val="left"/>
      <w:pPr>
        <w:ind w:left="7164" w:hanging="361"/>
      </w:pPr>
      <w:rPr>
        <w:rFonts w:hint="default"/>
        <w:lang w:val="en-US" w:eastAsia="en-US" w:bidi="ar-SA"/>
      </w:rPr>
    </w:lvl>
    <w:lvl w:ilvl="8" w:tplc="BDEEC520">
      <w:numFmt w:val="bullet"/>
      <w:lvlText w:val="•"/>
      <w:lvlJc w:val="left"/>
      <w:pPr>
        <w:ind w:left="8038" w:hanging="361"/>
      </w:pPr>
      <w:rPr>
        <w:rFonts w:hint="default"/>
        <w:lang w:val="en-US" w:eastAsia="en-US" w:bidi="ar-SA"/>
      </w:rPr>
    </w:lvl>
  </w:abstractNum>
  <w:abstractNum w:abstractNumId="9" w15:restartNumberingAfterBreak="0">
    <w:nsid w:val="14B817F8"/>
    <w:multiLevelType w:val="hybridMultilevel"/>
    <w:tmpl w:val="947A778E"/>
    <w:lvl w:ilvl="0" w:tplc="02E0A3FA">
      <w:numFmt w:val="bullet"/>
      <w:lvlText w:val=""/>
      <w:lvlJc w:val="left"/>
      <w:pPr>
        <w:ind w:left="1060" w:hanging="361"/>
      </w:pPr>
      <w:rPr>
        <w:rFonts w:ascii="Symbol" w:eastAsia="Symbol" w:hAnsi="Symbol" w:cs="Symbol" w:hint="default"/>
        <w:w w:val="100"/>
        <w:sz w:val="26"/>
        <w:szCs w:val="26"/>
        <w:lang w:val="en-US" w:eastAsia="en-US" w:bidi="ar-SA"/>
      </w:rPr>
    </w:lvl>
    <w:lvl w:ilvl="1" w:tplc="501A7332">
      <w:numFmt w:val="bullet"/>
      <w:lvlText w:val="•"/>
      <w:lvlJc w:val="left"/>
      <w:pPr>
        <w:ind w:left="1974" w:hanging="361"/>
      </w:pPr>
      <w:rPr>
        <w:rFonts w:hint="default"/>
        <w:lang w:val="en-US" w:eastAsia="en-US" w:bidi="ar-SA"/>
      </w:rPr>
    </w:lvl>
    <w:lvl w:ilvl="2" w:tplc="A682454A">
      <w:numFmt w:val="bullet"/>
      <w:lvlText w:val="•"/>
      <w:lvlJc w:val="left"/>
      <w:pPr>
        <w:ind w:left="2889" w:hanging="361"/>
      </w:pPr>
      <w:rPr>
        <w:rFonts w:hint="default"/>
        <w:lang w:val="en-US" w:eastAsia="en-US" w:bidi="ar-SA"/>
      </w:rPr>
    </w:lvl>
    <w:lvl w:ilvl="3" w:tplc="B694F19E">
      <w:numFmt w:val="bullet"/>
      <w:lvlText w:val="•"/>
      <w:lvlJc w:val="left"/>
      <w:pPr>
        <w:ind w:left="3804" w:hanging="361"/>
      </w:pPr>
      <w:rPr>
        <w:rFonts w:hint="default"/>
        <w:lang w:val="en-US" w:eastAsia="en-US" w:bidi="ar-SA"/>
      </w:rPr>
    </w:lvl>
    <w:lvl w:ilvl="4" w:tplc="E8546D3C">
      <w:numFmt w:val="bullet"/>
      <w:lvlText w:val="•"/>
      <w:lvlJc w:val="left"/>
      <w:pPr>
        <w:ind w:left="4718" w:hanging="361"/>
      </w:pPr>
      <w:rPr>
        <w:rFonts w:hint="default"/>
        <w:lang w:val="en-US" w:eastAsia="en-US" w:bidi="ar-SA"/>
      </w:rPr>
    </w:lvl>
    <w:lvl w:ilvl="5" w:tplc="30E415E2">
      <w:numFmt w:val="bullet"/>
      <w:lvlText w:val="•"/>
      <w:lvlJc w:val="left"/>
      <w:pPr>
        <w:ind w:left="5633" w:hanging="361"/>
      </w:pPr>
      <w:rPr>
        <w:rFonts w:hint="default"/>
        <w:lang w:val="en-US" w:eastAsia="en-US" w:bidi="ar-SA"/>
      </w:rPr>
    </w:lvl>
    <w:lvl w:ilvl="6" w:tplc="05922526">
      <w:numFmt w:val="bullet"/>
      <w:lvlText w:val="•"/>
      <w:lvlJc w:val="left"/>
      <w:pPr>
        <w:ind w:left="6548" w:hanging="361"/>
      </w:pPr>
      <w:rPr>
        <w:rFonts w:hint="default"/>
        <w:lang w:val="en-US" w:eastAsia="en-US" w:bidi="ar-SA"/>
      </w:rPr>
    </w:lvl>
    <w:lvl w:ilvl="7" w:tplc="8CCE65C4">
      <w:numFmt w:val="bullet"/>
      <w:lvlText w:val="•"/>
      <w:lvlJc w:val="left"/>
      <w:pPr>
        <w:ind w:left="7462" w:hanging="361"/>
      </w:pPr>
      <w:rPr>
        <w:rFonts w:hint="default"/>
        <w:lang w:val="en-US" w:eastAsia="en-US" w:bidi="ar-SA"/>
      </w:rPr>
    </w:lvl>
    <w:lvl w:ilvl="8" w:tplc="82BAC068">
      <w:numFmt w:val="bullet"/>
      <w:lvlText w:val="•"/>
      <w:lvlJc w:val="left"/>
      <w:pPr>
        <w:ind w:left="8377" w:hanging="361"/>
      </w:pPr>
      <w:rPr>
        <w:rFonts w:hint="default"/>
        <w:lang w:val="en-US" w:eastAsia="en-US" w:bidi="ar-SA"/>
      </w:rPr>
    </w:lvl>
  </w:abstractNum>
  <w:abstractNum w:abstractNumId="10" w15:restartNumberingAfterBreak="0">
    <w:nsid w:val="16F26FFE"/>
    <w:multiLevelType w:val="multilevel"/>
    <w:tmpl w:val="5436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3305FD"/>
    <w:multiLevelType w:val="hybridMultilevel"/>
    <w:tmpl w:val="E91676E4"/>
    <w:lvl w:ilvl="0" w:tplc="6EE83A9E">
      <w:numFmt w:val="bullet"/>
      <w:lvlText w:val=""/>
      <w:lvlJc w:val="left"/>
      <w:pPr>
        <w:ind w:left="360" w:hanging="360"/>
      </w:pPr>
      <w:rPr>
        <w:rFonts w:ascii="Symbol" w:eastAsia="Symbol" w:hAnsi="Symbol" w:cs="Symbol" w:hint="default"/>
        <w:w w:val="99"/>
        <w:sz w:val="26"/>
        <w:szCs w:val="26"/>
        <w:lang w:val="en-US" w:eastAsia="en-US" w:bidi="ar-SA"/>
      </w:rPr>
    </w:lvl>
    <w:lvl w:ilvl="1" w:tplc="3724C47C">
      <w:numFmt w:val="bullet"/>
      <w:lvlText w:val="•"/>
      <w:lvlJc w:val="left"/>
      <w:pPr>
        <w:ind w:left="745" w:hanging="360"/>
      </w:pPr>
      <w:rPr>
        <w:rFonts w:hint="default"/>
        <w:lang w:val="en-US" w:eastAsia="en-US" w:bidi="ar-SA"/>
      </w:rPr>
    </w:lvl>
    <w:lvl w:ilvl="2" w:tplc="860C0EBE">
      <w:numFmt w:val="bullet"/>
      <w:lvlText w:val="•"/>
      <w:lvlJc w:val="left"/>
      <w:pPr>
        <w:ind w:left="1130" w:hanging="360"/>
      </w:pPr>
      <w:rPr>
        <w:rFonts w:hint="default"/>
        <w:lang w:val="en-US" w:eastAsia="en-US" w:bidi="ar-SA"/>
      </w:rPr>
    </w:lvl>
    <w:lvl w:ilvl="3" w:tplc="EA00C5C6">
      <w:numFmt w:val="bullet"/>
      <w:lvlText w:val="•"/>
      <w:lvlJc w:val="left"/>
      <w:pPr>
        <w:ind w:left="1515" w:hanging="360"/>
      </w:pPr>
      <w:rPr>
        <w:rFonts w:hint="default"/>
        <w:lang w:val="en-US" w:eastAsia="en-US" w:bidi="ar-SA"/>
      </w:rPr>
    </w:lvl>
    <w:lvl w:ilvl="4" w:tplc="D13A4122">
      <w:numFmt w:val="bullet"/>
      <w:lvlText w:val="•"/>
      <w:lvlJc w:val="left"/>
      <w:pPr>
        <w:ind w:left="1900" w:hanging="360"/>
      </w:pPr>
      <w:rPr>
        <w:rFonts w:hint="default"/>
        <w:lang w:val="en-US" w:eastAsia="en-US" w:bidi="ar-SA"/>
      </w:rPr>
    </w:lvl>
    <w:lvl w:ilvl="5" w:tplc="2B9A02FC">
      <w:numFmt w:val="bullet"/>
      <w:lvlText w:val="•"/>
      <w:lvlJc w:val="left"/>
      <w:pPr>
        <w:ind w:left="2285" w:hanging="360"/>
      </w:pPr>
      <w:rPr>
        <w:rFonts w:hint="default"/>
        <w:lang w:val="en-US" w:eastAsia="en-US" w:bidi="ar-SA"/>
      </w:rPr>
    </w:lvl>
    <w:lvl w:ilvl="6" w:tplc="E41CB67E">
      <w:numFmt w:val="bullet"/>
      <w:lvlText w:val="•"/>
      <w:lvlJc w:val="left"/>
      <w:pPr>
        <w:ind w:left="2670" w:hanging="360"/>
      </w:pPr>
      <w:rPr>
        <w:rFonts w:hint="default"/>
        <w:lang w:val="en-US" w:eastAsia="en-US" w:bidi="ar-SA"/>
      </w:rPr>
    </w:lvl>
    <w:lvl w:ilvl="7" w:tplc="83B4F18E">
      <w:numFmt w:val="bullet"/>
      <w:lvlText w:val="•"/>
      <w:lvlJc w:val="left"/>
      <w:pPr>
        <w:ind w:left="3055" w:hanging="360"/>
      </w:pPr>
      <w:rPr>
        <w:rFonts w:hint="default"/>
        <w:lang w:val="en-US" w:eastAsia="en-US" w:bidi="ar-SA"/>
      </w:rPr>
    </w:lvl>
    <w:lvl w:ilvl="8" w:tplc="6CC8D1EE">
      <w:numFmt w:val="bullet"/>
      <w:lvlText w:val="•"/>
      <w:lvlJc w:val="left"/>
      <w:pPr>
        <w:ind w:left="3440" w:hanging="360"/>
      </w:pPr>
      <w:rPr>
        <w:rFonts w:hint="default"/>
        <w:lang w:val="en-US" w:eastAsia="en-US" w:bidi="ar-SA"/>
      </w:rPr>
    </w:lvl>
  </w:abstractNum>
  <w:abstractNum w:abstractNumId="12" w15:restartNumberingAfterBreak="0">
    <w:nsid w:val="19074F07"/>
    <w:multiLevelType w:val="hybridMultilevel"/>
    <w:tmpl w:val="2C88D346"/>
    <w:lvl w:ilvl="0" w:tplc="9D9278D2">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7494E214">
      <w:numFmt w:val="bullet"/>
      <w:lvlText w:val="•"/>
      <w:lvlJc w:val="left"/>
      <w:pPr>
        <w:ind w:left="2058" w:hanging="360"/>
      </w:pPr>
      <w:rPr>
        <w:rFonts w:hint="default"/>
        <w:lang w:val="en-US" w:eastAsia="en-US" w:bidi="ar-SA"/>
      </w:rPr>
    </w:lvl>
    <w:lvl w:ilvl="2" w:tplc="9C04C418">
      <w:numFmt w:val="bullet"/>
      <w:lvlText w:val="•"/>
      <w:lvlJc w:val="left"/>
      <w:pPr>
        <w:ind w:left="2917" w:hanging="360"/>
      </w:pPr>
      <w:rPr>
        <w:rFonts w:hint="default"/>
        <w:lang w:val="en-US" w:eastAsia="en-US" w:bidi="ar-SA"/>
      </w:rPr>
    </w:lvl>
    <w:lvl w:ilvl="3" w:tplc="7538623E">
      <w:numFmt w:val="bullet"/>
      <w:lvlText w:val="•"/>
      <w:lvlJc w:val="left"/>
      <w:pPr>
        <w:ind w:left="3775" w:hanging="360"/>
      </w:pPr>
      <w:rPr>
        <w:rFonts w:hint="default"/>
        <w:lang w:val="en-US" w:eastAsia="en-US" w:bidi="ar-SA"/>
      </w:rPr>
    </w:lvl>
    <w:lvl w:ilvl="4" w:tplc="4C2A6C4A">
      <w:numFmt w:val="bullet"/>
      <w:lvlText w:val="•"/>
      <w:lvlJc w:val="left"/>
      <w:pPr>
        <w:ind w:left="4634" w:hanging="360"/>
      </w:pPr>
      <w:rPr>
        <w:rFonts w:hint="default"/>
        <w:lang w:val="en-US" w:eastAsia="en-US" w:bidi="ar-SA"/>
      </w:rPr>
    </w:lvl>
    <w:lvl w:ilvl="5" w:tplc="A9A83350">
      <w:numFmt w:val="bullet"/>
      <w:lvlText w:val="•"/>
      <w:lvlJc w:val="left"/>
      <w:pPr>
        <w:ind w:left="5493" w:hanging="360"/>
      </w:pPr>
      <w:rPr>
        <w:rFonts w:hint="default"/>
        <w:lang w:val="en-US" w:eastAsia="en-US" w:bidi="ar-SA"/>
      </w:rPr>
    </w:lvl>
    <w:lvl w:ilvl="6" w:tplc="04265D58">
      <w:numFmt w:val="bullet"/>
      <w:lvlText w:val="•"/>
      <w:lvlJc w:val="left"/>
      <w:pPr>
        <w:ind w:left="6351" w:hanging="360"/>
      </w:pPr>
      <w:rPr>
        <w:rFonts w:hint="default"/>
        <w:lang w:val="en-US" w:eastAsia="en-US" w:bidi="ar-SA"/>
      </w:rPr>
    </w:lvl>
    <w:lvl w:ilvl="7" w:tplc="7E12FB8C">
      <w:numFmt w:val="bullet"/>
      <w:lvlText w:val="•"/>
      <w:lvlJc w:val="left"/>
      <w:pPr>
        <w:ind w:left="7210" w:hanging="360"/>
      </w:pPr>
      <w:rPr>
        <w:rFonts w:hint="default"/>
        <w:lang w:val="en-US" w:eastAsia="en-US" w:bidi="ar-SA"/>
      </w:rPr>
    </w:lvl>
    <w:lvl w:ilvl="8" w:tplc="B30A1692">
      <w:numFmt w:val="bullet"/>
      <w:lvlText w:val="•"/>
      <w:lvlJc w:val="left"/>
      <w:pPr>
        <w:ind w:left="8069" w:hanging="360"/>
      </w:pPr>
      <w:rPr>
        <w:rFonts w:hint="default"/>
        <w:lang w:val="en-US" w:eastAsia="en-US" w:bidi="ar-SA"/>
      </w:rPr>
    </w:lvl>
  </w:abstractNum>
  <w:abstractNum w:abstractNumId="13" w15:restartNumberingAfterBreak="0">
    <w:nsid w:val="197D755E"/>
    <w:multiLevelType w:val="hybridMultilevel"/>
    <w:tmpl w:val="DAACA4F2"/>
    <w:lvl w:ilvl="0" w:tplc="7FB823AA">
      <w:start w:val="1"/>
      <w:numFmt w:val="decimal"/>
      <w:lvlText w:val="%1."/>
      <w:lvlJc w:val="left"/>
      <w:pPr>
        <w:ind w:left="2758" w:hanging="260"/>
        <w:jc w:val="left"/>
      </w:pPr>
      <w:rPr>
        <w:rFonts w:ascii="Times New Roman" w:eastAsia="Times New Roman" w:hAnsi="Times New Roman" w:cs="Times New Roman" w:hint="default"/>
        <w:w w:val="99"/>
        <w:sz w:val="26"/>
        <w:szCs w:val="26"/>
        <w:lang w:val="en-US" w:eastAsia="en-US" w:bidi="ar-SA"/>
      </w:rPr>
    </w:lvl>
    <w:lvl w:ilvl="1" w:tplc="78026BA4">
      <w:numFmt w:val="bullet"/>
      <w:lvlText w:val="•"/>
      <w:lvlJc w:val="left"/>
      <w:pPr>
        <w:ind w:left="3462" w:hanging="260"/>
      </w:pPr>
      <w:rPr>
        <w:rFonts w:hint="default"/>
        <w:lang w:val="en-US" w:eastAsia="en-US" w:bidi="ar-SA"/>
      </w:rPr>
    </w:lvl>
    <w:lvl w:ilvl="2" w:tplc="F440EB7E">
      <w:numFmt w:val="bullet"/>
      <w:lvlText w:val="•"/>
      <w:lvlJc w:val="left"/>
      <w:pPr>
        <w:ind w:left="4165" w:hanging="260"/>
      </w:pPr>
      <w:rPr>
        <w:rFonts w:hint="default"/>
        <w:lang w:val="en-US" w:eastAsia="en-US" w:bidi="ar-SA"/>
      </w:rPr>
    </w:lvl>
    <w:lvl w:ilvl="3" w:tplc="01EC0F80">
      <w:numFmt w:val="bullet"/>
      <w:lvlText w:val="•"/>
      <w:lvlJc w:val="left"/>
      <w:pPr>
        <w:ind w:left="4867" w:hanging="260"/>
      </w:pPr>
      <w:rPr>
        <w:rFonts w:hint="default"/>
        <w:lang w:val="en-US" w:eastAsia="en-US" w:bidi="ar-SA"/>
      </w:rPr>
    </w:lvl>
    <w:lvl w:ilvl="4" w:tplc="0A22128E">
      <w:numFmt w:val="bullet"/>
      <w:lvlText w:val="•"/>
      <w:lvlJc w:val="left"/>
      <w:pPr>
        <w:ind w:left="5570" w:hanging="260"/>
      </w:pPr>
      <w:rPr>
        <w:rFonts w:hint="default"/>
        <w:lang w:val="en-US" w:eastAsia="en-US" w:bidi="ar-SA"/>
      </w:rPr>
    </w:lvl>
    <w:lvl w:ilvl="5" w:tplc="1D024388">
      <w:numFmt w:val="bullet"/>
      <w:lvlText w:val="•"/>
      <w:lvlJc w:val="left"/>
      <w:pPr>
        <w:ind w:left="6273" w:hanging="260"/>
      </w:pPr>
      <w:rPr>
        <w:rFonts w:hint="default"/>
        <w:lang w:val="en-US" w:eastAsia="en-US" w:bidi="ar-SA"/>
      </w:rPr>
    </w:lvl>
    <w:lvl w:ilvl="6" w:tplc="3F864170">
      <w:numFmt w:val="bullet"/>
      <w:lvlText w:val="•"/>
      <w:lvlJc w:val="left"/>
      <w:pPr>
        <w:ind w:left="6975" w:hanging="260"/>
      </w:pPr>
      <w:rPr>
        <w:rFonts w:hint="default"/>
        <w:lang w:val="en-US" w:eastAsia="en-US" w:bidi="ar-SA"/>
      </w:rPr>
    </w:lvl>
    <w:lvl w:ilvl="7" w:tplc="D82249EA">
      <w:numFmt w:val="bullet"/>
      <w:lvlText w:val="•"/>
      <w:lvlJc w:val="left"/>
      <w:pPr>
        <w:ind w:left="7678" w:hanging="260"/>
      </w:pPr>
      <w:rPr>
        <w:rFonts w:hint="default"/>
        <w:lang w:val="en-US" w:eastAsia="en-US" w:bidi="ar-SA"/>
      </w:rPr>
    </w:lvl>
    <w:lvl w:ilvl="8" w:tplc="F2DC9CCE">
      <w:numFmt w:val="bullet"/>
      <w:lvlText w:val="•"/>
      <w:lvlJc w:val="left"/>
      <w:pPr>
        <w:ind w:left="8381" w:hanging="260"/>
      </w:pPr>
      <w:rPr>
        <w:rFonts w:hint="default"/>
        <w:lang w:val="en-US" w:eastAsia="en-US" w:bidi="ar-SA"/>
      </w:rPr>
    </w:lvl>
  </w:abstractNum>
  <w:abstractNum w:abstractNumId="14" w15:restartNumberingAfterBreak="0">
    <w:nsid w:val="19FB6753"/>
    <w:multiLevelType w:val="hybridMultilevel"/>
    <w:tmpl w:val="69D2160C"/>
    <w:lvl w:ilvl="0" w:tplc="1A34A062">
      <w:numFmt w:val="bullet"/>
      <w:lvlText w:val=""/>
      <w:lvlJc w:val="left"/>
      <w:pPr>
        <w:ind w:left="840" w:hanging="360"/>
      </w:pPr>
      <w:rPr>
        <w:rFonts w:ascii="Symbol" w:eastAsia="Symbol" w:hAnsi="Symbol" w:cs="Symbol" w:hint="default"/>
        <w:w w:val="99"/>
        <w:sz w:val="26"/>
        <w:szCs w:val="26"/>
        <w:lang w:val="en-US" w:eastAsia="en-US" w:bidi="ar-SA"/>
      </w:rPr>
    </w:lvl>
    <w:lvl w:ilvl="1" w:tplc="44026AE0">
      <w:numFmt w:val="bullet"/>
      <w:lvlText w:val=""/>
      <w:lvlJc w:val="left"/>
      <w:pPr>
        <w:ind w:left="1200" w:hanging="360"/>
      </w:pPr>
      <w:rPr>
        <w:rFonts w:ascii="Symbol" w:eastAsia="Symbol" w:hAnsi="Symbol" w:cs="Symbol" w:hint="default"/>
        <w:w w:val="99"/>
        <w:sz w:val="26"/>
        <w:szCs w:val="26"/>
        <w:lang w:val="en-US" w:eastAsia="en-US" w:bidi="ar-SA"/>
      </w:rPr>
    </w:lvl>
    <w:lvl w:ilvl="2" w:tplc="83584846">
      <w:numFmt w:val="bullet"/>
      <w:lvlText w:val="•"/>
      <w:lvlJc w:val="left"/>
      <w:pPr>
        <w:ind w:left="2154" w:hanging="360"/>
      </w:pPr>
      <w:rPr>
        <w:rFonts w:hint="default"/>
        <w:lang w:val="en-US" w:eastAsia="en-US" w:bidi="ar-SA"/>
      </w:rPr>
    </w:lvl>
    <w:lvl w:ilvl="3" w:tplc="F648D778">
      <w:numFmt w:val="bullet"/>
      <w:lvlText w:val="•"/>
      <w:lvlJc w:val="left"/>
      <w:pPr>
        <w:ind w:left="3108" w:hanging="360"/>
      </w:pPr>
      <w:rPr>
        <w:rFonts w:hint="default"/>
        <w:lang w:val="en-US" w:eastAsia="en-US" w:bidi="ar-SA"/>
      </w:rPr>
    </w:lvl>
    <w:lvl w:ilvl="4" w:tplc="CF581456">
      <w:numFmt w:val="bullet"/>
      <w:lvlText w:val="•"/>
      <w:lvlJc w:val="left"/>
      <w:pPr>
        <w:ind w:left="4062" w:hanging="360"/>
      </w:pPr>
      <w:rPr>
        <w:rFonts w:hint="default"/>
        <w:lang w:val="en-US" w:eastAsia="en-US" w:bidi="ar-SA"/>
      </w:rPr>
    </w:lvl>
    <w:lvl w:ilvl="5" w:tplc="7218906C">
      <w:numFmt w:val="bullet"/>
      <w:lvlText w:val="•"/>
      <w:lvlJc w:val="left"/>
      <w:pPr>
        <w:ind w:left="5016" w:hanging="360"/>
      </w:pPr>
      <w:rPr>
        <w:rFonts w:hint="default"/>
        <w:lang w:val="en-US" w:eastAsia="en-US" w:bidi="ar-SA"/>
      </w:rPr>
    </w:lvl>
    <w:lvl w:ilvl="6" w:tplc="F0AED4C8">
      <w:numFmt w:val="bullet"/>
      <w:lvlText w:val="•"/>
      <w:lvlJc w:val="left"/>
      <w:pPr>
        <w:ind w:left="5970" w:hanging="360"/>
      </w:pPr>
      <w:rPr>
        <w:rFonts w:hint="default"/>
        <w:lang w:val="en-US" w:eastAsia="en-US" w:bidi="ar-SA"/>
      </w:rPr>
    </w:lvl>
    <w:lvl w:ilvl="7" w:tplc="80FCD1E2">
      <w:numFmt w:val="bullet"/>
      <w:lvlText w:val="•"/>
      <w:lvlJc w:val="left"/>
      <w:pPr>
        <w:ind w:left="6924" w:hanging="360"/>
      </w:pPr>
      <w:rPr>
        <w:rFonts w:hint="default"/>
        <w:lang w:val="en-US" w:eastAsia="en-US" w:bidi="ar-SA"/>
      </w:rPr>
    </w:lvl>
    <w:lvl w:ilvl="8" w:tplc="4CE8DAF0">
      <w:numFmt w:val="bullet"/>
      <w:lvlText w:val="•"/>
      <w:lvlJc w:val="left"/>
      <w:pPr>
        <w:ind w:left="7878" w:hanging="360"/>
      </w:pPr>
      <w:rPr>
        <w:rFonts w:hint="default"/>
        <w:lang w:val="en-US" w:eastAsia="en-US" w:bidi="ar-SA"/>
      </w:rPr>
    </w:lvl>
  </w:abstractNum>
  <w:abstractNum w:abstractNumId="15" w15:restartNumberingAfterBreak="0">
    <w:nsid w:val="1B3C1356"/>
    <w:multiLevelType w:val="hybridMultilevel"/>
    <w:tmpl w:val="D772B86A"/>
    <w:lvl w:ilvl="0" w:tplc="6FBC0D32">
      <w:start w:val="2"/>
      <w:numFmt w:val="decimal"/>
      <w:lvlText w:val="%1."/>
      <w:lvlJc w:val="left"/>
      <w:pPr>
        <w:ind w:left="408" w:hanging="300"/>
        <w:jc w:val="left"/>
      </w:pPr>
      <w:rPr>
        <w:rFonts w:ascii="Times New Roman" w:eastAsia="Times New Roman" w:hAnsi="Times New Roman" w:cs="Times New Roman" w:hint="default"/>
        <w:b/>
        <w:bCs/>
        <w:w w:val="100"/>
        <w:sz w:val="24"/>
        <w:szCs w:val="24"/>
        <w:lang w:val="en-US" w:eastAsia="en-US" w:bidi="ar-SA"/>
      </w:rPr>
    </w:lvl>
    <w:lvl w:ilvl="1" w:tplc="A630ECEC">
      <w:numFmt w:val="bullet"/>
      <w:lvlText w:val="•"/>
      <w:lvlJc w:val="left"/>
      <w:pPr>
        <w:ind w:left="1140" w:hanging="300"/>
      </w:pPr>
      <w:rPr>
        <w:rFonts w:hint="default"/>
        <w:lang w:val="en-US" w:eastAsia="en-US" w:bidi="ar-SA"/>
      </w:rPr>
    </w:lvl>
    <w:lvl w:ilvl="2" w:tplc="9DB49120">
      <w:numFmt w:val="bullet"/>
      <w:lvlText w:val="•"/>
      <w:lvlJc w:val="left"/>
      <w:pPr>
        <w:ind w:left="1880" w:hanging="300"/>
      </w:pPr>
      <w:rPr>
        <w:rFonts w:hint="default"/>
        <w:lang w:val="en-US" w:eastAsia="en-US" w:bidi="ar-SA"/>
      </w:rPr>
    </w:lvl>
    <w:lvl w:ilvl="3" w:tplc="DE96D2D0">
      <w:numFmt w:val="bullet"/>
      <w:lvlText w:val="•"/>
      <w:lvlJc w:val="left"/>
      <w:pPr>
        <w:ind w:left="2621" w:hanging="300"/>
      </w:pPr>
      <w:rPr>
        <w:rFonts w:hint="default"/>
        <w:lang w:val="en-US" w:eastAsia="en-US" w:bidi="ar-SA"/>
      </w:rPr>
    </w:lvl>
    <w:lvl w:ilvl="4" w:tplc="1E702E1A">
      <w:numFmt w:val="bullet"/>
      <w:lvlText w:val="•"/>
      <w:lvlJc w:val="left"/>
      <w:pPr>
        <w:ind w:left="3361" w:hanging="300"/>
      </w:pPr>
      <w:rPr>
        <w:rFonts w:hint="default"/>
        <w:lang w:val="en-US" w:eastAsia="en-US" w:bidi="ar-SA"/>
      </w:rPr>
    </w:lvl>
    <w:lvl w:ilvl="5" w:tplc="2732F7E4">
      <w:numFmt w:val="bullet"/>
      <w:lvlText w:val="•"/>
      <w:lvlJc w:val="left"/>
      <w:pPr>
        <w:ind w:left="4102" w:hanging="300"/>
      </w:pPr>
      <w:rPr>
        <w:rFonts w:hint="default"/>
        <w:lang w:val="en-US" w:eastAsia="en-US" w:bidi="ar-SA"/>
      </w:rPr>
    </w:lvl>
    <w:lvl w:ilvl="6" w:tplc="8CDE98B8">
      <w:numFmt w:val="bullet"/>
      <w:lvlText w:val="•"/>
      <w:lvlJc w:val="left"/>
      <w:pPr>
        <w:ind w:left="4842" w:hanging="300"/>
      </w:pPr>
      <w:rPr>
        <w:rFonts w:hint="default"/>
        <w:lang w:val="en-US" w:eastAsia="en-US" w:bidi="ar-SA"/>
      </w:rPr>
    </w:lvl>
    <w:lvl w:ilvl="7" w:tplc="6BA4DB2C">
      <w:numFmt w:val="bullet"/>
      <w:lvlText w:val="•"/>
      <w:lvlJc w:val="left"/>
      <w:pPr>
        <w:ind w:left="5583" w:hanging="300"/>
      </w:pPr>
      <w:rPr>
        <w:rFonts w:hint="default"/>
        <w:lang w:val="en-US" w:eastAsia="en-US" w:bidi="ar-SA"/>
      </w:rPr>
    </w:lvl>
    <w:lvl w:ilvl="8" w:tplc="A4BA1492">
      <w:numFmt w:val="bullet"/>
      <w:lvlText w:val="•"/>
      <w:lvlJc w:val="left"/>
      <w:pPr>
        <w:ind w:left="6323" w:hanging="300"/>
      </w:pPr>
      <w:rPr>
        <w:rFonts w:hint="default"/>
        <w:lang w:val="en-US" w:eastAsia="en-US" w:bidi="ar-SA"/>
      </w:rPr>
    </w:lvl>
  </w:abstractNum>
  <w:abstractNum w:abstractNumId="16" w15:restartNumberingAfterBreak="0">
    <w:nsid w:val="1E3513DE"/>
    <w:multiLevelType w:val="hybridMultilevel"/>
    <w:tmpl w:val="CD1668AC"/>
    <w:lvl w:ilvl="0" w:tplc="E7CAED8A">
      <w:start w:val="1"/>
      <w:numFmt w:val="decimal"/>
      <w:lvlText w:val="%1."/>
      <w:lvlJc w:val="left"/>
      <w:pPr>
        <w:ind w:left="1200" w:hanging="360"/>
        <w:jc w:val="left"/>
      </w:pPr>
      <w:rPr>
        <w:rFonts w:ascii="Times New Roman" w:eastAsia="Times New Roman" w:hAnsi="Times New Roman" w:cs="Times New Roman" w:hint="default"/>
        <w:b/>
        <w:bCs/>
        <w:w w:val="99"/>
        <w:sz w:val="26"/>
        <w:szCs w:val="26"/>
        <w:lang w:val="en-US" w:eastAsia="en-US" w:bidi="ar-SA"/>
      </w:rPr>
    </w:lvl>
    <w:lvl w:ilvl="1" w:tplc="791CAD78">
      <w:numFmt w:val="bullet"/>
      <w:lvlText w:val=""/>
      <w:lvlJc w:val="left"/>
      <w:pPr>
        <w:ind w:left="1291" w:hanging="269"/>
      </w:pPr>
      <w:rPr>
        <w:rFonts w:hint="default"/>
        <w:w w:val="99"/>
        <w:lang w:val="en-US" w:eastAsia="en-US" w:bidi="ar-SA"/>
      </w:rPr>
    </w:lvl>
    <w:lvl w:ilvl="2" w:tplc="783063DE">
      <w:numFmt w:val="bullet"/>
      <w:lvlText w:val=""/>
      <w:lvlJc w:val="left"/>
      <w:pPr>
        <w:ind w:left="2641" w:hanging="360"/>
      </w:pPr>
      <w:rPr>
        <w:rFonts w:ascii="Symbol" w:eastAsia="Symbol" w:hAnsi="Symbol" w:cs="Symbol" w:hint="default"/>
        <w:w w:val="99"/>
        <w:sz w:val="26"/>
        <w:szCs w:val="26"/>
        <w:lang w:val="en-US" w:eastAsia="en-US" w:bidi="ar-SA"/>
      </w:rPr>
    </w:lvl>
    <w:lvl w:ilvl="3" w:tplc="A41C6F32">
      <w:numFmt w:val="bullet"/>
      <w:lvlText w:val="•"/>
      <w:lvlJc w:val="left"/>
      <w:pPr>
        <w:ind w:left="3533" w:hanging="360"/>
      </w:pPr>
      <w:rPr>
        <w:rFonts w:hint="default"/>
        <w:lang w:val="en-US" w:eastAsia="en-US" w:bidi="ar-SA"/>
      </w:rPr>
    </w:lvl>
    <w:lvl w:ilvl="4" w:tplc="5E78B85A">
      <w:numFmt w:val="bullet"/>
      <w:lvlText w:val="•"/>
      <w:lvlJc w:val="left"/>
      <w:pPr>
        <w:ind w:left="4426" w:hanging="360"/>
      </w:pPr>
      <w:rPr>
        <w:rFonts w:hint="default"/>
        <w:lang w:val="en-US" w:eastAsia="en-US" w:bidi="ar-SA"/>
      </w:rPr>
    </w:lvl>
    <w:lvl w:ilvl="5" w:tplc="FE26B472">
      <w:numFmt w:val="bullet"/>
      <w:lvlText w:val="•"/>
      <w:lvlJc w:val="left"/>
      <w:pPr>
        <w:ind w:left="5319" w:hanging="360"/>
      </w:pPr>
      <w:rPr>
        <w:rFonts w:hint="default"/>
        <w:lang w:val="en-US" w:eastAsia="en-US" w:bidi="ar-SA"/>
      </w:rPr>
    </w:lvl>
    <w:lvl w:ilvl="6" w:tplc="2D5C9EDC">
      <w:numFmt w:val="bullet"/>
      <w:lvlText w:val="•"/>
      <w:lvlJc w:val="left"/>
      <w:pPr>
        <w:ind w:left="6213" w:hanging="360"/>
      </w:pPr>
      <w:rPr>
        <w:rFonts w:hint="default"/>
        <w:lang w:val="en-US" w:eastAsia="en-US" w:bidi="ar-SA"/>
      </w:rPr>
    </w:lvl>
    <w:lvl w:ilvl="7" w:tplc="C99260FC">
      <w:numFmt w:val="bullet"/>
      <w:lvlText w:val="•"/>
      <w:lvlJc w:val="left"/>
      <w:pPr>
        <w:ind w:left="7106" w:hanging="360"/>
      </w:pPr>
      <w:rPr>
        <w:rFonts w:hint="default"/>
        <w:lang w:val="en-US" w:eastAsia="en-US" w:bidi="ar-SA"/>
      </w:rPr>
    </w:lvl>
    <w:lvl w:ilvl="8" w:tplc="1A42DDAC">
      <w:numFmt w:val="bullet"/>
      <w:lvlText w:val="•"/>
      <w:lvlJc w:val="left"/>
      <w:pPr>
        <w:ind w:left="7999" w:hanging="360"/>
      </w:pPr>
      <w:rPr>
        <w:rFonts w:hint="default"/>
        <w:lang w:val="en-US" w:eastAsia="en-US" w:bidi="ar-SA"/>
      </w:rPr>
    </w:lvl>
  </w:abstractNum>
  <w:abstractNum w:abstractNumId="17" w15:restartNumberingAfterBreak="0">
    <w:nsid w:val="1E4A2C3F"/>
    <w:multiLevelType w:val="hybridMultilevel"/>
    <w:tmpl w:val="73E45310"/>
    <w:lvl w:ilvl="0" w:tplc="0BD43D6E">
      <w:numFmt w:val="bullet"/>
      <w:lvlText w:val=""/>
      <w:lvlJc w:val="left"/>
      <w:pPr>
        <w:ind w:left="1200" w:hanging="360"/>
      </w:pPr>
      <w:rPr>
        <w:rFonts w:ascii="Wingdings" w:eastAsia="Wingdings" w:hAnsi="Wingdings" w:cs="Wingdings" w:hint="default"/>
        <w:w w:val="99"/>
        <w:sz w:val="26"/>
        <w:szCs w:val="26"/>
        <w:lang w:val="en-US" w:eastAsia="en-US" w:bidi="ar-SA"/>
      </w:rPr>
    </w:lvl>
    <w:lvl w:ilvl="1" w:tplc="0BBA255A">
      <w:numFmt w:val="bullet"/>
      <w:lvlText w:val=""/>
      <w:lvlJc w:val="left"/>
      <w:pPr>
        <w:ind w:left="1921" w:hanging="361"/>
      </w:pPr>
      <w:rPr>
        <w:rFonts w:ascii="Symbol" w:eastAsia="Symbol" w:hAnsi="Symbol" w:cs="Symbol" w:hint="default"/>
        <w:w w:val="99"/>
        <w:sz w:val="26"/>
        <w:szCs w:val="26"/>
        <w:lang w:val="en-US" w:eastAsia="en-US" w:bidi="ar-SA"/>
      </w:rPr>
    </w:lvl>
    <w:lvl w:ilvl="2" w:tplc="717E4A78">
      <w:numFmt w:val="bullet"/>
      <w:lvlText w:val="•"/>
      <w:lvlJc w:val="left"/>
      <w:pPr>
        <w:ind w:left="2794" w:hanging="361"/>
      </w:pPr>
      <w:rPr>
        <w:rFonts w:hint="default"/>
        <w:lang w:val="en-US" w:eastAsia="en-US" w:bidi="ar-SA"/>
      </w:rPr>
    </w:lvl>
    <w:lvl w:ilvl="3" w:tplc="3992FDB8">
      <w:numFmt w:val="bullet"/>
      <w:lvlText w:val="•"/>
      <w:lvlJc w:val="left"/>
      <w:pPr>
        <w:ind w:left="3668" w:hanging="361"/>
      </w:pPr>
      <w:rPr>
        <w:rFonts w:hint="default"/>
        <w:lang w:val="en-US" w:eastAsia="en-US" w:bidi="ar-SA"/>
      </w:rPr>
    </w:lvl>
    <w:lvl w:ilvl="4" w:tplc="1B38790C">
      <w:numFmt w:val="bullet"/>
      <w:lvlText w:val="•"/>
      <w:lvlJc w:val="left"/>
      <w:pPr>
        <w:ind w:left="4542" w:hanging="361"/>
      </w:pPr>
      <w:rPr>
        <w:rFonts w:hint="default"/>
        <w:lang w:val="en-US" w:eastAsia="en-US" w:bidi="ar-SA"/>
      </w:rPr>
    </w:lvl>
    <w:lvl w:ilvl="5" w:tplc="2F1A4572">
      <w:numFmt w:val="bullet"/>
      <w:lvlText w:val="•"/>
      <w:lvlJc w:val="left"/>
      <w:pPr>
        <w:ind w:left="5416" w:hanging="361"/>
      </w:pPr>
      <w:rPr>
        <w:rFonts w:hint="default"/>
        <w:lang w:val="en-US" w:eastAsia="en-US" w:bidi="ar-SA"/>
      </w:rPr>
    </w:lvl>
    <w:lvl w:ilvl="6" w:tplc="A42A90C6">
      <w:numFmt w:val="bullet"/>
      <w:lvlText w:val="•"/>
      <w:lvlJc w:val="left"/>
      <w:pPr>
        <w:ind w:left="6290" w:hanging="361"/>
      </w:pPr>
      <w:rPr>
        <w:rFonts w:hint="default"/>
        <w:lang w:val="en-US" w:eastAsia="en-US" w:bidi="ar-SA"/>
      </w:rPr>
    </w:lvl>
    <w:lvl w:ilvl="7" w:tplc="73E467DA">
      <w:numFmt w:val="bullet"/>
      <w:lvlText w:val="•"/>
      <w:lvlJc w:val="left"/>
      <w:pPr>
        <w:ind w:left="7164" w:hanging="361"/>
      </w:pPr>
      <w:rPr>
        <w:rFonts w:hint="default"/>
        <w:lang w:val="en-US" w:eastAsia="en-US" w:bidi="ar-SA"/>
      </w:rPr>
    </w:lvl>
    <w:lvl w:ilvl="8" w:tplc="920EA20E">
      <w:numFmt w:val="bullet"/>
      <w:lvlText w:val="•"/>
      <w:lvlJc w:val="left"/>
      <w:pPr>
        <w:ind w:left="8038" w:hanging="361"/>
      </w:pPr>
      <w:rPr>
        <w:rFonts w:hint="default"/>
        <w:lang w:val="en-US" w:eastAsia="en-US" w:bidi="ar-SA"/>
      </w:rPr>
    </w:lvl>
  </w:abstractNum>
  <w:abstractNum w:abstractNumId="18" w15:restartNumberingAfterBreak="0">
    <w:nsid w:val="20F51F5E"/>
    <w:multiLevelType w:val="hybridMultilevel"/>
    <w:tmpl w:val="34B8C7D0"/>
    <w:lvl w:ilvl="0" w:tplc="16EEF39C">
      <w:numFmt w:val="bullet"/>
      <w:lvlText w:val=""/>
      <w:lvlJc w:val="left"/>
      <w:pPr>
        <w:ind w:left="1200" w:hanging="180"/>
      </w:pPr>
      <w:rPr>
        <w:rFonts w:ascii="Symbol" w:eastAsia="Symbol" w:hAnsi="Symbol" w:cs="Symbol" w:hint="default"/>
        <w:w w:val="99"/>
        <w:sz w:val="26"/>
        <w:szCs w:val="26"/>
        <w:lang w:val="en-US" w:eastAsia="en-US" w:bidi="ar-SA"/>
      </w:rPr>
    </w:lvl>
    <w:lvl w:ilvl="1" w:tplc="52D89046">
      <w:numFmt w:val="bullet"/>
      <w:lvlText w:val="•"/>
      <w:lvlJc w:val="left"/>
      <w:pPr>
        <w:ind w:left="2058" w:hanging="180"/>
      </w:pPr>
      <w:rPr>
        <w:rFonts w:hint="default"/>
        <w:lang w:val="en-US" w:eastAsia="en-US" w:bidi="ar-SA"/>
      </w:rPr>
    </w:lvl>
    <w:lvl w:ilvl="2" w:tplc="30104B80">
      <w:numFmt w:val="bullet"/>
      <w:lvlText w:val="•"/>
      <w:lvlJc w:val="left"/>
      <w:pPr>
        <w:ind w:left="2917" w:hanging="180"/>
      </w:pPr>
      <w:rPr>
        <w:rFonts w:hint="default"/>
        <w:lang w:val="en-US" w:eastAsia="en-US" w:bidi="ar-SA"/>
      </w:rPr>
    </w:lvl>
    <w:lvl w:ilvl="3" w:tplc="D43EEF76">
      <w:numFmt w:val="bullet"/>
      <w:lvlText w:val="•"/>
      <w:lvlJc w:val="left"/>
      <w:pPr>
        <w:ind w:left="3775" w:hanging="180"/>
      </w:pPr>
      <w:rPr>
        <w:rFonts w:hint="default"/>
        <w:lang w:val="en-US" w:eastAsia="en-US" w:bidi="ar-SA"/>
      </w:rPr>
    </w:lvl>
    <w:lvl w:ilvl="4" w:tplc="2DEE5DDE">
      <w:numFmt w:val="bullet"/>
      <w:lvlText w:val="•"/>
      <w:lvlJc w:val="left"/>
      <w:pPr>
        <w:ind w:left="4634" w:hanging="180"/>
      </w:pPr>
      <w:rPr>
        <w:rFonts w:hint="default"/>
        <w:lang w:val="en-US" w:eastAsia="en-US" w:bidi="ar-SA"/>
      </w:rPr>
    </w:lvl>
    <w:lvl w:ilvl="5" w:tplc="998C1156">
      <w:numFmt w:val="bullet"/>
      <w:lvlText w:val="•"/>
      <w:lvlJc w:val="left"/>
      <w:pPr>
        <w:ind w:left="5493" w:hanging="180"/>
      </w:pPr>
      <w:rPr>
        <w:rFonts w:hint="default"/>
        <w:lang w:val="en-US" w:eastAsia="en-US" w:bidi="ar-SA"/>
      </w:rPr>
    </w:lvl>
    <w:lvl w:ilvl="6" w:tplc="791A4F50">
      <w:numFmt w:val="bullet"/>
      <w:lvlText w:val="•"/>
      <w:lvlJc w:val="left"/>
      <w:pPr>
        <w:ind w:left="6351" w:hanging="180"/>
      </w:pPr>
      <w:rPr>
        <w:rFonts w:hint="default"/>
        <w:lang w:val="en-US" w:eastAsia="en-US" w:bidi="ar-SA"/>
      </w:rPr>
    </w:lvl>
    <w:lvl w:ilvl="7" w:tplc="22547C00">
      <w:numFmt w:val="bullet"/>
      <w:lvlText w:val="•"/>
      <w:lvlJc w:val="left"/>
      <w:pPr>
        <w:ind w:left="7210" w:hanging="180"/>
      </w:pPr>
      <w:rPr>
        <w:rFonts w:hint="default"/>
        <w:lang w:val="en-US" w:eastAsia="en-US" w:bidi="ar-SA"/>
      </w:rPr>
    </w:lvl>
    <w:lvl w:ilvl="8" w:tplc="893AEE24">
      <w:numFmt w:val="bullet"/>
      <w:lvlText w:val="•"/>
      <w:lvlJc w:val="left"/>
      <w:pPr>
        <w:ind w:left="8069" w:hanging="180"/>
      </w:pPr>
      <w:rPr>
        <w:rFonts w:hint="default"/>
        <w:lang w:val="en-US" w:eastAsia="en-US" w:bidi="ar-SA"/>
      </w:rPr>
    </w:lvl>
  </w:abstractNum>
  <w:abstractNum w:abstractNumId="19" w15:restartNumberingAfterBreak="0">
    <w:nsid w:val="21E46CD2"/>
    <w:multiLevelType w:val="hybridMultilevel"/>
    <w:tmpl w:val="E4647C06"/>
    <w:lvl w:ilvl="0" w:tplc="77D24106">
      <w:numFmt w:val="bullet"/>
      <w:lvlText w:val=""/>
      <w:lvlJc w:val="left"/>
      <w:pPr>
        <w:ind w:left="467" w:hanging="360"/>
      </w:pPr>
      <w:rPr>
        <w:rFonts w:ascii="Symbol" w:eastAsia="Symbol" w:hAnsi="Symbol" w:cs="Symbol" w:hint="default"/>
        <w:w w:val="99"/>
        <w:sz w:val="26"/>
        <w:szCs w:val="26"/>
        <w:lang w:val="en-US" w:eastAsia="en-US" w:bidi="ar-SA"/>
      </w:rPr>
    </w:lvl>
    <w:lvl w:ilvl="1" w:tplc="F55A4554">
      <w:numFmt w:val="bullet"/>
      <w:lvlText w:val="•"/>
      <w:lvlJc w:val="left"/>
      <w:pPr>
        <w:ind w:left="851" w:hanging="360"/>
      </w:pPr>
      <w:rPr>
        <w:rFonts w:hint="default"/>
        <w:lang w:val="en-US" w:eastAsia="en-US" w:bidi="ar-SA"/>
      </w:rPr>
    </w:lvl>
    <w:lvl w:ilvl="2" w:tplc="FD2418D8">
      <w:numFmt w:val="bullet"/>
      <w:lvlText w:val="•"/>
      <w:lvlJc w:val="left"/>
      <w:pPr>
        <w:ind w:left="1242" w:hanging="360"/>
      </w:pPr>
      <w:rPr>
        <w:rFonts w:hint="default"/>
        <w:lang w:val="en-US" w:eastAsia="en-US" w:bidi="ar-SA"/>
      </w:rPr>
    </w:lvl>
    <w:lvl w:ilvl="3" w:tplc="8FE24174">
      <w:numFmt w:val="bullet"/>
      <w:lvlText w:val="•"/>
      <w:lvlJc w:val="left"/>
      <w:pPr>
        <w:ind w:left="1633" w:hanging="360"/>
      </w:pPr>
      <w:rPr>
        <w:rFonts w:hint="default"/>
        <w:lang w:val="en-US" w:eastAsia="en-US" w:bidi="ar-SA"/>
      </w:rPr>
    </w:lvl>
    <w:lvl w:ilvl="4" w:tplc="6554AE54">
      <w:numFmt w:val="bullet"/>
      <w:lvlText w:val="•"/>
      <w:lvlJc w:val="left"/>
      <w:pPr>
        <w:ind w:left="2025" w:hanging="360"/>
      </w:pPr>
      <w:rPr>
        <w:rFonts w:hint="default"/>
        <w:lang w:val="en-US" w:eastAsia="en-US" w:bidi="ar-SA"/>
      </w:rPr>
    </w:lvl>
    <w:lvl w:ilvl="5" w:tplc="63BA4418">
      <w:numFmt w:val="bullet"/>
      <w:lvlText w:val="•"/>
      <w:lvlJc w:val="left"/>
      <w:pPr>
        <w:ind w:left="2416" w:hanging="360"/>
      </w:pPr>
      <w:rPr>
        <w:rFonts w:hint="default"/>
        <w:lang w:val="en-US" w:eastAsia="en-US" w:bidi="ar-SA"/>
      </w:rPr>
    </w:lvl>
    <w:lvl w:ilvl="6" w:tplc="E2441106">
      <w:numFmt w:val="bullet"/>
      <w:lvlText w:val="•"/>
      <w:lvlJc w:val="left"/>
      <w:pPr>
        <w:ind w:left="2807" w:hanging="360"/>
      </w:pPr>
      <w:rPr>
        <w:rFonts w:hint="default"/>
        <w:lang w:val="en-US" w:eastAsia="en-US" w:bidi="ar-SA"/>
      </w:rPr>
    </w:lvl>
    <w:lvl w:ilvl="7" w:tplc="79E6F0F2">
      <w:numFmt w:val="bullet"/>
      <w:lvlText w:val="•"/>
      <w:lvlJc w:val="left"/>
      <w:pPr>
        <w:ind w:left="3199" w:hanging="360"/>
      </w:pPr>
      <w:rPr>
        <w:rFonts w:hint="default"/>
        <w:lang w:val="en-US" w:eastAsia="en-US" w:bidi="ar-SA"/>
      </w:rPr>
    </w:lvl>
    <w:lvl w:ilvl="8" w:tplc="1BC4AF78">
      <w:numFmt w:val="bullet"/>
      <w:lvlText w:val="•"/>
      <w:lvlJc w:val="left"/>
      <w:pPr>
        <w:ind w:left="3590" w:hanging="360"/>
      </w:pPr>
      <w:rPr>
        <w:rFonts w:hint="default"/>
        <w:lang w:val="en-US" w:eastAsia="en-US" w:bidi="ar-SA"/>
      </w:rPr>
    </w:lvl>
  </w:abstractNum>
  <w:abstractNum w:abstractNumId="20" w15:restartNumberingAfterBreak="0">
    <w:nsid w:val="22CE6D46"/>
    <w:multiLevelType w:val="hybridMultilevel"/>
    <w:tmpl w:val="BEC8726A"/>
    <w:lvl w:ilvl="0" w:tplc="BA7EE74A">
      <w:numFmt w:val="bullet"/>
      <w:lvlText w:val=""/>
      <w:lvlJc w:val="left"/>
      <w:pPr>
        <w:ind w:left="467" w:hanging="360"/>
      </w:pPr>
      <w:rPr>
        <w:rFonts w:ascii="Symbol" w:eastAsia="Symbol" w:hAnsi="Symbol" w:cs="Symbol" w:hint="default"/>
        <w:w w:val="99"/>
        <w:sz w:val="26"/>
        <w:szCs w:val="26"/>
        <w:lang w:val="en-US" w:eastAsia="en-US" w:bidi="ar-SA"/>
      </w:rPr>
    </w:lvl>
    <w:lvl w:ilvl="1" w:tplc="C2F83544">
      <w:numFmt w:val="bullet"/>
      <w:lvlText w:val="•"/>
      <w:lvlJc w:val="left"/>
      <w:pPr>
        <w:ind w:left="863" w:hanging="360"/>
      </w:pPr>
      <w:rPr>
        <w:rFonts w:hint="default"/>
        <w:lang w:val="en-US" w:eastAsia="en-US" w:bidi="ar-SA"/>
      </w:rPr>
    </w:lvl>
    <w:lvl w:ilvl="2" w:tplc="CCD0E572">
      <w:numFmt w:val="bullet"/>
      <w:lvlText w:val="•"/>
      <w:lvlJc w:val="left"/>
      <w:pPr>
        <w:ind w:left="1266" w:hanging="360"/>
      </w:pPr>
      <w:rPr>
        <w:rFonts w:hint="default"/>
        <w:lang w:val="en-US" w:eastAsia="en-US" w:bidi="ar-SA"/>
      </w:rPr>
    </w:lvl>
    <w:lvl w:ilvl="3" w:tplc="E51AB70C">
      <w:numFmt w:val="bullet"/>
      <w:lvlText w:val="•"/>
      <w:lvlJc w:val="left"/>
      <w:pPr>
        <w:ind w:left="1669" w:hanging="360"/>
      </w:pPr>
      <w:rPr>
        <w:rFonts w:hint="default"/>
        <w:lang w:val="en-US" w:eastAsia="en-US" w:bidi="ar-SA"/>
      </w:rPr>
    </w:lvl>
    <w:lvl w:ilvl="4" w:tplc="D8F4C7D0">
      <w:numFmt w:val="bullet"/>
      <w:lvlText w:val="•"/>
      <w:lvlJc w:val="left"/>
      <w:pPr>
        <w:ind w:left="2072" w:hanging="360"/>
      </w:pPr>
      <w:rPr>
        <w:rFonts w:hint="default"/>
        <w:lang w:val="en-US" w:eastAsia="en-US" w:bidi="ar-SA"/>
      </w:rPr>
    </w:lvl>
    <w:lvl w:ilvl="5" w:tplc="F190D234">
      <w:numFmt w:val="bullet"/>
      <w:lvlText w:val="•"/>
      <w:lvlJc w:val="left"/>
      <w:pPr>
        <w:ind w:left="2475" w:hanging="360"/>
      </w:pPr>
      <w:rPr>
        <w:rFonts w:hint="default"/>
        <w:lang w:val="en-US" w:eastAsia="en-US" w:bidi="ar-SA"/>
      </w:rPr>
    </w:lvl>
    <w:lvl w:ilvl="6" w:tplc="AE8E2916">
      <w:numFmt w:val="bullet"/>
      <w:lvlText w:val="•"/>
      <w:lvlJc w:val="left"/>
      <w:pPr>
        <w:ind w:left="2878" w:hanging="360"/>
      </w:pPr>
      <w:rPr>
        <w:rFonts w:hint="default"/>
        <w:lang w:val="en-US" w:eastAsia="en-US" w:bidi="ar-SA"/>
      </w:rPr>
    </w:lvl>
    <w:lvl w:ilvl="7" w:tplc="84D41856">
      <w:numFmt w:val="bullet"/>
      <w:lvlText w:val="•"/>
      <w:lvlJc w:val="left"/>
      <w:pPr>
        <w:ind w:left="3281" w:hanging="360"/>
      </w:pPr>
      <w:rPr>
        <w:rFonts w:hint="default"/>
        <w:lang w:val="en-US" w:eastAsia="en-US" w:bidi="ar-SA"/>
      </w:rPr>
    </w:lvl>
    <w:lvl w:ilvl="8" w:tplc="0E844E64">
      <w:numFmt w:val="bullet"/>
      <w:lvlText w:val="•"/>
      <w:lvlJc w:val="left"/>
      <w:pPr>
        <w:ind w:left="3684" w:hanging="360"/>
      </w:pPr>
      <w:rPr>
        <w:rFonts w:hint="default"/>
        <w:lang w:val="en-US" w:eastAsia="en-US" w:bidi="ar-SA"/>
      </w:rPr>
    </w:lvl>
  </w:abstractNum>
  <w:abstractNum w:abstractNumId="21" w15:restartNumberingAfterBreak="0">
    <w:nsid w:val="25D63387"/>
    <w:multiLevelType w:val="hybridMultilevel"/>
    <w:tmpl w:val="E4B8FA62"/>
    <w:lvl w:ilvl="0" w:tplc="4320717C">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33BACC80">
      <w:numFmt w:val="bullet"/>
      <w:lvlText w:val="•"/>
      <w:lvlJc w:val="left"/>
      <w:pPr>
        <w:ind w:left="2058" w:hanging="360"/>
      </w:pPr>
      <w:rPr>
        <w:rFonts w:hint="default"/>
        <w:lang w:val="en-US" w:eastAsia="en-US" w:bidi="ar-SA"/>
      </w:rPr>
    </w:lvl>
    <w:lvl w:ilvl="2" w:tplc="0A4A1334">
      <w:numFmt w:val="bullet"/>
      <w:lvlText w:val="•"/>
      <w:lvlJc w:val="left"/>
      <w:pPr>
        <w:ind w:left="2917" w:hanging="360"/>
      </w:pPr>
      <w:rPr>
        <w:rFonts w:hint="default"/>
        <w:lang w:val="en-US" w:eastAsia="en-US" w:bidi="ar-SA"/>
      </w:rPr>
    </w:lvl>
    <w:lvl w:ilvl="3" w:tplc="334C4394">
      <w:numFmt w:val="bullet"/>
      <w:lvlText w:val="•"/>
      <w:lvlJc w:val="left"/>
      <w:pPr>
        <w:ind w:left="3775" w:hanging="360"/>
      </w:pPr>
      <w:rPr>
        <w:rFonts w:hint="default"/>
        <w:lang w:val="en-US" w:eastAsia="en-US" w:bidi="ar-SA"/>
      </w:rPr>
    </w:lvl>
    <w:lvl w:ilvl="4" w:tplc="FAE483E6">
      <w:numFmt w:val="bullet"/>
      <w:lvlText w:val="•"/>
      <w:lvlJc w:val="left"/>
      <w:pPr>
        <w:ind w:left="4634" w:hanging="360"/>
      </w:pPr>
      <w:rPr>
        <w:rFonts w:hint="default"/>
        <w:lang w:val="en-US" w:eastAsia="en-US" w:bidi="ar-SA"/>
      </w:rPr>
    </w:lvl>
    <w:lvl w:ilvl="5" w:tplc="88882F22">
      <w:numFmt w:val="bullet"/>
      <w:lvlText w:val="•"/>
      <w:lvlJc w:val="left"/>
      <w:pPr>
        <w:ind w:left="5493" w:hanging="360"/>
      </w:pPr>
      <w:rPr>
        <w:rFonts w:hint="default"/>
        <w:lang w:val="en-US" w:eastAsia="en-US" w:bidi="ar-SA"/>
      </w:rPr>
    </w:lvl>
    <w:lvl w:ilvl="6" w:tplc="7BDAEE62">
      <w:numFmt w:val="bullet"/>
      <w:lvlText w:val="•"/>
      <w:lvlJc w:val="left"/>
      <w:pPr>
        <w:ind w:left="6351" w:hanging="360"/>
      </w:pPr>
      <w:rPr>
        <w:rFonts w:hint="default"/>
        <w:lang w:val="en-US" w:eastAsia="en-US" w:bidi="ar-SA"/>
      </w:rPr>
    </w:lvl>
    <w:lvl w:ilvl="7" w:tplc="C3E2701E">
      <w:numFmt w:val="bullet"/>
      <w:lvlText w:val="•"/>
      <w:lvlJc w:val="left"/>
      <w:pPr>
        <w:ind w:left="7210" w:hanging="360"/>
      </w:pPr>
      <w:rPr>
        <w:rFonts w:hint="default"/>
        <w:lang w:val="en-US" w:eastAsia="en-US" w:bidi="ar-SA"/>
      </w:rPr>
    </w:lvl>
    <w:lvl w:ilvl="8" w:tplc="C3041128">
      <w:numFmt w:val="bullet"/>
      <w:lvlText w:val="•"/>
      <w:lvlJc w:val="left"/>
      <w:pPr>
        <w:ind w:left="8069" w:hanging="360"/>
      </w:pPr>
      <w:rPr>
        <w:rFonts w:hint="default"/>
        <w:lang w:val="en-US" w:eastAsia="en-US" w:bidi="ar-SA"/>
      </w:rPr>
    </w:lvl>
  </w:abstractNum>
  <w:abstractNum w:abstractNumId="22" w15:restartNumberingAfterBreak="0">
    <w:nsid w:val="2A8448E3"/>
    <w:multiLevelType w:val="hybridMultilevel"/>
    <w:tmpl w:val="C380A070"/>
    <w:lvl w:ilvl="0" w:tplc="96746C7E">
      <w:start w:val="1"/>
      <w:numFmt w:val="decimal"/>
      <w:lvlText w:val="%1."/>
      <w:lvlJc w:val="left"/>
      <w:pPr>
        <w:ind w:left="661" w:hanging="181"/>
        <w:jc w:val="left"/>
      </w:pPr>
      <w:rPr>
        <w:rFonts w:ascii="Times New Roman" w:eastAsia="Times New Roman" w:hAnsi="Times New Roman" w:cs="Times New Roman" w:hint="default"/>
        <w:b/>
        <w:bCs/>
        <w:w w:val="100"/>
        <w:sz w:val="22"/>
        <w:szCs w:val="22"/>
        <w:u w:val="thick" w:color="000000"/>
        <w:lang w:val="en-US" w:eastAsia="en-US" w:bidi="ar-SA"/>
      </w:rPr>
    </w:lvl>
    <w:lvl w:ilvl="1" w:tplc="BB9C0594">
      <w:numFmt w:val="bullet"/>
      <w:lvlText w:val="o"/>
      <w:lvlJc w:val="left"/>
      <w:pPr>
        <w:ind w:left="1200" w:hanging="360"/>
      </w:pPr>
      <w:rPr>
        <w:rFonts w:ascii="Courier New" w:eastAsia="Courier New" w:hAnsi="Courier New" w:cs="Courier New" w:hint="default"/>
        <w:w w:val="99"/>
        <w:sz w:val="20"/>
        <w:szCs w:val="20"/>
        <w:lang w:val="en-US" w:eastAsia="en-US" w:bidi="ar-SA"/>
      </w:rPr>
    </w:lvl>
    <w:lvl w:ilvl="2" w:tplc="5914A66E">
      <w:numFmt w:val="bullet"/>
      <w:lvlText w:val="•"/>
      <w:lvlJc w:val="left"/>
      <w:pPr>
        <w:ind w:left="2154" w:hanging="360"/>
      </w:pPr>
      <w:rPr>
        <w:rFonts w:hint="default"/>
        <w:lang w:val="en-US" w:eastAsia="en-US" w:bidi="ar-SA"/>
      </w:rPr>
    </w:lvl>
    <w:lvl w:ilvl="3" w:tplc="5F70B430">
      <w:numFmt w:val="bullet"/>
      <w:lvlText w:val="•"/>
      <w:lvlJc w:val="left"/>
      <w:pPr>
        <w:ind w:left="3108" w:hanging="360"/>
      </w:pPr>
      <w:rPr>
        <w:rFonts w:hint="default"/>
        <w:lang w:val="en-US" w:eastAsia="en-US" w:bidi="ar-SA"/>
      </w:rPr>
    </w:lvl>
    <w:lvl w:ilvl="4" w:tplc="2402E1C4">
      <w:numFmt w:val="bullet"/>
      <w:lvlText w:val="•"/>
      <w:lvlJc w:val="left"/>
      <w:pPr>
        <w:ind w:left="4062" w:hanging="360"/>
      </w:pPr>
      <w:rPr>
        <w:rFonts w:hint="default"/>
        <w:lang w:val="en-US" w:eastAsia="en-US" w:bidi="ar-SA"/>
      </w:rPr>
    </w:lvl>
    <w:lvl w:ilvl="5" w:tplc="A912BA1A">
      <w:numFmt w:val="bullet"/>
      <w:lvlText w:val="•"/>
      <w:lvlJc w:val="left"/>
      <w:pPr>
        <w:ind w:left="5016" w:hanging="360"/>
      </w:pPr>
      <w:rPr>
        <w:rFonts w:hint="default"/>
        <w:lang w:val="en-US" w:eastAsia="en-US" w:bidi="ar-SA"/>
      </w:rPr>
    </w:lvl>
    <w:lvl w:ilvl="6" w:tplc="18885FDC">
      <w:numFmt w:val="bullet"/>
      <w:lvlText w:val="•"/>
      <w:lvlJc w:val="left"/>
      <w:pPr>
        <w:ind w:left="5970" w:hanging="360"/>
      </w:pPr>
      <w:rPr>
        <w:rFonts w:hint="default"/>
        <w:lang w:val="en-US" w:eastAsia="en-US" w:bidi="ar-SA"/>
      </w:rPr>
    </w:lvl>
    <w:lvl w:ilvl="7" w:tplc="04A6D514">
      <w:numFmt w:val="bullet"/>
      <w:lvlText w:val="•"/>
      <w:lvlJc w:val="left"/>
      <w:pPr>
        <w:ind w:left="6924" w:hanging="360"/>
      </w:pPr>
      <w:rPr>
        <w:rFonts w:hint="default"/>
        <w:lang w:val="en-US" w:eastAsia="en-US" w:bidi="ar-SA"/>
      </w:rPr>
    </w:lvl>
    <w:lvl w:ilvl="8" w:tplc="F69205C8">
      <w:numFmt w:val="bullet"/>
      <w:lvlText w:val="•"/>
      <w:lvlJc w:val="left"/>
      <w:pPr>
        <w:ind w:left="7878" w:hanging="360"/>
      </w:pPr>
      <w:rPr>
        <w:rFonts w:hint="default"/>
        <w:lang w:val="en-US" w:eastAsia="en-US" w:bidi="ar-SA"/>
      </w:rPr>
    </w:lvl>
  </w:abstractNum>
  <w:abstractNum w:abstractNumId="23" w15:restartNumberingAfterBreak="0">
    <w:nsid w:val="2E995CBD"/>
    <w:multiLevelType w:val="hybridMultilevel"/>
    <w:tmpl w:val="2E7A625A"/>
    <w:lvl w:ilvl="0" w:tplc="9D86C0BE">
      <w:numFmt w:val="bullet"/>
      <w:lvlText w:val=""/>
      <w:lvlJc w:val="left"/>
      <w:pPr>
        <w:ind w:left="467" w:hanging="360"/>
      </w:pPr>
      <w:rPr>
        <w:rFonts w:ascii="Symbol" w:eastAsia="Symbol" w:hAnsi="Symbol" w:cs="Symbol" w:hint="default"/>
        <w:w w:val="99"/>
        <w:sz w:val="26"/>
        <w:szCs w:val="26"/>
        <w:lang w:val="en-US" w:eastAsia="en-US" w:bidi="ar-SA"/>
      </w:rPr>
    </w:lvl>
    <w:lvl w:ilvl="1" w:tplc="AE92AB6A">
      <w:numFmt w:val="bullet"/>
      <w:lvlText w:val="•"/>
      <w:lvlJc w:val="left"/>
      <w:pPr>
        <w:ind w:left="863" w:hanging="360"/>
      </w:pPr>
      <w:rPr>
        <w:rFonts w:hint="default"/>
        <w:lang w:val="en-US" w:eastAsia="en-US" w:bidi="ar-SA"/>
      </w:rPr>
    </w:lvl>
    <w:lvl w:ilvl="2" w:tplc="75AE0DE6">
      <w:numFmt w:val="bullet"/>
      <w:lvlText w:val="•"/>
      <w:lvlJc w:val="left"/>
      <w:pPr>
        <w:ind w:left="1266" w:hanging="360"/>
      </w:pPr>
      <w:rPr>
        <w:rFonts w:hint="default"/>
        <w:lang w:val="en-US" w:eastAsia="en-US" w:bidi="ar-SA"/>
      </w:rPr>
    </w:lvl>
    <w:lvl w:ilvl="3" w:tplc="AE5A5550">
      <w:numFmt w:val="bullet"/>
      <w:lvlText w:val="•"/>
      <w:lvlJc w:val="left"/>
      <w:pPr>
        <w:ind w:left="1669" w:hanging="360"/>
      </w:pPr>
      <w:rPr>
        <w:rFonts w:hint="default"/>
        <w:lang w:val="en-US" w:eastAsia="en-US" w:bidi="ar-SA"/>
      </w:rPr>
    </w:lvl>
    <w:lvl w:ilvl="4" w:tplc="2E12D4BA">
      <w:numFmt w:val="bullet"/>
      <w:lvlText w:val="•"/>
      <w:lvlJc w:val="left"/>
      <w:pPr>
        <w:ind w:left="2072" w:hanging="360"/>
      </w:pPr>
      <w:rPr>
        <w:rFonts w:hint="default"/>
        <w:lang w:val="en-US" w:eastAsia="en-US" w:bidi="ar-SA"/>
      </w:rPr>
    </w:lvl>
    <w:lvl w:ilvl="5" w:tplc="82D21CB4">
      <w:numFmt w:val="bullet"/>
      <w:lvlText w:val="•"/>
      <w:lvlJc w:val="left"/>
      <w:pPr>
        <w:ind w:left="2475" w:hanging="360"/>
      </w:pPr>
      <w:rPr>
        <w:rFonts w:hint="default"/>
        <w:lang w:val="en-US" w:eastAsia="en-US" w:bidi="ar-SA"/>
      </w:rPr>
    </w:lvl>
    <w:lvl w:ilvl="6" w:tplc="796A5492">
      <w:numFmt w:val="bullet"/>
      <w:lvlText w:val="•"/>
      <w:lvlJc w:val="left"/>
      <w:pPr>
        <w:ind w:left="2878" w:hanging="360"/>
      </w:pPr>
      <w:rPr>
        <w:rFonts w:hint="default"/>
        <w:lang w:val="en-US" w:eastAsia="en-US" w:bidi="ar-SA"/>
      </w:rPr>
    </w:lvl>
    <w:lvl w:ilvl="7" w:tplc="0122B35A">
      <w:numFmt w:val="bullet"/>
      <w:lvlText w:val="•"/>
      <w:lvlJc w:val="left"/>
      <w:pPr>
        <w:ind w:left="3281" w:hanging="360"/>
      </w:pPr>
      <w:rPr>
        <w:rFonts w:hint="default"/>
        <w:lang w:val="en-US" w:eastAsia="en-US" w:bidi="ar-SA"/>
      </w:rPr>
    </w:lvl>
    <w:lvl w:ilvl="8" w:tplc="15302186">
      <w:numFmt w:val="bullet"/>
      <w:lvlText w:val="•"/>
      <w:lvlJc w:val="left"/>
      <w:pPr>
        <w:ind w:left="3684" w:hanging="360"/>
      </w:pPr>
      <w:rPr>
        <w:rFonts w:hint="default"/>
        <w:lang w:val="en-US" w:eastAsia="en-US" w:bidi="ar-SA"/>
      </w:rPr>
    </w:lvl>
  </w:abstractNum>
  <w:abstractNum w:abstractNumId="24" w15:restartNumberingAfterBreak="0">
    <w:nsid w:val="320C31CC"/>
    <w:multiLevelType w:val="hybridMultilevel"/>
    <w:tmpl w:val="3BD25FAC"/>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5" w15:restartNumberingAfterBreak="0">
    <w:nsid w:val="342E0025"/>
    <w:multiLevelType w:val="hybridMultilevel"/>
    <w:tmpl w:val="78164EBE"/>
    <w:lvl w:ilvl="0" w:tplc="20EC554E">
      <w:numFmt w:val="bullet"/>
      <w:lvlText w:val=""/>
      <w:lvlJc w:val="left"/>
      <w:pPr>
        <w:ind w:left="1200" w:hanging="360"/>
      </w:pPr>
      <w:rPr>
        <w:rFonts w:ascii="Wingdings" w:eastAsia="Wingdings" w:hAnsi="Wingdings" w:cs="Wingdings" w:hint="default"/>
        <w:w w:val="99"/>
        <w:sz w:val="26"/>
        <w:szCs w:val="26"/>
        <w:lang w:val="en-US" w:eastAsia="en-US" w:bidi="ar-SA"/>
      </w:rPr>
    </w:lvl>
    <w:lvl w:ilvl="1" w:tplc="02667280">
      <w:numFmt w:val="bullet"/>
      <w:lvlText w:val="•"/>
      <w:lvlJc w:val="left"/>
      <w:pPr>
        <w:ind w:left="2058" w:hanging="360"/>
      </w:pPr>
      <w:rPr>
        <w:rFonts w:hint="default"/>
        <w:lang w:val="en-US" w:eastAsia="en-US" w:bidi="ar-SA"/>
      </w:rPr>
    </w:lvl>
    <w:lvl w:ilvl="2" w:tplc="1A42B0EC">
      <w:numFmt w:val="bullet"/>
      <w:lvlText w:val="•"/>
      <w:lvlJc w:val="left"/>
      <w:pPr>
        <w:ind w:left="2917" w:hanging="360"/>
      </w:pPr>
      <w:rPr>
        <w:rFonts w:hint="default"/>
        <w:lang w:val="en-US" w:eastAsia="en-US" w:bidi="ar-SA"/>
      </w:rPr>
    </w:lvl>
    <w:lvl w:ilvl="3" w:tplc="C0727B2A">
      <w:numFmt w:val="bullet"/>
      <w:lvlText w:val="•"/>
      <w:lvlJc w:val="left"/>
      <w:pPr>
        <w:ind w:left="3775" w:hanging="360"/>
      </w:pPr>
      <w:rPr>
        <w:rFonts w:hint="default"/>
        <w:lang w:val="en-US" w:eastAsia="en-US" w:bidi="ar-SA"/>
      </w:rPr>
    </w:lvl>
    <w:lvl w:ilvl="4" w:tplc="9FF26F28">
      <w:numFmt w:val="bullet"/>
      <w:lvlText w:val="•"/>
      <w:lvlJc w:val="left"/>
      <w:pPr>
        <w:ind w:left="4634" w:hanging="360"/>
      </w:pPr>
      <w:rPr>
        <w:rFonts w:hint="default"/>
        <w:lang w:val="en-US" w:eastAsia="en-US" w:bidi="ar-SA"/>
      </w:rPr>
    </w:lvl>
    <w:lvl w:ilvl="5" w:tplc="AB985EC0">
      <w:numFmt w:val="bullet"/>
      <w:lvlText w:val="•"/>
      <w:lvlJc w:val="left"/>
      <w:pPr>
        <w:ind w:left="5493" w:hanging="360"/>
      </w:pPr>
      <w:rPr>
        <w:rFonts w:hint="default"/>
        <w:lang w:val="en-US" w:eastAsia="en-US" w:bidi="ar-SA"/>
      </w:rPr>
    </w:lvl>
    <w:lvl w:ilvl="6" w:tplc="47365C8C">
      <w:numFmt w:val="bullet"/>
      <w:lvlText w:val="•"/>
      <w:lvlJc w:val="left"/>
      <w:pPr>
        <w:ind w:left="6351" w:hanging="360"/>
      </w:pPr>
      <w:rPr>
        <w:rFonts w:hint="default"/>
        <w:lang w:val="en-US" w:eastAsia="en-US" w:bidi="ar-SA"/>
      </w:rPr>
    </w:lvl>
    <w:lvl w:ilvl="7" w:tplc="FD08BA5C">
      <w:numFmt w:val="bullet"/>
      <w:lvlText w:val="•"/>
      <w:lvlJc w:val="left"/>
      <w:pPr>
        <w:ind w:left="7210" w:hanging="360"/>
      </w:pPr>
      <w:rPr>
        <w:rFonts w:hint="default"/>
        <w:lang w:val="en-US" w:eastAsia="en-US" w:bidi="ar-SA"/>
      </w:rPr>
    </w:lvl>
    <w:lvl w:ilvl="8" w:tplc="F73C84EC">
      <w:numFmt w:val="bullet"/>
      <w:lvlText w:val="•"/>
      <w:lvlJc w:val="left"/>
      <w:pPr>
        <w:ind w:left="8069" w:hanging="360"/>
      </w:pPr>
      <w:rPr>
        <w:rFonts w:hint="default"/>
        <w:lang w:val="en-US" w:eastAsia="en-US" w:bidi="ar-SA"/>
      </w:rPr>
    </w:lvl>
  </w:abstractNum>
  <w:abstractNum w:abstractNumId="26" w15:restartNumberingAfterBreak="0">
    <w:nsid w:val="35E420E5"/>
    <w:multiLevelType w:val="hybridMultilevel"/>
    <w:tmpl w:val="601A34EC"/>
    <w:lvl w:ilvl="0" w:tplc="CDFCECA4">
      <w:start w:val="1"/>
      <w:numFmt w:val="decimal"/>
      <w:lvlText w:val="%1."/>
      <w:lvlJc w:val="left"/>
      <w:pPr>
        <w:ind w:left="1921" w:hanging="270"/>
        <w:jc w:val="left"/>
      </w:pPr>
      <w:rPr>
        <w:rFonts w:ascii="Times New Roman" w:eastAsia="Times New Roman" w:hAnsi="Times New Roman" w:cs="Times New Roman" w:hint="default"/>
        <w:w w:val="99"/>
        <w:sz w:val="26"/>
        <w:szCs w:val="26"/>
        <w:lang w:val="en-US" w:eastAsia="en-US" w:bidi="ar-SA"/>
      </w:rPr>
    </w:lvl>
    <w:lvl w:ilvl="1" w:tplc="D79E830A">
      <w:numFmt w:val="bullet"/>
      <w:lvlText w:val="•"/>
      <w:lvlJc w:val="left"/>
      <w:pPr>
        <w:ind w:left="3700" w:hanging="270"/>
      </w:pPr>
      <w:rPr>
        <w:rFonts w:hint="default"/>
        <w:lang w:val="en-US" w:eastAsia="en-US" w:bidi="ar-SA"/>
      </w:rPr>
    </w:lvl>
    <w:lvl w:ilvl="2" w:tplc="9136728E">
      <w:numFmt w:val="bullet"/>
      <w:lvlText w:val="•"/>
      <w:lvlJc w:val="left"/>
      <w:pPr>
        <w:ind w:left="4376" w:hanging="270"/>
      </w:pPr>
      <w:rPr>
        <w:rFonts w:hint="default"/>
        <w:lang w:val="en-US" w:eastAsia="en-US" w:bidi="ar-SA"/>
      </w:rPr>
    </w:lvl>
    <w:lvl w:ilvl="3" w:tplc="39A026A0">
      <w:numFmt w:val="bullet"/>
      <w:lvlText w:val="•"/>
      <w:lvlJc w:val="left"/>
      <w:pPr>
        <w:ind w:left="5052" w:hanging="270"/>
      </w:pPr>
      <w:rPr>
        <w:rFonts w:hint="default"/>
        <w:lang w:val="en-US" w:eastAsia="en-US" w:bidi="ar-SA"/>
      </w:rPr>
    </w:lvl>
    <w:lvl w:ilvl="4" w:tplc="09F20566">
      <w:numFmt w:val="bullet"/>
      <w:lvlText w:val="•"/>
      <w:lvlJc w:val="left"/>
      <w:pPr>
        <w:ind w:left="5728" w:hanging="270"/>
      </w:pPr>
      <w:rPr>
        <w:rFonts w:hint="default"/>
        <w:lang w:val="en-US" w:eastAsia="en-US" w:bidi="ar-SA"/>
      </w:rPr>
    </w:lvl>
    <w:lvl w:ilvl="5" w:tplc="52F611DC">
      <w:numFmt w:val="bullet"/>
      <w:lvlText w:val="•"/>
      <w:lvlJc w:val="left"/>
      <w:pPr>
        <w:ind w:left="6405" w:hanging="270"/>
      </w:pPr>
      <w:rPr>
        <w:rFonts w:hint="default"/>
        <w:lang w:val="en-US" w:eastAsia="en-US" w:bidi="ar-SA"/>
      </w:rPr>
    </w:lvl>
    <w:lvl w:ilvl="6" w:tplc="855ECB52">
      <w:numFmt w:val="bullet"/>
      <w:lvlText w:val="•"/>
      <w:lvlJc w:val="left"/>
      <w:pPr>
        <w:ind w:left="7081" w:hanging="270"/>
      </w:pPr>
      <w:rPr>
        <w:rFonts w:hint="default"/>
        <w:lang w:val="en-US" w:eastAsia="en-US" w:bidi="ar-SA"/>
      </w:rPr>
    </w:lvl>
    <w:lvl w:ilvl="7" w:tplc="7CC89CA8">
      <w:numFmt w:val="bullet"/>
      <w:lvlText w:val="•"/>
      <w:lvlJc w:val="left"/>
      <w:pPr>
        <w:ind w:left="7757" w:hanging="270"/>
      </w:pPr>
      <w:rPr>
        <w:rFonts w:hint="default"/>
        <w:lang w:val="en-US" w:eastAsia="en-US" w:bidi="ar-SA"/>
      </w:rPr>
    </w:lvl>
    <w:lvl w:ilvl="8" w:tplc="5810BC2E">
      <w:numFmt w:val="bullet"/>
      <w:lvlText w:val="•"/>
      <w:lvlJc w:val="left"/>
      <w:pPr>
        <w:ind w:left="8433" w:hanging="270"/>
      </w:pPr>
      <w:rPr>
        <w:rFonts w:hint="default"/>
        <w:lang w:val="en-US" w:eastAsia="en-US" w:bidi="ar-SA"/>
      </w:rPr>
    </w:lvl>
  </w:abstractNum>
  <w:abstractNum w:abstractNumId="27" w15:restartNumberingAfterBreak="0">
    <w:nsid w:val="3C5F4B79"/>
    <w:multiLevelType w:val="hybridMultilevel"/>
    <w:tmpl w:val="65329566"/>
    <w:lvl w:ilvl="0" w:tplc="094CE97C">
      <w:start w:val="1"/>
      <w:numFmt w:val="decimal"/>
      <w:lvlText w:val="%1."/>
      <w:lvlJc w:val="left"/>
      <w:pPr>
        <w:ind w:left="1921" w:hanging="361"/>
        <w:jc w:val="left"/>
      </w:pPr>
      <w:rPr>
        <w:rFonts w:ascii="Times New Roman" w:eastAsia="Times New Roman" w:hAnsi="Times New Roman" w:cs="Times New Roman" w:hint="default"/>
        <w:b/>
        <w:bCs/>
        <w:w w:val="99"/>
        <w:sz w:val="26"/>
        <w:szCs w:val="26"/>
        <w:lang w:val="en-US" w:eastAsia="en-US" w:bidi="ar-SA"/>
      </w:rPr>
    </w:lvl>
    <w:lvl w:ilvl="1" w:tplc="D3E8256C">
      <w:numFmt w:val="bullet"/>
      <w:lvlText w:val="•"/>
      <w:lvlJc w:val="left"/>
      <w:pPr>
        <w:ind w:left="2706" w:hanging="361"/>
      </w:pPr>
      <w:rPr>
        <w:rFonts w:hint="default"/>
        <w:lang w:val="en-US" w:eastAsia="en-US" w:bidi="ar-SA"/>
      </w:rPr>
    </w:lvl>
    <w:lvl w:ilvl="2" w:tplc="FF4A6E28">
      <w:numFmt w:val="bullet"/>
      <w:lvlText w:val="•"/>
      <w:lvlJc w:val="left"/>
      <w:pPr>
        <w:ind w:left="3493" w:hanging="361"/>
      </w:pPr>
      <w:rPr>
        <w:rFonts w:hint="default"/>
        <w:lang w:val="en-US" w:eastAsia="en-US" w:bidi="ar-SA"/>
      </w:rPr>
    </w:lvl>
    <w:lvl w:ilvl="3" w:tplc="62CA7754">
      <w:numFmt w:val="bullet"/>
      <w:lvlText w:val="•"/>
      <w:lvlJc w:val="left"/>
      <w:pPr>
        <w:ind w:left="4279" w:hanging="361"/>
      </w:pPr>
      <w:rPr>
        <w:rFonts w:hint="default"/>
        <w:lang w:val="en-US" w:eastAsia="en-US" w:bidi="ar-SA"/>
      </w:rPr>
    </w:lvl>
    <w:lvl w:ilvl="4" w:tplc="643E2452">
      <w:numFmt w:val="bullet"/>
      <w:lvlText w:val="•"/>
      <w:lvlJc w:val="left"/>
      <w:pPr>
        <w:ind w:left="5066" w:hanging="361"/>
      </w:pPr>
      <w:rPr>
        <w:rFonts w:hint="default"/>
        <w:lang w:val="en-US" w:eastAsia="en-US" w:bidi="ar-SA"/>
      </w:rPr>
    </w:lvl>
    <w:lvl w:ilvl="5" w:tplc="B412CA1E">
      <w:numFmt w:val="bullet"/>
      <w:lvlText w:val="•"/>
      <w:lvlJc w:val="left"/>
      <w:pPr>
        <w:ind w:left="5853" w:hanging="361"/>
      </w:pPr>
      <w:rPr>
        <w:rFonts w:hint="default"/>
        <w:lang w:val="en-US" w:eastAsia="en-US" w:bidi="ar-SA"/>
      </w:rPr>
    </w:lvl>
    <w:lvl w:ilvl="6" w:tplc="7068B6A0">
      <w:numFmt w:val="bullet"/>
      <w:lvlText w:val="•"/>
      <w:lvlJc w:val="left"/>
      <w:pPr>
        <w:ind w:left="6639" w:hanging="361"/>
      </w:pPr>
      <w:rPr>
        <w:rFonts w:hint="default"/>
        <w:lang w:val="en-US" w:eastAsia="en-US" w:bidi="ar-SA"/>
      </w:rPr>
    </w:lvl>
    <w:lvl w:ilvl="7" w:tplc="C15ED3CA">
      <w:numFmt w:val="bullet"/>
      <w:lvlText w:val="•"/>
      <w:lvlJc w:val="left"/>
      <w:pPr>
        <w:ind w:left="7426" w:hanging="361"/>
      </w:pPr>
      <w:rPr>
        <w:rFonts w:hint="default"/>
        <w:lang w:val="en-US" w:eastAsia="en-US" w:bidi="ar-SA"/>
      </w:rPr>
    </w:lvl>
    <w:lvl w:ilvl="8" w:tplc="A884587E">
      <w:numFmt w:val="bullet"/>
      <w:lvlText w:val="•"/>
      <w:lvlJc w:val="left"/>
      <w:pPr>
        <w:ind w:left="8213" w:hanging="361"/>
      </w:pPr>
      <w:rPr>
        <w:rFonts w:hint="default"/>
        <w:lang w:val="en-US" w:eastAsia="en-US" w:bidi="ar-SA"/>
      </w:rPr>
    </w:lvl>
  </w:abstractNum>
  <w:abstractNum w:abstractNumId="28" w15:restartNumberingAfterBreak="0">
    <w:nsid w:val="3E032CFC"/>
    <w:multiLevelType w:val="hybridMultilevel"/>
    <w:tmpl w:val="E800FCA6"/>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9" w15:restartNumberingAfterBreak="0">
    <w:nsid w:val="3F6B380D"/>
    <w:multiLevelType w:val="multilevel"/>
    <w:tmpl w:val="FC7E2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1A1F35"/>
    <w:multiLevelType w:val="hybridMultilevel"/>
    <w:tmpl w:val="C44069D8"/>
    <w:lvl w:ilvl="0" w:tplc="E320FE40">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A642CD86">
      <w:numFmt w:val="bullet"/>
      <w:lvlText w:val=""/>
      <w:lvlJc w:val="left"/>
      <w:pPr>
        <w:ind w:left="1471" w:hanging="360"/>
      </w:pPr>
      <w:rPr>
        <w:rFonts w:ascii="Symbol" w:eastAsia="Symbol" w:hAnsi="Symbol" w:cs="Symbol" w:hint="default"/>
        <w:w w:val="99"/>
        <w:sz w:val="26"/>
        <w:szCs w:val="26"/>
        <w:lang w:val="en-US" w:eastAsia="en-US" w:bidi="ar-SA"/>
      </w:rPr>
    </w:lvl>
    <w:lvl w:ilvl="2" w:tplc="210056E6">
      <w:numFmt w:val="bullet"/>
      <w:lvlText w:val="•"/>
      <w:lvlJc w:val="left"/>
      <w:pPr>
        <w:ind w:left="2402" w:hanging="360"/>
      </w:pPr>
      <w:rPr>
        <w:rFonts w:hint="default"/>
        <w:lang w:val="en-US" w:eastAsia="en-US" w:bidi="ar-SA"/>
      </w:rPr>
    </w:lvl>
    <w:lvl w:ilvl="3" w:tplc="2D5C753C">
      <w:numFmt w:val="bullet"/>
      <w:lvlText w:val="•"/>
      <w:lvlJc w:val="left"/>
      <w:pPr>
        <w:ind w:left="3325" w:hanging="360"/>
      </w:pPr>
      <w:rPr>
        <w:rFonts w:hint="default"/>
        <w:lang w:val="en-US" w:eastAsia="en-US" w:bidi="ar-SA"/>
      </w:rPr>
    </w:lvl>
    <w:lvl w:ilvl="4" w:tplc="EC3A2FF8">
      <w:numFmt w:val="bullet"/>
      <w:lvlText w:val="•"/>
      <w:lvlJc w:val="left"/>
      <w:pPr>
        <w:ind w:left="4248" w:hanging="360"/>
      </w:pPr>
      <w:rPr>
        <w:rFonts w:hint="default"/>
        <w:lang w:val="en-US" w:eastAsia="en-US" w:bidi="ar-SA"/>
      </w:rPr>
    </w:lvl>
    <w:lvl w:ilvl="5" w:tplc="C568B346">
      <w:numFmt w:val="bullet"/>
      <w:lvlText w:val="•"/>
      <w:lvlJc w:val="left"/>
      <w:pPr>
        <w:ind w:left="5171" w:hanging="360"/>
      </w:pPr>
      <w:rPr>
        <w:rFonts w:hint="default"/>
        <w:lang w:val="en-US" w:eastAsia="en-US" w:bidi="ar-SA"/>
      </w:rPr>
    </w:lvl>
    <w:lvl w:ilvl="6" w:tplc="F5A69248">
      <w:numFmt w:val="bullet"/>
      <w:lvlText w:val="•"/>
      <w:lvlJc w:val="left"/>
      <w:pPr>
        <w:ind w:left="6094" w:hanging="360"/>
      </w:pPr>
      <w:rPr>
        <w:rFonts w:hint="default"/>
        <w:lang w:val="en-US" w:eastAsia="en-US" w:bidi="ar-SA"/>
      </w:rPr>
    </w:lvl>
    <w:lvl w:ilvl="7" w:tplc="43300B84">
      <w:numFmt w:val="bullet"/>
      <w:lvlText w:val="•"/>
      <w:lvlJc w:val="left"/>
      <w:pPr>
        <w:ind w:left="7017" w:hanging="360"/>
      </w:pPr>
      <w:rPr>
        <w:rFonts w:hint="default"/>
        <w:lang w:val="en-US" w:eastAsia="en-US" w:bidi="ar-SA"/>
      </w:rPr>
    </w:lvl>
    <w:lvl w:ilvl="8" w:tplc="2780E03C">
      <w:numFmt w:val="bullet"/>
      <w:lvlText w:val="•"/>
      <w:lvlJc w:val="left"/>
      <w:pPr>
        <w:ind w:left="7940" w:hanging="360"/>
      </w:pPr>
      <w:rPr>
        <w:rFonts w:hint="default"/>
        <w:lang w:val="en-US" w:eastAsia="en-US" w:bidi="ar-SA"/>
      </w:rPr>
    </w:lvl>
  </w:abstractNum>
  <w:abstractNum w:abstractNumId="31" w15:restartNumberingAfterBreak="0">
    <w:nsid w:val="428B00EA"/>
    <w:multiLevelType w:val="hybridMultilevel"/>
    <w:tmpl w:val="87A8D8B8"/>
    <w:lvl w:ilvl="0" w:tplc="86A60480">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1920446E">
      <w:numFmt w:val="bullet"/>
      <w:lvlText w:val="•"/>
      <w:lvlJc w:val="left"/>
      <w:pPr>
        <w:ind w:left="2058" w:hanging="360"/>
      </w:pPr>
      <w:rPr>
        <w:rFonts w:hint="default"/>
        <w:lang w:val="en-US" w:eastAsia="en-US" w:bidi="ar-SA"/>
      </w:rPr>
    </w:lvl>
    <w:lvl w:ilvl="2" w:tplc="9CDE5866">
      <w:numFmt w:val="bullet"/>
      <w:lvlText w:val="•"/>
      <w:lvlJc w:val="left"/>
      <w:pPr>
        <w:ind w:left="2917" w:hanging="360"/>
      </w:pPr>
      <w:rPr>
        <w:rFonts w:hint="default"/>
        <w:lang w:val="en-US" w:eastAsia="en-US" w:bidi="ar-SA"/>
      </w:rPr>
    </w:lvl>
    <w:lvl w:ilvl="3" w:tplc="B2F2A114">
      <w:numFmt w:val="bullet"/>
      <w:lvlText w:val="•"/>
      <w:lvlJc w:val="left"/>
      <w:pPr>
        <w:ind w:left="3775" w:hanging="360"/>
      </w:pPr>
      <w:rPr>
        <w:rFonts w:hint="default"/>
        <w:lang w:val="en-US" w:eastAsia="en-US" w:bidi="ar-SA"/>
      </w:rPr>
    </w:lvl>
    <w:lvl w:ilvl="4" w:tplc="E2DE1DFA">
      <w:numFmt w:val="bullet"/>
      <w:lvlText w:val="•"/>
      <w:lvlJc w:val="left"/>
      <w:pPr>
        <w:ind w:left="4634" w:hanging="360"/>
      </w:pPr>
      <w:rPr>
        <w:rFonts w:hint="default"/>
        <w:lang w:val="en-US" w:eastAsia="en-US" w:bidi="ar-SA"/>
      </w:rPr>
    </w:lvl>
    <w:lvl w:ilvl="5" w:tplc="431C08D2">
      <w:numFmt w:val="bullet"/>
      <w:lvlText w:val="•"/>
      <w:lvlJc w:val="left"/>
      <w:pPr>
        <w:ind w:left="5493" w:hanging="360"/>
      </w:pPr>
      <w:rPr>
        <w:rFonts w:hint="default"/>
        <w:lang w:val="en-US" w:eastAsia="en-US" w:bidi="ar-SA"/>
      </w:rPr>
    </w:lvl>
    <w:lvl w:ilvl="6" w:tplc="CE4026A2">
      <w:numFmt w:val="bullet"/>
      <w:lvlText w:val="•"/>
      <w:lvlJc w:val="left"/>
      <w:pPr>
        <w:ind w:left="6351" w:hanging="360"/>
      </w:pPr>
      <w:rPr>
        <w:rFonts w:hint="default"/>
        <w:lang w:val="en-US" w:eastAsia="en-US" w:bidi="ar-SA"/>
      </w:rPr>
    </w:lvl>
    <w:lvl w:ilvl="7" w:tplc="87CAE5E8">
      <w:numFmt w:val="bullet"/>
      <w:lvlText w:val="•"/>
      <w:lvlJc w:val="left"/>
      <w:pPr>
        <w:ind w:left="7210" w:hanging="360"/>
      </w:pPr>
      <w:rPr>
        <w:rFonts w:hint="default"/>
        <w:lang w:val="en-US" w:eastAsia="en-US" w:bidi="ar-SA"/>
      </w:rPr>
    </w:lvl>
    <w:lvl w:ilvl="8" w:tplc="BC6C1E24">
      <w:numFmt w:val="bullet"/>
      <w:lvlText w:val="•"/>
      <w:lvlJc w:val="left"/>
      <w:pPr>
        <w:ind w:left="8069" w:hanging="360"/>
      </w:pPr>
      <w:rPr>
        <w:rFonts w:hint="default"/>
        <w:lang w:val="en-US" w:eastAsia="en-US" w:bidi="ar-SA"/>
      </w:rPr>
    </w:lvl>
  </w:abstractNum>
  <w:abstractNum w:abstractNumId="32" w15:restartNumberingAfterBreak="0">
    <w:nsid w:val="432D5D68"/>
    <w:multiLevelType w:val="multilevel"/>
    <w:tmpl w:val="413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3C176F6"/>
    <w:multiLevelType w:val="hybridMultilevel"/>
    <w:tmpl w:val="08B8D1BE"/>
    <w:lvl w:ilvl="0" w:tplc="148C826C">
      <w:numFmt w:val="bullet"/>
      <w:lvlText w:val=""/>
      <w:lvlJc w:val="left"/>
      <w:pPr>
        <w:ind w:left="1200" w:hanging="360"/>
      </w:pPr>
      <w:rPr>
        <w:rFonts w:ascii="Symbol" w:eastAsia="Symbol" w:hAnsi="Symbol" w:cs="Symbol" w:hint="default"/>
        <w:w w:val="99"/>
        <w:sz w:val="26"/>
        <w:szCs w:val="26"/>
        <w:lang w:val="en-US" w:eastAsia="en-US" w:bidi="ar-SA"/>
      </w:rPr>
    </w:lvl>
    <w:lvl w:ilvl="1" w:tplc="0E0C63D2">
      <w:numFmt w:val="bullet"/>
      <w:lvlText w:val=""/>
      <w:lvlJc w:val="left"/>
      <w:pPr>
        <w:ind w:left="1921" w:hanging="361"/>
      </w:pPr>
      <w:rPr>
        <w:rFonts w:ascii="Wingdings" w:eastAsia="Wingdings" w:hAnsi="Wingdings" w:cs="Wingdings" w:hint="default"/>
        <w:w w:val="99"/>
        <w:sz w:val="26"/>
        <w:szCs w:val="26"/>
        <w:lang w:val="en-US" w:eastAsia="en-US" w:bidi="ar-SA"/>
      </w:rPr>
    </w:lvl>
    <w:lvl w:ilvl="2" w:tplc="02720ACA">
      <w:numFmt w:val="bullet"/>
      <w:lvlText w:val="•"/>
      <w:lvlJc w:val="left"/>
      <w:pPr>
        <w:ind w:left="2794" w:hanging="361"/>
      </w:pPr>
      <w:rPr>
        <w:rFonts w:hint="default"/>
        <w:lang w:val="en-US" w:eastAsia="en-US" w:bidi="ar-SA"/>
      </w:rPr>
    </w:lvl>
    <w:lvl w:ilvl="3" w:tplc="33A80278">
      <w:numFmt w:val="bullet"/>
      <w:lvlText w:val="•"/>
      <w:lvlJc w:val="left"/>
      <w:pPr>
        <w:ind w:left="3668" w:hanging="361"/>
      </w:pPr>
      <w:rPr>
        <w:rFonts w:hint="default"/>
        <w:lang w:val="en-US" w:eastAsia="en-US" w:bidi="ar-SA"/>
      </w:rPr>
    </w:lvl>
    <w:lvl w:ilvl="4" w:tplc="1A8A66D6">
      <w:numFmt w:val="bullet"/>
      <w:lvlText w:val="•"/>
      <w:lvlJc w:val="left"/>
      <w:pPr>
        <w:ind w:left="4542" w:hanging="361"/>
      </w:pPr>
      <w:rPr>
        <w:rFonts w:hint="default"/>
        <w:lang w:val="en-US" w:eastAsia="en-US" w:bidi="ar-SA"/>
      </w:rPr>
    </w:lvl>
    <w:lvl w:ilvl="5" w:tplc="BBB20DD0">
      <w:numFmt w:val="bullet"/>
      <w:lvlText w:val="•"/>
      <w:lvlJc w:val="left"/>
      <w:pPr>
        <w:ind w:left="5416" w:hanging="361"/>
      </w:pPr>
      <w:rPr>
        <w:rFonts w:hint="default"/>
        <w:lang w:val="en-US" w:eastAsia="en-US" w:bidi="ar-SA"/>
      </w:rPr>
    </w:lvl>
    <w:lvl w:ilvl="6" w:tplc="61FEAA5C">
      <w:numFmt w:val="bullet"/>
      <w:lvlText w:val="•"/>
      <w:lvlJc w:val="left"/>
      <w:pPr>
        <w:ind w:left="6290" w:hanging="361"/>
      </w:pPr>
      <w:rPr>
        <w:rFonts w:hint="default"/>
        <w:lang w:val="en-US" w:eastAsia="en-US" w:bidi="ar-SA"/>
      </w:rPr>
    </w:lvl>
    <w:lvl w:ilvl="7" w:tplc="36689188">
      <w:numFmt w:val="bullet"/>
      <w:lvlText w:val="•"/>
      <w:lvlJc w:val="left"/>
      <w:pPr>
        <w:ind w:left="7164" w:hanging="361"/>
      </w:pPr>
      <w:rPr>
        <w:rFonts w:hint="default"/>
        <w:lang w:val="en-US" w:eastAsia="en-US" w:bidi="ar-SA"/>
      </w:rPr>
    </w:lvl>
    <w:lvl w:ilvl="8" w:tplc="8FAEAF0A">
      <w:numFmt w:val="bullet"/>
      <w:lvlText w:val="•"/>
      <w:lvlJc w:val="left"/>
      <w:pPr>
        <w:ind w:left="8038" w:hanging="361"/>
      </w:pPr>
      <w:rPr>
        <w:rFonts w:hint="default"/>
        <w:lang w:val="en-US" w:eastAsia="en-US" w:bidi="ar-SA"/>
      </w:rPr>
    </w:lvl>
  </w:abstractNum>
  <w:abstractNum w:abstractNumId="34" w15:restartNumberingAfterBreak="0">
    <w:nsid w:val="4723466C"/>
    <w:multiLevelType w:val="hybridMultilevel"/>
    <w:tmpl w:val="B0902D4E"/>
    <w:lvl w:ilvl="0" w:tplc="67C4243E">
      <w:start w:val="1"/>
      <w:numFmt w:val="decimal"/>
      <w:lvlText w:val="%1."/>
      <w:lvlJc w:val="left"/>
      <w:pPr>
        <w:ind w:left="2043" w:hanging="360"/>
        <w:jc w:val="left"/>
      </w:pPr>
      <w:rPr>
        <w:rFonts w:ascii="Times New Roman" w:eastAsia="Times New Roman" w:hAnsi="Times New Roman" w:cs="Times New Roman" w:hint="default"/>
        <w:b/>
        <w:bCs/>
        <w:w w:val="99"/>
        <w:sz w:val="26"/>
        <w:szCs w:val="26"/>
        <w:lang w:val="en-US" w:eastAsia="en-US" w:bidi="ar-SA"/>
      </w:rPr>
    </w:lvl>
    <w:lvl w:ilvl="1" w:tplc="E85C9FCC">
      <w:start w:val="1"/>
      <w:numFmt w:val="lowerLetter"/>
      <w:lvlText w:val="%2."/>
      <w:lvlJc w:val="left"/>
      <w:pPr>
        <w:ind w:left="1524" w:hanging="260"/>
        <w:jc w:val="left"/>
      </w:pPr>
      <w:rPr>
        <w:rFonts w:ascii="Times New Roman" w:eastAsia="Times New Roman" w:hAnsi="Times New Roman" w:cs="Times New Roman" w:hint="default"/>
        <w:b/>
        <w:bCs/>
        <w:w w:val="99"/>
        <w:sz w:val="26"/>
        <w:szCs w:val="26"/>
        <w:lang w:val="en-US" w:eastAsia="en-US" w:bidi="ar-SA"/>
      </w:rPr>
    </w:lvl>
    <w:lvl w:ilvl="2" w:tplc="DA8CDA6C">
      <w:numFmt w:val="bullet"/>
      <w:lvlText w:val="•"/>
      <w:lvlJc w:val="left"/>
      <w:pPr>
        <w:ind w:left="2900" w:hanging="260"/>
      </w:pPr>
      <w:rPr>
        <w:rFonts w:hint="default"/>
        <w:lang w:val="en-US" w:eastAsia="en-US" w:bidi="ar-SA"/>
      </w:rPr>
    </w:lvl>
    <w:lvl w:ilvl="3" w:tplc="1938CBF4">
      <w:numFmt w:val="bullet"/>
      <w:lvlText w:val="•"/>
      <w:lvlJc w:val="left"/>
      <w:pPr>
        <w:ind w:left="3761" w:hanging="260"/>
      </w:pPr>
      <w:rPr>
        <w:rFonts w:hint="default"/>
        <w:lang w:val="en-US" w:eastAsia="en-US" w:bidi="ar-SA"/>
      </w:rPr>
    </w:lvl>
    <w:lvl w:ilvl="4" w:tplc="E9702738">
      <w:numFmt w:val="bullet"/>
      <w:lvlText w:val="•"/>
      <w:lvlJc w:val="left"/>
      <w:pPr>
        <w:ind w:left="4622" w:hanging="260"/>
      </w:pPr>
      <w:rPr>
        <w:rFonts w:hint="default"/>
        <w:lang w:val="en-US" w:eastAsia="en-US" w:bidi="ar-SA"/>
      </w:rPr>
    </w:lvl>
    <w:lvl w:ilvl="5" w:tplc="E0ACE914">
      <w:numFmt w:val="bullet"/>
      <w:lvlText w:val="•"/>
      <w:lvlJc w:val="left"/>
      <w:pPr>
        <w:ind w:left="5482" w:hanging="260"/>
      </w:pPr>
      <w:rPr>
        <w:rFonts w:hint="default"/>
        <w:lang w:val="en-US" w:eastAsia="en-US" w:bidi="ar-SA"/>
      </w:rPr>
    </w:lvl>
    <w:lvl w:ilvl="6" w:tplc="2F6C9EBE">
      <w:numFmt w:val="bullet"/>
      <w:lvlText w:val="•"/>
      <w:lvlJc w:val="left"/>
      <w:pPr>
        <w:ind w:left="6343" w:hanging="260"/>
      </w:pPr>
      <w:rPr>
        <w:rFonts w:hint="default"/>
        <w:lang w:val="en-US" w:eastAsia="en-US" w:bidi="ar-SA"/>
      </w:rPr>
    </w:lvl>
    <w:lvl w:ilvl="7" w:tplc="7BC6F594">
      <w:numFmt w:val="bullet"/>
      <w:lvlText w:val="•"/>
      <w:lvlJc w:val="left"/>
      <w:pPr>
        <w:ind w:left="7204" w:hanging="260"/>
      </w:pPr>
      <w:rPr>
        <w:rFonts w:hint="default"/>
        <w:lang w:val="en-US" w:eastAsia="en-US" w:bidi="ar-SA"/>
      </w:rPr>
    </w:lvl>
    <w:lvl w:ilvl="8" w:tplc="BB0E807C">
      <w:numFmt w:val="bullet"/>
      <w:lvlText w:val="•"/>
      <w:lvlJc w:val="left"/>
      <w:pPr>
        <w:ind w:left="8064" w:hanging="260"/>
      </w:pPr>
      <w:rPr>
        <w:rFonts w:hint="default"/>
        <w:lang w:val="en-US" w:eastAsia="en-US" w:bidi="ar-SA"/>
      </w:rPr>
    </w:lvl>
  </w:abstractNum>
  <w:abstractNum w:abstractNumId="35" w15:restartNumberingAfterBreak="0">
    <w:nsid w:val="4FB6411A"/>
    <w:multiLevelType w:val="hybridMultilevel"/>
    <w:tmpl w:val="A06CBB92"/>
    <w:lvl w:ilvl="0" w:tplc="4CC4511C">
      <w:numFmt w:val="bullet"/>
      <w:lvlText w:val=""/>
      <w:lvlJc w:val="left"/>
      <w:pPr>
        <w:ind w:left="840" w:hanging="360"/>
      </w:pPr>
      <w:rPr>
        <w:rFonts w:ascii="Wingdings" w:eastAsia="Wingdings" w:hAnsi="Wingdings" w:cs="Wingdings" w:hint="default"/>
        <w:w w:val="99"/>
        <w:sz w:val="26"/>
        <w:szCs w:val="26"/>
        <w:lang w:val="en-US" w:eastAsia="en-US" w:bidi="ar-SA"/>
      </w:rPr>
    </w:lvl>
    <w:lvl w:ilvl="1" w:tplc="10B438F4">
      <w:numFmt w:val="bullet"/>
      <w:lvlText w:val=""/>
      <w:lvlJc w:val="left"/>
      <w:pPr>
        <w:ind w:left="1200" w:hanging="360"/>
      </w:pPr>
      <w:rPr>
        <w:rFonts w:ascii="Wingdings" w:eastAsia="Wingdings" w:hAnsi="Wingdings" w:cs="Wingdings" w:hint="default"/>
        <w:w w:val="99"/>
        <w:sz w:val="26"/>
        <w:szCs w:val="26"/>
        <w:lang w:val="en-US" w:eastAsia="en-US" w:bidi="ar-SA"/>
      </w:rPr>
    </w:lvl>
    <w:lvl w:ilvl="2" w:tplc="35AA4934">
      <w:numFmt w:val="bullet"/>
      <w:lvlText w:val="•"/>
      <w:lvlJc w:val="left"/>
      <w:pPr>
        <w:ind w:left="2154" w:hanging="360"/>
      </w:pPr>
      <w:rPr>
        <w:rFonts w:hint="default"/>
        <w:lang w:val="en-US" w:eastAsia="en-US" w:bidi="ar-SA"/>
      </w:rPr>
    </w:lvl>
    <w:lvl w:ilvl="3" w:tplc="CD5A74DE">
      <w:numFmt w:val="bullet"/>
      <w:lvlText w:val="•"/>
      <w:lvlJc w:val="left"/>
      <w:pPr>
        <w:ind w:left="3108" w:hanging="360"/>
      </w:pPr>
      <w:rPr>
        <w:rFonts w:hint="default"/>
        <w:lang w:val="en-US" w:eastAsia="en-US" w:bidi="ar-SA"/>
      </w:rPr>
    </w:lvl>
    <w:lvl w:ilvl="4" w:tplc="E02C86D6">
      <w:numFmt w:val="bullet"/>
      <w:lvlText w:val="•"/>
      <w:lvlJc w:val="left"/>
      <w:pPr>
        <w:ind w:left="4062" w:hanging="360"/>
      </w:pPr>
      <w:rPr>
        <w:rFonts w:hint="default"/>
        <w:lang w:val="en-US" w:eastAsia="en-US" w:bidi="ar-SA"/>
      </w:rPr>
    </w:lvl>
    <w:lvl w:ilvl="5" w:tplc="43101E96">
      <w:numFmt w:val="bullet"/>
      <w:lvlText w:val="•"/>
      <w:lvlJc w:val="left"/>
      <w:pPr>
        <w:ind w:left="5016" w:hanging="360"/>
      </w:pPr>
      <w:rPr>
        <w:rFonts w:hint="default"/>
        <w:lang w:val="en-US" w:eastAsia="en-US" w:bidi="ar-SA"/>
      </w:rPr>
    </w:lvl>
    <w:lvl w:ilvl="6" w:tplc="B4B86632">
      <w:numFmt w:val="bullet"/>
      <w:lvlText w:val="•"/>
      <w:lvlJc w:val="left"/>
      <w:pPr>
        <w:ind w:left="5970" w:hanging="360"/>
      </w:pPr>
      <w:rPr>
        <w:rFonts w:hint="default"/>
        <w:lang w:val="en-US" w:eastAsia="en-US" w:bidi="ar-SA"/>
      </w:rPr>
    </w:lvl>
    <w:lvl w:ilvl="7" w:tplc="197E4E02">
      <w:numFmt w:val="bullet"/>
      <w:lvlText w:val="•"/>
      <w:lvlJc w:val="left"/>
      <w:pPr>
        <w:ind w:left="6924" w:hanging="360"/>
      </w:pPr>
      <w:rPr>
        <w:rFonts w:hint="default"/>
        <w:lang w:val="en-US" w:eastAsia="en-US" w:bidi="ar-SA"/>
      </w:rPr>
    </w:lvl>
    <w:lvl w:ilvl="8" w:tplc="2F8091D6">
      <w:numFmt w:val="bullet"/>
      <w:lvlText w:val="•"/>
      <w:lvlJc w:val="left"/>
      <w:pPr>
        <w:ind w:left="7878" w:hanging="360"/>
      </w:pPr>
      <w:rPr>
        <w:rFonts w:hint="default"/>
        <w:lang w:val="en-US" w:eastAsia="en-US" w:bidi="ar-SA"/>
      </w:rPr>
    </w:lvl>
  </w:abstractNum>
  <w:abstractNum w:abstractNumId="36" w15:restartNumberingAfterBreak="0">
    <w:nsid w:val="51707FD3"/>
    <w:multiLevelType w:val="hybridMultilevel"/>
    <w:tmpl w:val="522E03C6"/>
    <w:lvl w:ilvl="0" w:tplc="2564C970">
      <w:numFmt w:val="bullet"/>
      <w:lvlText w:val="o"/>
      <w:lvlJc w:val="left"/>
      <w:pPr>
        <w:ind w:left="563" w:hanging="274"/>
      </w:pPr>
      <w:rPr>
        <w:rFonts w:ascii="Courier New" w:eastAsia="Courier New" w:hAnsi="Courier New" w:cs="Courier New" w:hint="default"/>
        <w:w w:val="99"/>
        <w:sz w:val="20"/>
        <w:szCs w:val="20"/>
        <w:lang w:val="en-US" w:eastAsia="en-US" w:bidi="ar-SA"/>
      </w:rPr>
    </w:lvl>
    <w:lvl w:ilvl="1" w:tplc="5E6CAD98">
      <w:numFmt w:val="bullet"/>
      <w:lvlText w:val="•"/>
      <w:lvlJc w:val="left"/>
      <w:pPr>
        <w:ind w:left="947" w:hanging="274"/>
      </w:pPr>
      <w:rPr>
        <w:rFonts w:hint="default"/>
        <w:lang w:val="en-US" w:eastAsia="en-US" w:bidi="ar-SA"/>
      </w:rPr>
    </w:lvl>
    <w:lvl w:ilvl="2" w:tplc="4ECC6DDA">
      <w:numFmt w:val="bullet"/>
      <w:lvlText w:val="•"/>
      <w:lvlJc w:val="left"/>
      <w:pPr>
        <w:ind w:left="1334" w:hanging="274"/>
      </w:pPr>
      <w:rPr>
        <w:rFonts w:hint="default"/>
        <w:lang w:val="en-US" w:eastAsia="en-US" w:bidi="ar-SA"/>
      </w:rPr>
    </w:lvl>
    <w:lvl w:ilvl="3" w:tplc="C6D0C074">
      <w:numFmt w:val="bullet"/>
      <w:lvlText w:val="•"/>
      <w:lvlJc w:val="left"/>
      <w:pPr>
        <w:ind w:left="1721" w:hanging="274"/>
      </w:pPr>
      <w:rPr>
        <w:rFonts w:hint="default"/>
        <w:lang w:val="en-US" w:eastAsia="en-US" w:bidi="ar-SA"/>
      </w:rPr>
    </w:lvl>
    <w:lvl w:ilvl="4" w:tplc="B290E860">
      <w:numFmt w:val="bullet"/>
      <w:lvlText w:val="•"/>
      <w:lvlJc w:val="left"/>
      <w:pPr>
        <w:ind w:left="2108" w:hanging="274"/>
      </w:pPr>
      <w:rPr>
        <w:rFonts w:hint="default"/>
        <w:lang w:val="en-US" w:eastAsia="en-US" w:bidi="ar-SA"/>
      </w:rPr>
    </w:lvl>
    <w:lvl w:ilvl="5" w:tplc="2F681A56">
      <w:numFmt w:val="bullet"/>
      <w:lvlText w:val="•"/>
      <w:lvlJc w:val="left"/>
      <w:pPr>
        <w:ind w:left="2495" w:hanging="274"/>
      </w:pPr>
      <w:rPr>
        <w:rFonts w:hint="default"/>
        <w:lang w:val="en-US" w:eastAsia="en-US" w:bidi="ar-SA"/>
      </w:rPr>
    </w:lvl>
    <w:lvl w:ilvl="6" w:tplc="D8B8B7B0">
      <w:numFmt w:val="bullet"/>
      <w:lvlText w:val="•"/>
      <w:lvlJc w:val="left"/>
      <w:pPr>
        <w:ind w:left="2882" w:hanging="274"/>
      </w:pPr>
      <w:rPr>
        <w:rFonts w:hint="default"/>
        <w:lang w:val="en-US" w:eastAsia="en-US" w:bidi="ar-SA"/>
      </w:rPr>
    </w:lvl>
    <w:lvl w:ilvl="7" w:tplc="4F1A2030">
      <w:numFmt w:val="bullet"/>
      <w:lvlText w:val="•"/>
      <w:lvlJc w:val="left"/>
      <w:pPr>
        <w:ind w:left="3269" w:hanging="274"/>
      </w:pPr>
      <w:rPr>
        <w:rFonts w:hint="default"/>
        <w:lang w:val="en-US" w:eastAsia="en-US" w:bidi="ar-SA"/>
      </w:rPr>
    </w:lvl>
    <w:lvl w:ilvl="8" w:tplc="18609A78">
      <w:numFmt w:val="bullet"/>
      <w:lvlText w:val="•"/>
      <w:lvlJc w:val="left"/>
      <w:pPr>
        <w:ind w:left="3657" w:hanging="274"/>
      </w:pPr>
      <w:rPr>
        <w:rFonts w:hint="default"/>
        <w:lang w:val="en-US" w:eastAsia="en-US" w:bidi="ar-SA"/>
      </w:rPr>
    </w:lvl>
  </w:abstractNum>
  <w:abstractNum w:abstractNumId="37" w15:restartNumberingAfterBreak="0">
    <w:nsid w:val="52431C32"/>
    <w:multiLevelType w:val="hybridMultilevel"/>
    <w:tmpl w:val="D32606A2"/>
    <w:lvl w:ilvl="0" w:tplc="E2F6783C">
      <w:start w:val="1"/>
      <w:numFmt w:val="decimal"/>
      <w:lvlText w:val="%1."/>
      <w:lvlJc w:val="left"/>
      <w:pPr>
        <w:ind w:left="693" w:hanging="213"/>
        <w:jc w:val="left"/>
      </w:pPr>
      <w:rPr>
        <w:rFonts w:ascii="Times New Roman" w:eastAsia="Times New Roman" w:hAnsi="Times New Roman" w:cs="Times New Roman" w:hint="default"/>
        <w:b/>
        <w:bCs/>
        <w:spacing w:val="-1"/>
        <w:w w:val="100"/>
        <w:sz w:val="26"/>
        <w:szCs w:val="26"/>
        <w:lang w:val="en-US" w:eastAsia="en-US" w:bidi="ar-SA"/>
      </w:rPr>
    </w:lvl>
    <w:lvl w:ilvl="1" w:tplc="FFFFFFFF">
      <w:start w:val="1"/>
      <w:numFmt w:val="bullet"/>
      <w:lvlText w:val="o"/>
      <w:lvlJc w:val="left"/>
      <w:pPr>
        <w:ind w:left="1200" w:hanging="360"/>
      </w:pPr>
      <w:rPr>
        <w:rFonts w:ascii="Courier New" w:hAnsi="Courier New" w:hint="default"/>
        <w:w w:val="99"/>
        <w:sz w:val="20"/>
        <w:szCs w:val="20"/>
        <w:lang w:val="en-US" w:eastAsia="en-US" w:bidi="ar-SA"/>
      </w:rPr>
    </w:lvl>
    <w:lvl w:ilvl="2" w:tplc="2FBEFC16">
      <w:numFmt w:val="bullet"/>
      <w:lvlText w:val="•"/>
      <w:lvlJc w:val="left"/>
      <w:pPr>
        <w:ind w:left="2154" w:hanging="360"/>
      </w:pPr>
      <w:rPr>
        <w:rFonts w:hint="default"/>
        <w:lang w:val="en-US" w:eastAsia="en-US" w:bidi="ar-SA"/>
      </w:rPr>
    </w:lvl>
    <w:lvl w:ilvl="3" w:tplc="A1E42AF0">
      <w:numFmt w:val="bullet"/>
      <w:lvlText w:val="•"/>
      <w:lvlJc w:val="left"/>
      <w:pPr>
        <w:ind w:left="3108" w:hanging="360"/>
      </w:pPr>
      <w:rPr>
        <w:rFonts w:hint="default"/>
        <w:lang w:val="en-US" w:eastAsia="en-US" w:bidi="ar-SA"/>
      </w:rPr>
    </w:lvl>
    <w:lvl w:ilvl="4" w:tplc="95C07224">
      <w:numFmt w:val="bullet"/>
      <w:lvlText w:val="•"/>
      <w:lvlJc w:val="left"/>
      <w:pPr>
        <w:ind w:left="4062" w:hanging="360"/>
      </w:pPr>
      <w:rPr>
        <w:rFonts w:hint="default"/>
        <w:lang w:val="en-US" w:eastAsia="en-US" w:bidi="ar-SA"/>
      </w:rPr>
    </w:lvl>
    <w:lvl w:ilvl="5" w:tplc="3E467D9E">
      <w:numFmt w:val="bullet"/>
      <w:lvlText w:val="•"/>
      <w:lvlJc w:val="left"/>
      <w:pPr>
        <w:ind w:left="5016" w:hanging="360"/>
      </w:pPr>
      <w:rPr>
        <w:rFonts w:hint="default"/>
        <w:lang w:val="en-US" w:eastAsia="en-US" w:bidi="ar-SA"/>
      </w:rPr>
    </w:lvl>
    <w:lvl w:ilvl="6" w:tplc="B68CA954">
      <w:numFmt w:val="bullet"/>
      <w:lvlText w:val="•"/>
      <w:lvlJc w:val="left"/>
      <w:pPr>
        <w:ind w:left="5970" w:hanging="360"/>
      </w:pPr>
      <w:rPr>
        <w:rFonts w:hint="default"/>
        <w:lang w:val="en-US" w:eastAsia="en-US" w:bidi="ar-SA"/>
      </w:rPr>
    </w:lvl>
    <w:lvl w:ilvl="7" w:tplc="A81A78AC">
      <w:numFmt w:val="bullet"/>
      <w:lvlText w:val="•"/>
      <w:lvlJc w:val="left"/>
      <w:pPr>
        <w:ind w:left="6924" w:hanging="360"/>
      </w:pPr>
      <w:rPr>
        <w:rFonts w:hint="default"/>
        <w:lang w:val="en-US" w:eastAsia="en-US" w:bidi="ar-SA"/>
      </w:rPr>
    </w:lvl>
    <w:lvl w:ilvl="8" w:tplc="C4C0A964">
      <w:numFmt w:val="bullet"/>
      <w:lvlText w:val="•"/>
      <w:lvlJc w:val="left"/>
      <w:pPr>
        <w:ind w:left="7878" w:hanging="360"/>
      </w:pPr>
      <w:rPr>
        <w:rFonts w:hint="default"/>
        <w:lang w:val="en-US" w:eastAsia="en-US" w:bidi="ar-SA"/>
      </w:rPr>
    </w:lvl>
  </w:abstractNum>
  <w:abstractNum w:abstractNumId="38" w15:restartNumberingAfterBreak="0">
    <w:nsid w:val="5481222E"/>
    <w:multiLevelType w:val="hybridMultilevel"/>
    <w:tmpl w:val="EE38784E"/>
    <w:lvl w:ilvl="0" w:tplc="DE38B966">
      <w:start w:val="1"/>
      <w:numFmt w:val="decimal"/>
      <w:lvlText w:val="%1."/>
      <w:lvlJc w:val="left"/>
      <w:pPr>
        <w:ind w:left="1200" w:hanging="360"/>
        <w:jc w:val="left"/>
      </w:pPr>
      <w:rPr>
        <w:rFonts w:ascii="Times New Roman" w:eastAsia="Times New Roman" w:hAnsi="Times New Roman" w:cs="Times New Roman" w:hint="default"/>
        <w:b/>
        <w:bCs/>
        <w:w w:val="99"/>
        <w:sz w:val="26"/>
        <w:szCs w:val="26"/>
        <w:lang w:val="en-US" w:eastAsia="en-US" w:bidi="ar-SA"/>
      </w:rPr>
    </w:lvl>
    <w:lvl w:ilvl="1" w:tplc="0F660B32">
      <w:numFmt w:val="bullet"/>
      <w:lvlText w:val="•"/>
      <w:lvlJc w:val="left"/>
      <w:pPr>
        <w:ind w:left="2058" w:hanging="360"/>
      </w:pPr>
      <w:rPr>
        <w:rFonts w:hint="default"/>
        <w:lang w:val="en-US" w:eastAsia="en-US" w:bidi="ar-SA"/>
      </w:rPr>
    </w:lvl>
    <w:lvl w:ilvl="2" w:tplc="E5245654">
      <w:numFmt w:val="bullet"/>
      <w:lvlText w:val="•"/>
      <w:lvlJc w:val="left"/>
      <w:pPr>
        <w:ind w:left="2917" w:hanging="360"/>
      </w:pPr>
      <w:rPr>
        <w:rFonts w:hint="default"/>
        <w:lang w:val="en-US" w:eastAsia="en-US" w:bidi="ar-SA"/>
      </w:rPr>
    </w:lvl>
    <w:lvl w:ilvl="3" w:tplc="5768B276">
      <w:numFmt w:val="bullet"/>
      <w:lvlText w:val="•"/>
      <w:lvlJc w:val="left"/>
      <w:pPr>
        <w:ind w:left="3775" w:hanging="360"/>
      </w:pPr>
      <w:rPr>
        <w:rFonts w:hint="default"/>
        <w:lang w:val="en-US" w:eastAsia="en-US" w:bidi="ar-SA"/>
      </w:rPr>
    </w:lvl>
    <w:lvl w:ilvl="4" w:tplc="E3B643FC">
      <w:numFmt w:val="bullet"/>
      <w:lvlText w:val="•"/>
      <w:lvlJc w:val="left"/>
      <w:pPr>
        <w:ind w:left="4634" w:hanging="360"/>
      </w:pPr>
      <w:rPr>
        <w:rFonts w:hint="default"/>
        <w:lang w:val="en-US" w:eastAsia="en-US" w:bidi="ar-SA"/>
      </w:rPr>
    </w:lvl>
    <w:lvl w:ilvl="5" w:tplc="846831B8">
      <w:numFmt w:val="bullet"/>
      <w:lvlText w:val="•"/>
      <w:lvlJc w:val="left"/>
      <w:pPr>
        <w:ind w:left="5493" w:hanging="360"/>
      </w:pPr>
      <w:rPr>
        <w:rFonts w:hint="default"/>
        <w:lang w:val="en-US" w:eastAsia="en-US" w:bidi="ar-SA"/>
      </w:rPr>
    </w:lvl>
    <w:lvl w:ilvl="6" w:tplc="D5D88164">
      <w:numFmt w:val="bullet"/>
      <w:lvlText w:val="•"/>
      <w:lvlJc w:val="left"/>
      <w:pPr>
        <w:ind w:left="6351" w:hanging="360"/>
      </w:pPr>
      <w:rPr>
        <w:rFonts w:hint="default"/>
        <w:lang w:val="en-US" w:eastAsia="en-US" w:bidi="ar-SA"/>
      </w:rPr>
    </w:lvl>
    <w:lvl w:ilvl="7" w:tplc="4CF01366">
      <w:numFmt w:val="bullet"/>
      <w:lvlText w:val="•"/>
      <w:lvlJc w:val="left"/>
      <w:pPr>
        <w:ind w:left="7210" w:hanging="360"/>
      </w:pPr>
      <w:rPr>
        <w:rFonts w:hint="default"/>
        <w:lang w:val="en-US" w:eastAsia="en-US" w:bidi="ar-SA"/>
      </w:rPr>
    </w:lvl>
    <w:lvl w:ilvl="8" w:tplc="7450ADAE">
      <w:numFmt w:val="bullet"/>
      <w:lvlText w:val="•"/>
      <w:lvlJc w:val="left"/>
      <w:pPr>
        <w:ind w:left="8069" w:hanging="360"/>
      </w:pPr>
      <w:rPr>
        <w:rFonts w:hint="default"/>
        <w:lang w:val="en-US" w:eastAsia="en-US" w:bidi="ar-SA"/>
      </w:rPr>
    </w:lvl>
  </w:abstractNum>
  <w:abstractNum w:abstractNumId="39" w15:restartNumberingAfterBreak="0">
    <w:nsid w:val="562A3F5D"/>
    <w:multiLevelType w:val="hybridMultilevel"/>
    <w:tmpl w:val="431E48C6"/>
    <w:lvl w:ilvl="0" w:tplc="4104880C">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95C0721E">
      <w:numFmt w:val="bullet"/>
      <w:lvlText w:val="•"/>
      <w:lvlJc w:val="left"/>
      <w:pPr>
        <w:ind w:left="2058" w:hanging="360"/>
      </w:pPr>
      <w:rPr>
        <w:rFonts w:hint="default"/>
        <w:lang w:val="en-US" w:eastAsia="en-US" w:bidi="ar-SA"/>
      </w:rPr>
    </w:lvl>
    <w:lvl w:ilvl="2" w:tplc="5EA66FA8">
      <w:numFmt w:val="bullet"/>
      <w:lvlText w:val="•"/>
      <w:lvlJc w:val="left"/>
      <w:pPr>
        <w:ind w:left="2917" w:hanging="360"/>
      </w:pPr>
      <w:rPr>
        <w:rFonts w:hint="default"/>
        <w:lang w:val="en-US" w:eastAsia="en-US" w:bidi="ar-SA"/>
      </w:rPr>
    </w:lvl>
    <w:lvl w:ilvl="3" w:tplc="219E0064">
      <w:numFmt w:val="bullet"/>
      <w:lvlText w:val="•"/>
      <w:lvlJc w:val="left"/>
      <w:pPr>
        <w:ind w:left="3775" w:hanging="360"/>
      </w:pPr>
      <w:rPr>
        <w:rFonts w:hint="default"/>
        <w:lang w:val="en-US" w:eastAsia="en-US" w:bidi="ar-SA"/>
      </w:rPr>
    </w:lvl>
    <w:lvl w:ilvl="4" w:tplc="347E2656">
      <w:numFmt w:val="bullet"/>
      <w:lvlText w:val="•"/>
      <w:lvlJc w:val="left"/>
      <w:pPr>
        <w:ind w:left="4634" w:hanging="360"/>
      </w:pPr>
      <w:rPr>
        <w:rFonts w:hint="default"/>
        <w:lang w:val="en-US" w:eastAsia="en-US" w:bidi="ar-SA"/>
      </w:rPr>
    </w:lvl>
    <w:lvl w:ilvl="5" w:tplc="3D40528E">
      <w:numFmt w:val="bullet"/>
      <w:lvlText w:val="•"/>
      <w:lvlJc w:val="left"/>
      <w:pPr>
        <w:ind w:left="5493" w:hanging="360"/>
      </w:pPr>
      <w:rPr>
        <w:rFonts w:hint="default"/>
        <w:lang w:val="en-US" w:eastAsia="en-US" w:bidi="ar-SA"/>
      </w:rPr>
    </w:lvl>
    <w:lvl w:ilvl="6" w:tplc="7994C81A">
      <w:numFmt w:val="bullet"/>
      <w:lvlText w:val="•"/>
      <w:lvlJc w:val="left"/>
      <w:pPr>
        <w:ind w:left="6351" w:hanging="360"/>
      </w:pPr>
      <w:rPr>
        <w:rFonts w:hint="default"/>
        <w:lang w:val="en-US" w:eastAsia="en-US" w:bidi="ar-SA"/>
      </w:rPr>
    </w:lvl>
    <w:lvl w:ilvl="7" w:tplc="4C0E2A26">
      <w:numFmt w:val="bullet"/>
      <w:lvlText w:val="•"/>
      <w:lvlJc w:val="left"/>
      <w:pPr>
        <w:ind w:left="7210" w:hanging="360"/>
      </w:pPr>
      <w:rPr>
        <w:rFonts w:hint="default"/>
        <w:lang w:val="en-US" w:eastAsia="en-US" w:bidi="ar-SA"/>
      </w:rPr>
    </w:lvl>
    <w:lvl w:ilvl="8" w:tplc="50AC41DE">
      <w:numFmt w:val="bullet"/>
      <w:lvlText w:val="•"/>
      <w:lvlJc w:val="left"/>
      <w:pPr>
        <w:ind w:left="8069" w:hanging="360"/>
      </w:pPr>
      <w:rPr>
        <w:rFonts w:hint="default"/>
        <w:lang w:val="en-US" w:eastAsia="en-US" w:bidi="ar-SA"/>
      </w:rPr>
    </w:lvl>
  </w:abstractNum>
  <w:abstractNum w:abstractNumId="40" w15:restartNumberingAfterBreak="0">
    <w:nsid w:val="56555061"/>
    <w:multiLevelType w:val="hybridMultilevel"/>
    <w:tmpl w:val="9B8A8B56"/>
    <w:lvl w:ilvl="0" w:tplc="FF04F91A">
      <w:numFmt w:val="bullet"/>
      <w:lvlText w:val=""/>
      <w:lvlJc w:val="left"/>
      <w:pPr>
        <w:ind w:left="1831" w:hanging="452"/>
      </w:pPr>
      <w:rPr>
        <w:rFonts w:ascii="Wingdings" w:eastAsia="Wingdings" w:hAnsi="Wingdings" w:cs="Wingdings" w:hint="default"/>
        <w:w w:val="99"/>
        <w:sz w:val="26"/>
        <w:szCs w:val="26"/>
        <w:lang w:val="en-US" w:eastAsia="en-US" w:bidi="ar-SA"/>
      </w:rPr>
    </w:lvl>
    <w:lvl w:ilvl="1" w:tplc="117AEE44">
      <w:numFmt w:val="bullet"/>
      <w:lvlText w:val=""/>
      <w:lvlJc w:val="left"/>
      <w:pPr>
        <w:ind w:left="840" w:hanging="360"/>
      </w:pPr>
      <w:rPr>
        <w:rFonts w:ascii="Wingdings" w:eastAsia="Wingdings" w:hAnsi="Wingdings" w:cs="Wingdings" w:hint="default"/>
        <w:w w:val="99"/>
        <w:sz w:val="26"/>
        <w:szCs w:val="26"/>
        <w:lang w:val="en-US" w:eastAsia="en-US" w:bidi="ar-SA"/>
      </w:rPr>
    </w:lvl>
    <w:lvl w:ilvl="2" w:tplc="63B81CEC">
      <w:numFmt w:val="bullet"/>
      <w:lvlText w:val=""/>
      <w:lvlJc w:val="left"/>
      <w:pPr>
        <w:ind w:left="1020" w:hanging="360"/>
      </w:pPr>
      <w:rPr>
        <w:rFonts w:ascii="Wingdings" w:eastAsia="Wingdings" w:hAnsi="Wingdings" w:cs="Wingdings" w:hint="default"/>
        <w:w w:val="99"/>
        <w:sz w:val="26"/>
        <w:szCs w:val="26"/>
        <w:lang w:val="en-US" w:eastAsia="en-US" w:bidi="ar-SA"/>
      </w:rPr>
    </w:lvl>
    <w:lvl w:ilvl="3" w:tplc="CDE2EB4A">
      <w:numFmt w:val="bullet"/>
      <w:lvlText w:val=""/>
      <w:lvlJc w:val="left"/>
      <w:pPr>
        <w:ind w:left="1921" w:hanging="361"/>
      </w:pPr>
      <w:rPr>
        <w:rFonts w:ascii="Wingdings" w:eastAsia="Wingdings" w:hAnsi="Wingdings" w:cs="Wingdings" w:hint="default"/>
        <w:w w:val="99"/>
        <w:sz w:val="26"/>
        <w:szCs w:val="26"/>
        <w:lang w:val="en-US" w:eastAsia="en-US" w:bidi="ar-SA"/>
      </w:rPr>
    </w:lvl>
    <w:lvl w:ilvl="4" w:tplc="34AAEA46">
      <w:numFmt w:val="bullet"/>
      <w:lvlText w:val="•"/>
      <w:lvlJc w:val="left"/>
      <w:pPr>
        <w:ind w:left="3043" w:hanging="361"/>
      </w:pPr>
      <w:rPr>
        <w:rFonts w:hint="default"/>
        <w:lang w:val="en-US" w:eastAsia="en-US" w:bidi="ar-SA"/>
      </w:rPr>
    </w:lvl>
    <w:lvl w:ilvl="5" w:tplc="3C3AF444">
      <w:numFmt w:val="bullet"/>
      <w:lvlText w:val="•"/>
      <w:lvlJc w:val="left"/>
      <w:pPr>
        <w:ind w:left="4167" w:hanging="361"/>
      </w:pPr>
      <w:rPr>
        <w:rFonts w:hint="default"/>
        <w:lang w:val="en-US" w:eastAsia="en-US" w:bidi="ar-SA"/>
      </w:rPr>
    </w:lvl>
    <w:lvl w:ilvl="6" w:tplc="755844E8">
      <w:numFmt w:val="bullet"/>
      <w:lvlText w:val="•"/>
      <w:lvlJc w:val="left"/>
      <w:pPr>
        <w:ind w:left="5291" w:hanging="361"/>
      </w:pPr>
      <w:rPr>
        <w:rFonts w:hint="default"/>
        <w:lang w:val="en-US" w:eastAsia="en-US" w:bidi="ar-SA"/>
      </w:rPr>
    </w:lvl>
    <w:lvl w:ilvl="7" w:tplc="E656EE40">
      <w:numFmt w:val="bullet"/>
      <w:lvlText w:val="•"/>
      <w:lvlJc w:val="left"/>
      <w:pPr>
        <w:ind w:left="6415" w:hanging="361"/>
      </w:pPr>
      <w:rPr>
        <w:rFonts w:hint="default"/>
        <w:lang w:val="en-US" w:eastAsia="en-US" w:bidi="ar-SA"/>
      </w:rPr>
    </w:lvl>
    <w:lvl w:ilvl="8" w:tplc="BB5AF0D2">
      <w:numFmt w:val="bullet"/>
      <w:lvlText w:val="•"/>
      <w:lvlJc w:val="left"/>
      <w:pPr>
        <w:ind w:left="7538" w:hanging="361"/>
      </w:pPr>
      <w:rPr>
        <w:rFonts w:hint="default"/>
        <w:lang w:val="en-US" w:eastAsia="en-US" w:bidi="ar-SA"/>
      </w:rPr>
    </w:lvl>
  </w:abstractNum>
  <w:abstractNum w:abstractNumId="41" w15:restartNumberingAfterBreak="0">
    <w:nsid w:val="56ED1709"/>
    <w:multiLevelType w:val="hybridMultilevel"/>
    <w:tmpl w:val="BC74642A"/>
    <w:lvl w:ilvl="0" w:tplc="325695BA">
      <w:start w:val="1"/>
      <w:numFmt w:val="decimal"/>
      <w:lvlText w:val="%1-"/>
      <w:lvlJc w:val="left"/>
      <w:pPr>
        <w:ind w:left="697" w:hanging="217"/>
        <w:jc w:val="left"/>
      </w:pPr>
      <w:rPr>
        <w:rFonts w:ascii="Times New Roman" w:eastAsia="Times New Roman" w:hAnsi="Times New Roman" w:cs="Times New Roman" w:hint="default"/>
        <w:b/>
        <w:bCs/>
        <w:i/>
        <w:iCs/>
        <w:w w:val="99"/>
        <w:sz w:val="24"/>
        <w:szCs w:val="24"/>
        <w:u w:val="thick" w:color="000000"/>
        <w:lang w:val="en-US" w:eastAsia="en-US" w:bidi="ar-SA"/>
      </w:rPr>
    </w:lvl>
    <w:lvl w:ilvl="1" w:tplc="9B7ED7F6">
      <w:numFmt w:val="bullet"/>
      <w:lvlText w:val=""/>
      <w:lvlJc w:val="left"/>
      <w:pPr>
        <w:ind w:left="1200" w:hanging="360"/>
      </w:pPr>
      <w:rPr>
        <w:rFonts w:ascii="Symbol" w:eastAsia="Symbol" w:hAnsi="Symbol" w:cs="Symbol" w:hint="default"/>
        <w:w w:val="99"/>
        <w:sz w:val="26"/>
        <w:szCs w:val="26"/>
        <w:lang w:val="en-US" w:eastAsia="en-US" w:bidi="ar-SA"/>
      </w:rPr>
    </w:lvl>
    <w:lvl w:ilvl="2" w:tplc="9F921678">
      <w:numFmt w:val="bullet"/>
      <w:lvlText w:val="•"/>
      <w:lvlJc w:val="left"/>
      <w:pPr>
        <w:ind w:left="2154" w:hanging="360"/>
      </w:pPr>
      <w:rPr>
        <w:rFonts w:hint="default"/>
        <w:lang w:val="en-US" w:eastAsia="en-US" w:bidi="ar-SA"/>
      </w:rPr>
    </w:lvl>
    <w:lvl w:ilvl="3" w:tplc="3AFA1CC2">
      <w:numFmt w:val="bullet"/>
      <w:lvlText w:val="•"/>
      <w:lvlJc w:val="left"/>
      <w:pPr>
        <w:ind w:left="3108" w:hanging="360"/>
      </w:pPr>
      <w:rPr>
        <w:rFonts w:hint="default"/>
        <w:lang w:val="en-US" w:eastAsia="en-US" w:bidi="ar-SA"/>
      </w:rPr>
    </w:lvl>
    <w:lvl w:ilvl="4" w:tplc="B128D3BC">
      <w:numFmt w:val="bullet"/>
      <w:lvlText w:val="•"/>
      <w:lvlJc w:val="left"/>
      <w:pPr>
        <w:ind w:left="4062" w:hanging="360"/>
      </w:pPr>
      <w:rPr>
        <w:rFonts w:hint="default"/>
        <w:lang w:val="en-US" w:eastAsia="en-US" w:bidi="ar-SA"/>
      </w:rPr>
    </w:lvl>
    <w:lvl w:ilvl="5" w:tplc="916C8AA2">
      <w:numFmt w:val="bullet"/>
      <w:lvlText w:val="•"/>
      <w:lvlJc w:val="left"/>
      <w:pPr>
        <w:ind w:left="5016" w:hanging="360"/>
      </w:pPr>
      <w:rPr>
        <w:rFonts w:hint="default"/>
        <w:lang w:val="en-US" w:eastAsia="en-US" w:bidi="ar-SA"/>
      </w:rPr>
    </w:lvl>
    <w:lvl w:ilvl="6" w:tplc="D6BCA546">
      <w:numFmt w:val="bullet"/>
      <w:lvlText w:val="•"/>
      <w:lvlJc w:val="left"/>
      <w:pPr>
        <w:ind w:left="5970" w:hanging="360"/>
      </w:pPr>
      <w:rPr>
        <w:rFonts w:hint="default"/>
        <w:lang w:val="en-US" w:eastAsia="en-US" w:bidi="ar-SA"/>
      </w:rPr>
    </w:lvl>
    <w:lvl w:ilvl="7" w:tplc="E8F80F66">
      <w:numFmt w:val="bullet"/>
      <w:lvlText w:val="•"/>
      <w:lvlJc w:val="left"/>
      <w:pPr>
        <w:ind w:left="6924" w:hanging="360"/>
      </w:pPr>
      <w:rPr>
        <w:rFonts w:hint="default"/>
        <w:lang w:val="en-US" w:eastAsia="en-US" w:bidi="ar-SA"/>
      </w:rPr>
    </w:lvl>
    <w:lvl w:ilvl="8" w:tplc="F7B2FB04">
      <w:numFmt w:val="bullet"/>
      <w:lvlText w:val="•"/>
      <w:lvlJc w:val="left"/>
      <w:pPr>
        <w:ind w:left="7878" w:hanging="360"/>
      </w:pPr>
      <w:rPr>
        <w:rFonts w:hint="default"/>
        <w:lang w:val="en-US" w:eastAsia="en-US" w:bidi="ar-SA"/>
      </w:rPr>
    </w:lvl>
  </w:abstractNum>
  <w:abstractNum w:abstractNumId="42" w15:restartNumberingAfterBreak="0">
    <w:nsid w:val="580E543C"/>
    <w:multiLevelType w:val="hybridMultilevel"/>
    <w:tmpl w:val="7E74A8F8"/>
    <w:lvl w:ilvl="0" w:tplc="CD9C6AC6">
      <w:start w:val="1"/>
      <w:numFmt w:val="decimal"/>
      <w:lvlText w:val="%1."/>
      <w:lvlJc w:val="left"/>
      <w:pPr>
        <w:ind w:left="1154" w:hanging="360"/>
        <w:jc w:val="left"/>
      </w:pPr>
      <w:rPr>
        <w:rFonts w:ascii="Times New Roman" w:eastAsia="Times New Roman" w:hAnsi="Times New Roman" w:cs="Times New Roman" w:hint="default"/>
        <w:w w:val="99"/>
        <w:sz w:val="26"/>
        <w:szCs w:val="26"/>
        <w:lang w:val="en-US" w:eastAsia="en-US" w:bidi="ar-SA"/>
      </w:rPr>
    </w:lvl>
    <w:lvl w:ilvl="1" w:tplc="B43CF146">
      <w:numFmt w:val="bullet"/>
      <w:lvlText w:val="•"/>
      <w:lvlJc w:val="left"/>
      <w:pPr>
        <w:ind w:left="2022" w:hanging="360"/>
      </w:pPr>
      <w:rPr>
        <w:rFonts w:hint="default"/>
        <w:lang w:val="en-US" w:eastAsia="en-US" w:bidi="ar-SA"/>
      </w:rPr>
    </w:lvl>
    <w:lvl w:ilvl="2" w:tplc="D3004AEC">
      <w:numFmt w:val="bullet"/>
      <w:lvlText w:val="•"/>
      <w:lvlJc w:val="left"/>
      <w:pPr>
        <w:ind w:left="2885" w:hanging="360"/>
      </w:pPr>
      <w:rPr>
        <w:rFonts w:hint="default"/>
        <w:lang w:val="en-US" w:eastAsia="en-US" w:bidi="ar-SA"/>
      </w:rPr>
    </w:lvl>
    <w:lvl w:ilvl="3" w:tplc="8D72BF3E">
      <w:numFmt w:val="bullet"/>
      <w:lvlText w:val="•"/>
      <w:lvlJc w:val="left"/>
      <w:pPr>
        <w:ind w:left="3747" w:hanging="360"/>
      </w:pPr>
      <w:rPr>
        <w:rFonts w:hint="default"/>
        <w:lang w:val="en-US" w:eastAsia="en-US" w:bidi="ar-SA"/>
      </w:rPr>
    </w:lvl>
    <w:lvl w:ilvl="4" w:tplc="2D30DF50">
      <w:numFmt w:val="bullet"/>
      <w:lvlText w:val="•"/>
      <w:lvlJc w:val="left"/>
      <w:pPr>
        <w:ind w:left="4610" w:hanging="360"/>
      </w:pPr>
      <w:rPr>
        <w:rFonts w:hint="default"/>
        <w:lang w:val="en-US" w:eastAsia="en-US" w:bidi="ar-SA"/>
      </w:rPr>
    </w:lvl>
    <w:lvl w:ilvl="5" w:tplc="9BB4D56A">
      <w:numFmt w:val="bullet"/>
      <w:lvlText w:val="•"/>
      <w:lvlJc w:val="left"/>
      <w:pPr>
        <w:ind w:left="5473" w:hanging="360"/>
      </w:pPr>
      <w:rPr>
        <w:rFonts w:hint="default"/>
        <w:lang w:val="en-US" w:eastAsia="en-US" w:bidi="ar-SA"/>
      </w:rPr>
    </w:lvl>
    <w:lvl w:ilvl="6" w:tplc="C8004B74">
      <w:numFmt w:val="bullet"/>
      <w:lvlText w:val="•"/>
      <w:lvlJc w:val="left"/>
      <w:pPr>
        <w:ind w:left="6335" w:hanging="360"/>
      </w:pPr>
      <w:rPr>
        <w:rFonts w:hint="default"/>
        <w:lang w:val="en-US" w:eastAsia="en-US" w:bidi="ar-SA"/>
      </w:rPr>
    </w:lvl>
    <w:lvl w:ilvl="7" w:tplc="2EC47C36">
      <w:numFmt w:val="bullet"/>
      <w:lvlText w:val="•"/>
      <w:lvlJc w:val="left"/>
      <w:pPr>
        <w:ind w:left="7198" w:hanging="360"/>
      </w:pPr>
      <w:rPr>
        <w:rFonts w:hint="default"/>
        <w:lang w:val="en-US" w:eastAsia="en-US" w:bidi="ar-SA"/>
      </w:rPr>
    </w:lvl>
    <w:lvl w:ilvl="8" w:tplc="84D6A82C">
      <w:numFmt w:val="bullet"/>
      <w:lvlText w:val="•"/>
      <w:lvlJc w:val="left"/>
      <w:pPr>
        <w:ind w:left="8061" w:hanging="360"/>
      </w:pPr>
      <w:rPr>
        <w:rFonts w:hint="default"/>
        <w:lang w:val="en-US" w:eastAsia="en-US" w:bidi="ar-SA"/>
      </w:rPr>
    </w:lvl>
  </w:abstractNum>
  <w:abstractNum w:abstractNumId="43" w15:restartNumberingAfterBreak="0">
    <w:nsid w:val="5A566018"/>
    <w:multiLevelType w:val="hybridMultilevel"/>
    <w:tmpl w:val="A3DCA346"/>
    <w:lvl w:ilvl="0" w:tplc="3CEC9B92">
      <w:start w:val="1"/>
      <w:numFmt w:val="decimal"/>
      <w:lvlText w:val="%1-"/>
      <w:lvlJc w:val="left"/>
      <w:pPr>
        <w:ind w:left="697" w:hanging="217"/>
        <w:jc w:val="left"/>
      </w:pPr>
      <w:rPr>
        <w:rFonts w:ascii="Times New Roman" w:eastAsia="Times New Roman" w:hAnsi="Times New Roman" w:cs="Times New Roman" w:hint="default"/>
        <w:b/>
        <w:bCs/>
        <w:i/>
        <w:iCs/>
        <w:w w:val="99"/>
        <w:sz w:val="24"/>
        <w:szCs w:val="24"/>
        <w:u w:val="thick" w:color="000000"/>
        <w:lang w:val="en-US" w:eastAsia="en-US" w:bidi="ar-SA"/>
      </w:rPr>
    </w:lvl>
    <w:lvl w:ilvl="1" w:tplc="C9AC47AC">
      <w:numFmt w:val="bullet"/>
      <w:lvlText w:val=""/>
      <w:lvlJc w:val="left"/>
      <w:pPr>
        <w:ind w:left="1200" w:hanging="360"/>
      </w:pPr>
      <w:rPr>
        <w:rFonts w:ascii="Symbol" w:eastAsia="Symbol" w:hAnsi="Symbol" w:cs="Symbol" w:hint="default"/>
        <w:w w:val="99"/>
        <w:sz w:val="26"/>
        <w:szCs w:val="26"/>
        <w:lang w:val="en-US" w:eastAsia="en-US" w:bidi="ar-SA"/>
      </w:rPr>
    </w:lvl>
    <w:lvl w:ilvl="2" w:tplc="12D6E640">
      <w:numFmt w:val="bullet"/>
      <w:lvlText w:val="•"/>
      <w:lvlJc w:val="left"/>
      <w:pPr>
        <w:ind w:left="2154" w:hanging="360"/>
      </w:pPr>
      <w:rPr>
        <w:rFonts w:hint="default"/>
        <w:lang w:val="en-US" w:eastAsia="en-US" w:bidi="ar-SA"/>
      </w:rPr>
    </w:lvl>
    <w:lvl w:ilvl="3" w:tplc="BA9ECF40">
      <w:numFmt w:val="bullet"/>
      <w:lvlText w:val="•"/>
      <w:lvlJc w:val="left"/>
      <w:pPr>
        <w:ind w:left="3108" w:hanging="360"/>
      </w:pPr>
      <w:rPr>
        <w:rFonts w:hint="default"/>
        <w:lang w:val="en-US" w:eastAsia="en-US" w:bidi="ar-SA"/>
      </w:rPr>
    </w:lvl>
    <w:lvl w:ilvl="4" w:tplc="6E3EE286">
      <w:numFmt w:val="bullet"/>
      <w:lvlText w:val="•"/>
      <w:lvlJc w:val="left"/>
      <w:pPr>
        <w:ind w:left="4062" w:hanging="360"/>
      </w:pPr>
      <w:rPr>
        <w:rFonts w:hint="default"/>
        <w:lang w:val="en-US" w:eastAsia="en-US" w:bidi="ar-SA"/>
      </w:rPr>
    </w:lvl>
    <w:lvl w:ilvl="5" w:tplc="D4D0E20A">
      <w:numFmt w:val="bullet"/>
      <w:lvlText w:val="•"/>
      <w:lvlJc w:val="left"/>
      <w:pPr>
        <w:ind w:left="5016" w:hanging="360"/>
      </w:pPr>
      <w:rPr>
        <w:rFonts w:hint="default"/>
        <w:lang w:val="en-US" w:eastAsia="en-US" w:bidi="ar-SA"/>
      </w:rPr>
    </w:lvl>
    <w:lvl w:ilvl="6" w:tplc="1618DAFA">
      <w:numFmt w:val="bullet"/>
      <w:lvlText w:val="•"/>
      <w:lvlJc w:val="left"/>
      <w:pPr>
        <w:ind w:left="5970" w:hanging="360"/>
      </w:pPr>
      <w:rPr>
        <w:rFonts w:hint="default"/>
        <w:lang w:val="en-US" w:eastAsia="en-US" w:bidi="ar-SA"/>
      </w:rPr>
    </w:lvl>
    <w:lvl w:ilvl="7" w:tplc="5A2240B6">
      <w:numFmt w:val="bullet"/>
      <w:lvlText w:val="•"/>
      <w:lvlJc w:val="left"/>
      <w:pPr>
        <w:ind w:left="6924" w:hanging="360"/>
      </w:pPr>
      <w:rPr>
        <w:rFonts w:hint="default"/>
        <w:lang w:val="en-US" w:eastAsia="en-US" w:bidi="ar-SA"/>
      </w:rPr>
    </w:lvl>
    <w:lvl w:ilvl="8" w:tplc="EBD60538">
      <w:numFmt w:val="bullet"/>
      <w:lvlText w:val="•"/>
      <w:lvlJc w:val="left"/>
      <w:pPr>
        <w:ind w:left="7878" w:hanging="360"/>
      </w:pPr>
      <w:rPr>
        <w:rFonts w:hint="default"/>
        <w:lang w:val="en-US" w:eastAsia="en-US" w:bidi="ar-SA"/>
      </w:rPr>
    </w:lvl>
  </w:abstractNum>
  <w:abstractNum w:abstractNumId="44" w15:restartNumberingAfterBreak="0">
    <w:nsid w:val="601E3639"/>
    <w:multiLevelType w:val="hybridMultilevel"/>
    <w:tmpl w:val="B074DB68"/>
    <w:lvl w:ilvl="0" w:tplc="D99275AC">
      <w:numFmt w:val="bullet"/>
      <w:lvlText w:val="o"/>
      <w:lvlJc w:val="left"/>
      <w:pPr>
        <w:ind w:left="1200" w:hanging="360"/>
      </w:pPr>
      <w:rPr>
        <w:rFonts w:ascii="Courier New" w:eastAsia="Courier New" w:hAnsi="Courier New" w:cs="Courier New" w:hint="default"/>
        <w:w w:val="99"/>
        <w:sz w:val="20"/>
        <w:szCs w:val="20"/>
        <w:lang w:val="en-US" w:eastAsia="en-US" w:bidi="ar-SA"/>
      </w:rPr>
    </w:lvl>
    <w:lvl w:ilvl="1" w:tplc="AFC0E066">
      <w:start w:val="1"/>
      <w:numFmt w:val="decimal"/>
      <w:lvlText w:val="%2."/>
      <w:lvlJc w:val="left"/>
      <w:pPr>
        <w:ind w:left="1921" w:hanging="361"/>
        <w:jc w:val="left"/>
      </w:pPr>
      <w:rPr>
        <w:rFonts w:ascii="Times New Roman" w:eastAsia="Times New Roman" w:hAnsi="Times New Roman" w:cs="Times New Roman" w:hint="default"/>
        <w:spacing w:val="0"/>
        <w:w w:val="100"/>
        <w:sz w:val="27"/>
        <w:szCs w:val="27"/>
        <w:lang w:val="en-US" w:eastAsia="en-US" w:bidi="ar-SA"/>
      </w:rPr>
    </w:lvl>
    <w:lvl w:ilvl="2" w:tplc="5EB00360">
      <w:start w:val="1"/>
      <w:numFmt w:val="decimal"/>
      <w:lvlText w:val="(%3)"/>
      <w:lvlJc w:val="left"/>
      <w:pPr>
        <w:ind w:left="2607" w:hanging="370"/>
        <w:jc w:val="left"/>
      </w:pPr>
      <w:rPr>
        <w:rFonts w:ascii="Times New Roman" w:eastAsia="Times New Roman" w:hAnsi="Times New Roman" w:cs="Times New Roman" w:hint="default"/>
        <w:b/>
        <w:bCs/>
        <w:spacing w:val="0"/>
        <w:w w:val="99"/>
        <w:sz w:val="26"/>
        <w:szCs w:val="26"/>
        <w:lang w:val="en-US" w:eastAsia="en-US" w:bidi="ar-SA"/>
      </w:rPr>
    </w:lvl>
    <w:lvl w:ilvl="3" w:tplc="B87AAB72">
      <w:start w:val="1"/>
      <w:numFmt w:val="decimal"/>
      <w:lvlText w:val="%4."/>
      <w:lvlJc w:val="left"/>
      <w:pPr>
        <w:ind w:left="4271" w:hanging="282"/>
        <w:jc w:val="right"/>
      </w:pPr>
      <w:rPr>
        <w:rFonts w:ascii="Times New Roman" w:eastAsia="Times New Roman" w:hAnsi="Times New Roman" w:cs="Times New Roman" w:hint="default"/>
        <w:b/>
        <w:bCs/>
        <w:w w:val="100"/>
        <w:sz w:val="28"/>
        <w:szCs w:val="28"/>
        <w:u w:val="thick" w:color="000000"/>
        <w:lang w:val="en-US" w:eastAsia="en-US" w:bidi="ar-SA"/>
      </w:rPr>
    </w:lvl>
    <w:lvl w:ilvl="4" w:tplc="C5FA953C">
      <w:numFmt w:val="bullet"/>
      <w:lvlText w:val="•"/>
      <w:lvlJc w:val="left"/>
      <w:pPr>
        <w:ind w:left="5066" w:hanging="282"/>
      </w:pPr>
      <w:rPr>
        <w:rFonts w:hint="default"/>
        <w:lang w:val="en-US" w:eastAsia="en-US" w:bidi="ar-SA"/>
      </w:rPr>
    </w:lvl>
    <w:lvl w:ilvl="5" w:tplc="AEC42AA0">
      <w:numFmt w:val="bullet"/>
      <w:lvlText w:val="•"/>
      <w:lvlJc w:val="left"/>
      <w:pPr>
        <w:ind w:left="5853" w:hanging="282"/>
      </w:pPr>
      <w:rPr>
        <w:rFonts w:hint="default"/>
        <w:lang w:val="en-US" w:eastAsia="en-US" w:bidi="ar-SA"/>
      </w:rPr>
    </w:lvl>
    <w:lvl w:ilvl="6" w:tplc="B300A968">
      <w:numFmt w:val="bullet"/>
      <w:lvlText w:val="•"/>
      <w:lvlJc w:val="left"/>
      <w:pPr>
        <w:ind w:left="6639" w:hanging="282"/>
      </w:pPr>
      <w:rPr>
        <w:rFonts w:hint="default"/>
        <w:lang w:val="en-US" w:eastAsia="en-US" w:bidi="ar-SA"/>
      </w:rPr>
    </w:lvl>
    <w:lvl w:ilvl="7" w:tplc="8CE238B6">
      <w:numFmt w:val="bullet"/>
      <w:lvlText w:val="•"/>
      <w:lvlJc w:val="left"/>
      <w:pPr>
        <w:ind w:left="7426" w:hanging="282"/>
      </w:pPr>
      <w:rPr>
        <w:rFonts w:hint="default"/>
        <w:lang w:val="en-US" w:eastAsia="en-US" w:bidi="ar-SA"/>
      </w:rPr>
    </w:lvl>
    <w:lvl w:ilvl="8" w:tplc="06ECCC2A">
      <w:numFmt w:val="bullet"/>
      <w:lvlText w:val="•"/>
      <w:lvlJc w:val="left"/>
      <w:pPr>
        <w:ind w:left="8213" w:hanging="282"/>
      </w:pPr>
      <w:rPr>
        <w:rFonts w:hint="default"/>
        <w:lang w:val="en-US" w:eastAsia="en-US" w:bidi="ar-SA"/>
      </w:rPr>
    </w:lvl>
  </w:abstractNum>
  <w:abstractNum w:abstractNumId="45" w15:restartNumberingAfterBreak="0">
    <w:nsid w:val="61425F79"/>
    <w:multiLevelType w:val="hybridMultilevel"/>
    <w:tmpl w:val="CC2EB102"/>
    <w:lvl w:ilvl="0" w:tplc="4D4E0F30">
      <w:numFmt w:val="bullet"/>
      <w:lvlText w:val=""/>
      <w:lvlJc w:val="left"/>
      <w:pPr>
        <w:ind w:left="467" w:hanging="360"/>
      </w:pPr>
      <w:rPr>
        <w:rFonts w:ascii="Symbol" w:eastAsia="Symbol" w:hAnsi="Symbol" w:cs="Symbol" w:hint="default"/>
        <w:w w:val="99"/>
        <w:sz w:val="26"/>
        <w:szCs w:val="26"/>
        <w:lang w:val="en-US" w:eastAsia="en-US" w:bidi="ar-SA"/>
      </w:rPr>
    </w:lvl>
    <w:lvl w:ilvl="1" w:tplc="06E0055E">
      <w:numFmt w:val="bullet"/>
      <w:lvlText w:val="•"/>
      <w:lvlJc w:val="left"/>
      <w:pPr>
        <w:ind w:left="851" w:hanging="360"/>
      </w:pPr>
      <w:rPr>
        <w:rFonts w:hint="default"/>
        <w:lang w:val="en-US" w:eastAsia="en-US" w:bidi="ar-SA"/>
      </w:rPr>
    </w:lvl>
    <w:lvl w:ilvl="2" w:tplc="2F0A21F8">
      <w:numFmt w:val="bullet"/>
      <w:lvlText w:val="•"/>
      <w:lvlJc w:val="left"/>
      <w:pPr>
        <w:ind w:left="1242" w:hanging="360"/>
      </w:pPr>
      <w:rPr>
        <w:rFonts w:hint="default"/>
        <w:lang w:val="en-US" w:eastAsia="en-US" w:bidi="ar-SA"/>
      </w:rPr>
    </w:lvl>
    <w:lvl w:ilvl="3" w:tplc="7174093C">
      <w:numFmt w:val="bullet"/>
      <w:lvlText w:val="•"/>
      <w:lvlJc w:val="left"/>
      <w:pPr>
        <w:ind w:left="1633" w:hanging="360"/>
      </w:pPr>
      <w:rPr>
        <w:rFonts w:hint="default"/>
        <w:lang w:val="en-US" w:eastAsia="en-US" w:bidi="ar-SA"/>
      </w:rPr>
    </w:lvl>
    <w:lvl w:ilvl="4" w:tplc="C4463FFE">
      <w:numFmt w:val="bullet"/>
      <w:lvlText w:val="•"/>
      <w:lvlJc w:val="left"/>
      <w:pPr>
        <w:ind w:left="2025" w:hanging="360"/>
      </w:pPr>
      <w:rPr>
        <w:rFonts w:hint="default"/>
        <w:lang w:val="en-US" w:eastAsia="en-US" w:bidi="ar-SA"/>
      </w:rPr>
    </w:lvl>
    <w:lvl w:ilvl="5" w:tplc="7D606408">
      <w:numFmt w:val="bullet"/>
      <w:lvlText w:val="•"/>
      <w:lvlJc w:val="left"/>
      <w:pPr>
        <w:ind w:left="2416" w:hanging="360"/>
      </w:pPr>
      <w:rPr>
        <w:rFonts w:hint="default"/>
        <w:lang w:val="en-US" w:eastAsia="en-US" w:bidi="ar-SA"/>
      </w:rPr>
    </w:lvl>
    <w:lvl w:ilvl="6" w:tplc="13BA1ECC">
      <w:numFmt w:val="bullet"/>
      <w:lvlText w:val="•"/>
      <w:lvlJc w:val="left"/>
      <w:pPr>
        <w:ind w:left="2807" w:hanging="360"/>
      </w:pPr>
      <w:rPr>
        <w:rFonts w:hint="default"/>
        <w:lang w:val="en-US" w:eastAsia="en-US" w:bidi="ar-SA"/>
      </w:rPr>
    </w:lvl>
    <w:lvl w:ilvl="7" w:tplc="E1C4DCCE">
      <w:numFmt w:val="bullet"/>
      <w:lvlText w:val="•"/>
      <w:lvlJc w:val="left"/>
      <w:pPr>
        <w:ind w:left="3199" w:hanging="360"/>
      </w:pPr>
      <w:rPr>
        <w:rFonts w:hint="default"/>
        <w:lang w:val="en-US" w:eastAsia="en-US" w:bidi="ar-SA"/>
      </w:rPr>
    </w:lvl>
    <w:lvl w:ilvl="8" w:tplc="896A4506">
      <w:numFmt w:val="bullet"/>
      <w:lvlText w:val="•"/>
      <w:lvlJc w:val="left"/>
      <w:pPr>
        <w:ind w:left="3590" w:hanging="360"/>
      </w:pPr>
      <w:rPr>
        <w:rFonts w:hint="default"/>
        <w:lang w:val="en-US" w:eastAsia="en-US" w:bidi="ar-SA"/>
      </w:rPr>
    </w:lvl>
  </w:abstractNum>
  <w:abstractNum w:abstractNumId="46" w15:restartNumberingAfterBreak="0">
    <w:nsid w:val="615A0E1D"/>
    <w:multiLevelType w:val="multilevel"/>
    <w:tmpl w:val="3FB8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DF5BDA"/>
    <w:multiLevelType w:val="hybridMultilevel"/>
    <w:tmpl w:val="809A38E0"/>
    <w:lvl w:ilvl="0" w:tplc="6E1EEE0E">
      <w:numFmt w:val="bullet"/>
      <w:lvlText w:val=""/>
      <w:lvlJc w:val="left"/>
      <w:pPr>
        <w:ind w:left="1200" w:hanging="360"/>
      </w:pPr>
      <w:rPr>
        <w:rFonts w:hint="default"/>
        <w:w w:val="99"/>
        <w:lang w:val="en-US" w:eastAsia="en-US" w:bidi="ar-SA"/>
      </w:rPr>
    </w:lvl>
    <w:lvl w:ilvl="1" w:tplc="53EAB5C8">
      <w:numFmt w:val="bullet"/>
      <w:lvlText w:val=""/>
      <w:lvlJc w:val="left"/>
      <w:pPr>
        <w:ind w:left="1291" w:hanging="269"/>
      </w:pPr>
      <w:rPr>
        <w:rFonts w:ascii="Wingdings" w:eastAsia="Wingdings" w:hAnsi="Wingdings" w:cs="Wingdings" w:hint="default"/>
        <w:w w:val="99"/>
        <w:sz w:val="26"/>
        <w:szCs w:val="26"/>
        <w:lang w:val="en-US" w:eastAsia="en-US" w:bidi="ar-SA"/>
      </w:rPr>
    </w:lvl>
    <w:lvl w:ilvl="2" w:tplc="494A10B8">
      <w:numFmt w:val="bullet"/>
      <w:lvlText w:val="•"/>
      <w:lvlJc w:val="left"/>
      <w:pPr>
        <w:ind w:left="2242" w:hanging="269"/>
      </w:pPr>
      <w:rPr>
        <w:rFonts w:hint="default"/>
        <w:lang w:val="en-US" w:eastAsia="en-US" w:bidi="ar-SA"/>
      </w:rPr>
    </w:lvl>
    <w:lvl w:ilvl="3" w:tplc="B92EBAD8">
      <w:numFmt w:val="bullet"/>
      <w:lvlText w:val="•"/>
      <w:lvlJc w:val="left"/>
      <w:pPr>
        <w:ind w:left="3185" w:hanging="269"/>
      </w:pPr>
      <w:rPr>
        <w:rFonts w:hint="default"/>
        <w:lang w:val="en-US" w:eastAsia="en-US" w:bidi="ar-SA"/>
      </w:rPr>
    </w:lvl>
    <w:lvl w:ilvl="4" w:tplc="A31CD316">
      <w:numFmt w:val="bullet"/>
      <w:lvlText w:val="•"/>
      <w:lvlJc w:val="left"/>
      <w:pPr>
        <w:ind w:left="4128" w:hanging="269"/>
      </w:pPr>
      <w:rPr>
        <w:rFonts w:hint="default"/>
        <w:lang w:val="en-US" w:eastAsia="en-US" w:bidi="ar-SA"/>
      </w:rPr>
    </w:lvl>
    <w:lvl w:ilvl="5" w:tplc="7458CCBC">
      <w:numFmt w:val="bullet"/>
      <w:lvlText w:val="•"/>
      <w:lvlJc w:val="left"/>
      <w:pPr>
        <w:ind w:left="5071" w:hanging="269"/>
      </w:pPr>
      <w:rPr>
        <w:rFonts w:hint="default"/>
        <w:lang w:val="en-US" w:eastAsia="en-US" w:bidi="ar-SA"/>
      </w:rPr>
    </w:lvl>
    <w:lvl w:ilvl="6" w:tplc="00EA5AF6">
      <w:numFmt w:val="bullet"/>
      <w:lvlText w:val="•"/>
      <w:lvlJc w:val="left"/>
      <w:pPr>
        <w:ind w:left="6014" w:hanging="269"/>
      </w:pPr>
      <w:rPr>
        <w:rFonts w:hint="default"/>
        <w:lang w:val="en-US" w:eastAsia="en-US" w:bidi="ar-SA"/>
      </w:rPr>
    </w:lvl>
    <w:lvl w:ilvl="7" w:tplc="03E0148C">
      <w:numFmt w:val="bullet"/>
      <w:lvlText w:val="•"/>
      <w:lvlJc w:val="left"/>
      <w:pPr>
        <w:ind w:left="6957" w:hanging="269"/>
      </w:pPr>
      <w:rPr>
        <w:rFonts w:hint="default"/>
        <w:lang w:val="en-US" w:eastAsia="en-US" w:bidi="ar-SA"/>
      </w:rPr>
    </w:lvl>
    <w:lvl w:ilvl="8" w:tplc="C6B827EA">
      <w:numFmt w:val="bullet"/>
      <w:lvlText w:val="•"/>
      <w:lvlJc w:val="left"/>
      <w:pPr>
        <w:ind w:left="7900" w:hanging="269"/>
      </w:pPr>
      <w:rPr>
        <w:rFonts w:hint="default"/>
        <w:lang w:val="en-US" w:eastAsia="en-US" w:bidi="ar-SA"/>
      </w:rPr>
    </w:lvl>
  </w:abstractNum>
  <w:abstractNum w:abstractNumId="48" w15:restartNumberingAfterBreak="0">
    <w:nsid w:val="6670286E"/>
    <w:multiLevelType w:val="multilevel"/>
    <w:tmpl w:val="7194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B422F2"/>
    <w:multiLevelType w:val="hybridMultilevel"/>
    <w:tmpl w:val="9AD8B634"/>
    <w:lvl w:ilvl="0" w:tplc="9BF2FB86">
      <w:numFmt w:val="bullet"/>
      <w:lvlText w:val=""/>
      <w:lvlJc w:val="left"/>
      <w:pPr>
        <w:ind w:left="1200" w:hanging="360"/>
      </w:pPr>
      <w:rPr>
        <w:rFonts w:ascii="Wingdings" w:eastAsia="Wingdings" w:hAnsi="Wingdings" w:cs="Wingdings" w:hint="default"/>
        <w:w w:val="99"/>
        <w:sz w:val="26"/>
        <w:szCs w:val="26"/>
        <w:lang w:val="en-US" w:eastAsia="en-US" w:bidi="ar-SA"/>
      </w:rPr>
    </w:lvl>
    <w:lvl w:ilvl="1" w:tplc="02864FBC">
      <w:numFmt w:val="bullet"/>
      <w:lvlText w:val="•"/>
      <w:lvlJc w:val="left"/>
      <w:pPr>
        <w:ind w:left="2058" w:hanging="360"/>
      </w:pPr>
      <w:rPr>
        <w:rFonts w:hint="default"/>
        <w:lang w:val="en-US" w:eastAsia="en-US" w:bidi="ar-SA"/>
      </w:rPr>
    </w:lvl>
    <w:lvl w:ilvl="2" w:tplc="38662D92">
      <w:numFmt w:val="bullet"/>
      <w:lvlText w:val="•"/>
      <w:lvlJc w:val="left"/>
      <w:pPr>
        <w:ind w:left="2917" w:hanging="360"/>
      </w:pPr>
      <w:rPr>
        <w:rFonts w:hint="default"/>
        <w:lang w:val="en-US" w:eastAsia="en-US" w:bidi="ar-SA"/>
      </w:rPr>
    </w:lvl>
    <w:lvl w:ilvl="3" w:tplc="8D464F2A">
      <w:numFmt w:val="bullet"/>
      <w:lvlText w:val="•"/>
      <w:lvlJc w:val="left"/>
      <w:pPr>
        <w:ind w:left="3775" w:hanging="360"/>
      </w:pPr>
      <w:rPr>
        <w:rFonts w:hint="default"/>
        <w:lang w:val="en-US" w:eastAsia="en-US" w:bidi="ar-SA"/>
      </w:rPr>
    </w:lvl>
    <w:lvl w:ilvl="4" w:tplc="885CA858">
      <w:numFmt w:val="bullet"/>
      <w:lvlText w:val="•"/>
      <w:lvlJc w:val="left"/>
      <w:pPr>
        <w:ind w:left="4634" w:hanging="360"/>
      </w:pPr>
      <w:rPr>
        <w:rFonts w:hint="default"/>
        <w:lang w:val="en-US" w:eastAsia="en-US" w:bidi="ar-SA"/>
      </w:rPr>
    </w:lvl>
    <w:lvl w:ilvl="5" w:tplc="B16C1358">
      <w:numFmt w:val="bullet"/>
      <w:lvlText w:val="•"/>
      <w:lvlJc w:val="left"/>
      <w:pPr>
        <w:ind w:left="5493" w:hanging="360"/>
      </w:pPr>
      <w:rPr>
        <w:rFonts w:hint="default"/>
        <w:lang w:val="en-US" w:eastAsia="en-US" w:bidi="ar-SA"/>
      </w:rPr>
    </w:lvl>
    <w:lvl w:ilvl="6" w:tplc="99C8F9B6">
      <w:numFmt w:val="bullet"/>
      <w:lvlText w:val="•"/>
      <w:lvlJc w:val="left"/>
      <w:pPr>
        <w:ind w:left="6351" w:hanging="360"/>
      </w:pPr>
      <w:rPr>
        <w:rFonts w:hint="default"/>
        <w:lang w:val="en-US" w:eastAsia="en-US" w:bidi="ar-SA"/>
      </w:rPr>
    </w:lvl>
    <w:lvl w:ilvl="7" w:tplc="3C1A0A6C">
      <w:numFmt w:val="bullet"/>
      <w:lvlText w:val="•"/>
      <w:lvlJc w:val="left"/>
      <w:pPr>
        <w:ind w:left="7210" w:hanging="360"/>
      </w:pPr>
      <w:rPr>
        <w:rFonts w:hint="default"/>
        <w:lang w:val="en-US" w:eastAsia="en-US" w:bidi="ar-SA"/>
      </w:rPr>
    </w:lvl>
    <w:lvl w:ilvl="8" w:tplc="56FA35F6">
      <w:numFmt w:val="bullet"/>
      <w:lvlText w:val="•"/>
      <w:lvlJc w:val="left"/>
      <w:pPr>
        <w:ind w:left="8069" w:hanging="360"/>
      </w:pPr>
      <w:rPr>
        <w:rFonts w:hint="default"/>
        <w:lang w:val="en-US" w:eastAsia="en-US" w:bidi="ar-SA"/>
      </w:rPr>
    </w:lvl>
  </w:abstractNum>
  <w:abstractNum w:abstractNumId="50" w15:restartNumberingAfterBreak="0">
    <w:nsid w:val="6A7B4DD2"/>
    <w:multiLevelType w:val="hybridMultilevel"/>
    <w:tmpl w:val="334EB89E"/>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51" w15:restartNumberingAfterBreak="0">
    <w:nsid w:val="6F3D4F4D"/>
    <w:multiLevelType w:val="hybridMultilevel"/>
    <w:tmpl w:val="E7EAB4BE"/>
    <w:lvl w:ilvl="0" w:tplc="8C76F228">
      <w:start w:val="1"/>
      <w:numFmt w:val="lowerLetter"/>
      <w:lvlText w:val="%1."/>
      <w:lvlJc w:val="left"/>
      <w:pPr>
        <w:ind w:left="1524" w:hanging="260"/>
        <w:jc w:val="left"/>
      </w:pPr>
      <w:rPr>
        <w:rFonts w:ascii="Times New Roman" w:eastAsia="Times New Roman" w:hAnsi="Times New Roman" w:cs="Times New Roman" w:hint="default"/>
        <w:b/>
        <w:bCs/>
        <w:w w:val="99"/>
        <w:sz w:val="26"/>
        <w:szCs w:val="26"/>
        <w:lang w:val="en-US" w:eastAsia="en-US" w:bidi="ar-SA"/>
      </w:rPr>
    </w:lvl>
    <w:lvl w:ilvl="1" w:tplc="70F49E98">
      <w:numFmt w:val="bullet"/>
      <w:lvlText w:val="•"/>
      <w:lvlJc w:val="left"/>
      <w:pPr>
        <w:ind w:left="2346" w:hanging="260"/>
      </w:pPr>
      <w:rPr>
        <w:rFonts w:hint="default"/>
        <w:lang w:val="en-US" w:eastAsia="en-US" w:bidi="ar-SA"/>
      </w:rPr>
    </w:lvl>
    <w:lvl w:ilvl="2" w:tplc="957C5A06">
      <w:numFmt w:val="bullet"/>
      <w:lvlText w:val="•"/>
      <w:lvlJc w:val="left"/>
      <w:pPr>
        <w:ind w:left="3173" w:hanging="260"/>
      </w:pPr>
      <w:rPr>
        <w:rFonts w:hint="default"/>
        <w:lang w:val="en-US" w:eastAsia="en-US" w:bidi="ar-SA"/>
      </w:rPr>
    </w:lvl>
    <w:lvl w:ilvl="3" w:tplc="ECFADDD8">
      <w:numFmt w:val="bullet"/>
      <w:lvlText w:val="•"/>
      <w:lvlJc w:val="left"/>
      <w:pPr>
        <w:ind w:left="3999" w:hanging="260"/>
      </w:pPr>
      <w:rPr>
        <w:rFonts w:hint="default"/>
        <w:lang w:val="en-US" w:eastAsia="en-US" w:bidi="ar-SA"/>
      </w:rPr>
    </w:lvl>
    <w:lvl w:ilvl="4" w:tplc="377ACD66">
      <w:numFmt w:val="bullet"/>
      <w:lvlText w:val="•"/>
      <w:lvlJc w:val="left"/>
      <w:pPr>
        <w:ind w:left="4826" w:hanging="260"/>
      </w:pPr>
      <w:rPr>
        <w:rFonts w:hint="default"/>
        <w:lang w:val="en-US" w:eastAsia="en-US" w:bidi="ar-SA"/>
      </w:rPr>
    </w:lvl>
    <w:lvl w:ilvl="5" w:tplc="55BEB914">
      <w:numFmt w:val="bullet"/>
      <w:lvlText w:val="•"/>
      <w:lvlJc w:val="left"/>
      <w:pPr>
        <w:ind w:left="5653" w:hanging="260"/>
      </w:pPr>
      <w:rPr>
        <w:rFonts w:hint="default"/>
        <w:lang w:val="en-US" w:eastAsia="en-US" w:bidi="ar-SA"/>
      </w:rPr>
    </w:lvl>
    <w:lvl w:ilvl="6" w:tplc="D35CF9A4">
      <w:numFmt w:val="bullet"/>
      <w:lvlText w:val="•"/>
      <w:lvlJc w:val="left"/>
      <w:pPr>
        <w:ind w:left="6479" w:hanging="260"/>
      </w:pPr>
      <w:rPr>
        <w:rFonts w:hint="default"/>
        <w:lang w:val="en-US" w:eastAsia="en-US" w:bidi="ar-SA"/>
      </w:rPr>
    </w:lvl>
    <w:lvl w:ilvl="7" w:tplc="9C0AA6A8">
      <w:numFmt w:val="bullet"/>
      <w:lvlText w:val="•"/>
      <w:lvlJc w:val="left"/>
      <w:pPr>
        <w:ind w:left="7306" w:hanging="260"/>
      </w:pPr>
      <w:rPr>
        <w:rFonts w:hint="default"/>
        <w:lang w:val="en-US" w:eastAsia="en-US" w:bidi="ar-SA"/>
      </w:rPr>
    </w:lvl>
    <w:lvl w:ilvl="8" w:tplc="145A28AC">
      <w:numFmt w:val="bullet"/>
      <w:lvlText w:val="•"/>
      <w:lvlJc w:val="left"/>
      <w:pPr>
        <w:ind w:left="8133" w:hanging="260"/>
      </w:pPr>
      <w:rPr>
        <w:rFonts w:hint="default"/>
        <w:lang w:val="en-US" w:eastAsia="en-US" w:bidi="ar-SA"/>
      </w:rPr>
    </w:lvl>
  </w:abstractNum>
  <w:abstractNum w:abstractNumId="52" w15:restartNumberingAfterBreak="0">
    <w:nsid w:val="6FEE47F2"/>
    <w:multiLevelType w:val="hybridMultilevel"/>
    <w:tmpl w:val="A27E31E8"/>
    <w:lvl w:ilvl="0" w:tplc="05CA8BE0">
      <w:numFmt w:val="bullet"/>
      <w:lvlText w:val=""/>
      <w:lvlJc w:val="left"/>
      <w:pPr>
        <w:ind w:left="359" w:hanging="360"/>
      </w:pPr>
      <w:rPr>
        <w:rFonts w:ascii="Symbol" w:eastAsia="Symbol" w:hAnsi="Symbol" w:cs="Symbol" w:hint="default"/>
        <w:w w:val="99"/>
        <w:sz w:val="26"/>
        <w:szCs w:val="26"/>
        <w:lang w:val="en-US" w:eastAsia="en-US" w:bidi="ar-SA"/>
      </w:rPr>
    </w:lvl>
    <w:lvl w:ilvl="1" w:tplc="8E4C7476">
      <w:numFmt w:val="bullet"/>
      <w:lvlText w:val="•"/>
      <w:lvlJc w:val="left"/>
      <w:pPr>
        <w:ind w:left="745" w:hanging="360"/>
      </w:pPr>
      <w:rPr>
        <w:rFonts w:hint="default"/>
        <w:lang w:val="en-US" w:eastAsia="en-US" w:bidi="ar-SA"/>
      </w:rPr>
    </w:lvl>
    <w:lvl w:ilvl="2" w:tplc="48BCAA96">
      <w:numFmt w:val="bullet"/>
      <w:lvlText w:val="•"/>
      <w:lvlJc w:val="left"/>
      <w:pPr>
        <w:ind w:left="1130" w:hanging="360"/>
      </w:pPr>
      <w:rPr>
        <w:rFonts w:hint="default"/>
        <w:lang w:val="en-US" w:eastAsia="en-US" w:bidi="ar-SA"/>
      </w:rPr>
    </w:lvl>
    <w:lvl w:ilvl="3" w:tplc="BAB2F294">
      <w:numFmt w:val="bullet"/>
      <w:lvlText w:val="•"/>
      <w:lvlJc w:val="left"/>
      <w:pPr>
        <w:ind w:left="1515" w:hanging="360"/>
      </w:pPr>
      <w:rPr>
        <w:rFonts w:hint="default"/>
        <w:lang w:val="en-US" w:eastAsia="en-US" w:bidi="ar-SA"/>
      </w:rPr>
    </w:lvl>
    <w:lvl w:ilvl="4" w:tplc="E3362A58">
      <w:numFmt w:val="bullet"/>
      <w:lvlText w:val="•"/>
      <w:lvlJc w:val="left"/>
      <w:pPr>
        <w:ind w:left="1900" w:hanging="360"/>
      </w:pPr>
      <w:rPr>
        <w:rFonts w:hint="default"/>
        <w:lang w:val="en-US" w:eastAsia="en-US" w:bidi="ar-SA"/>
      </w:rPr>
    </w:lvl>
    <w:lvl w:ilvl="5" w:tplc="C1101CF0">
      <w:numFmt w:val="bullet"/>
      <w:lvlText w:val="•"/>
      <w:lvlJc w:val="left"/>
      <w:pPr>
        <w:ind w:left="2285" w:hanging="360"/>
      </w:pPr>
      <w:rPr>
        <w:rFonts w:hint="default"/>
        <w:lang w:val="en-US" w:eastAsia="en-US" w:bidi="ar-SA"/>
      </w:rPr>
    </w:lvl>
    <w:lvl w:ilvl="6" w:tplc="7842083E">
      <w:numFmt w:val="bullet"/>
      <w:lvlText w:val="•"/>
      <w:lvlJc w:val="left"/>
      <w:pPr>
        <w:ind w:left="2670" w:hanging="360"/>
      </w:pPr>
      <w:rPr>
        <w:rFonts w:hint="default"/>
        <w:lang w:val="en-US" w:eastAsia="en-US" w:bidi="ar-SA"/>
      </w:rPr>
    </w:lvl>
    <w:lvl w:ilvl="7" w:tplc="6EB0F386">
      <w:numFmt w:val="bullet"/>
      <w:lvlText w:val="•"/>
      <w:lvlJc w:val="left"/>
      <w:pPr>
        <w:ind w:left="3055" w:hanging="360"/>
      </w:pPr>
      <w:rPr>
        <w:rFonts w:hint="default"/>
        <w:lang w:val="en-US" w:eastAsia="en-US" w:bidi="ar-SA"/>
      </w:rPr>
    </w:lvl>
    <w:lvl w:ilvl="8" w:tplc="2480978A">
      <w:numFmt w:val="bullet"/>
      <w:lvlText w:val="•"/>
      <w:lvlJc w:val="left"/>
      <w:pPr>
        <w:ind w:left="3440" w:hanging="360"/>
      </w:pPr>
      <w:rPr>
        <w:rFonts w:hint="default"/>
        <w:lang w:val="en-US" w:eastAsia="en-US" w:bidi="ar-SA"/>
      </w:rPr>
    </w:lvl>
  </w:abstractNum>
  <w:abstractNum w:abstractNumId="53" w15:restartNumberingAfterBreak="0">
    <w:nsid w:val="789A0F8A"/>
    <w:multiLevelType w:val="hybridMultilevel"/>
    <w:tmpl w:val="8E689462"/>
    <w:lvl w:ilvl="0" w:tplc="F21E00D2">
      <w:numFmt w:val="bullet"/>
      <w:lvlText w:val=""/>
      <w:lvlJc w:val="left"/>
      <w:pPr>
        <w:ind w:left="1200" w:hanging="360"/>
      </w:pPr>
      <w:rPr>
        <w:rFonts w:ascii="Symbol" w:eastAsia="Symbol" w:hAnsi="Symbol" w:cs="Symbol" w:hint="default"/>
        <w:w w:val="99"/>
        <w:sz w:val="26"/>
        <w:szCs w:val="26"/>
        <w:lang w:val="en-US" w:eastAsia="en-US" w:bidi="ar-SA"/>
      </w:rPr>
    </w:lvl>
    <w:lvl w:ilvl="1" w:tplc="CDF8532E">
      <w:numFmt w:val="bullet"/>
      <w:lvlText w:val=""/>
      <w:lvlJc w:val="left"/>
      <w:pPr>
        <w:ind w:left="1291" w:hanging="269"/>
      </w:pPr>
      <w:rPr>
        <w:rFonts w:ascii="Symbol" w:eastAsia="Symbol" w:hAnsi="Symbol" w:cs="Symbol" w:hint="default"/>
        <w:w w:val="99"/>
        <w:sz w:val="26"/>
        <w:szCs w:val="26"/>
        <w:lang w:val="en-US" w:eastAsia="en-US" w:bidi="ar-SA"/>
      </w:rPr>
    </w:lvl>
    <w:lvl w:ilvl="2" w:tplc="602AA7F6">
      <w:numFmt w:val="bullet"/>
      <w:lvlText w:val="o"/>
      <w:lvlJc w:val="left"/>
      <w:pPr>
        <w:ind w:left="1921" w:hanging="270"/>
      </w:pPr>
      <w:rPr>
        <w:rFonts w:hint="default"/>
        <w:w w:val="100"/>
        <w:lang w:val="en-US" w:eastAsia="en-US" w:bidi="ar-SA"/>
      </w:rPr>
    </w:lvl>
    <w:lvl w:ilvl="3" w:tplc="20E0B0B2">
      <w:numFmt w:val="bullet"/>
      <w:lvlText w:val="•"/>
      <w:lvlJc w:val="left"/>
      <w:pPr>
        <w:ind w:left="2903" w:hanging="270"/>
      </w:pPr>
      <w:rPr>
        <w:rFonts w:hint="default"/>
        <w:lang w:val="en-US" w:eastAsia="en-US" w:bidi="ar-SA"/>
      </w:rPr>
    </w:lvl>
    <w:lvl w:ilvl="4" w:tplc="12580584">
      <w:numFmt w:val="bullet"/>
      <w:lvlText w:val="•"/>
      <w:lvlJc w:val="left"/>
      <w:pPr>
        <w:ind w:left="3886" w:hanging="270"/>
      </w:pPr>
      <w:rPr>
        <w:rFonts w:hint="default"/>
        <w:lang w:val="en-US" w:eastAsia="en-US" w:bidi="ar-SA"/>
      </w:rPr>
    </w:lvl>
    <w:lvl w:ilvl="5" w:tplc="E0BC20FC">
      <w:numFmt w:val="bullet"/>
      <w:lvlText w:val="•"/>
      <w:lvlJc w:val="left"/>
      <w:pPr>
        <w:ind w:left="4869" w:hanging="270"/>
      </w:pPr>
      <w:rPr>
        <w:rFonts w:hint="default"/>
        <w:lang w:val="en-US" w:eastAsia="en-US" w:bidi="ar-SA"/>
      </w:rPr>
    </w:lvl>
    <w:lvl w:ilvl="6" w:tplc="C46C1EDA">
      <w:numFmt w:val="bullet"/>
      <w:lvlText w:val="•"/>
      <w:lvlJc w:val="left"/>
      <w:pPr>
        <w:ind w:left="5853" w:hanging="270"/>
      </w:pPr>
      <w:rPr>
        <w:rFonts w:hint="default"/>
        <w:lang w:val="en-US" w:eastAsia="en-US" w:bidi="ar-SA"/>
      </w:rPr>
    </w:lvl>
    <w:lvl w:ilvl="7" w:tplc="16B202A8">
      <w:numFmt w:val="bullet"/>
      <w:lvlText w:val="•"/>
      <w:lvlJc w:val="left"/>
      <w:pPr>
        <w:ind w:left="6836" w:hanging="270"/>
      </w:pPr>
      <w:rPr>
        <w:rFonts w:hint="default"/>
        <w:lang w:val="en-US" w:eastAsia="en-US" w:bidi="ar-SA"/>
      </w:rPr>
    </w:lvl>
    <w:lvl w:ilvl="8" w:tplc="48183C26">
      <w:numFmt w:val="bullet"/>
      <w:lvlText w:val="•"/>
      <w:lvlJc w:val="left"/>
      <w:pPr>
        <w:ind w:left="7819" w:hanging="270"/>
      </w:pPr>
      <w:rPr>
        <w:rFonts w:hint="default"/>
        <w:lang w:val="en-US" w:eastAsia="en-US" w:bidi="ar-SA"/>
      </w:rPr>
    </w:lvl>
  </w:abstractNum>
  <w:abstractNum w:abstractNumId="54" w15:restartNumberingAfterBreak="0">
    <w:nsid w:val="795E54CB"/>
    <w:multiLevelType w:val="hybridMultilevel"/>
    <w:tmpl w:val="6CAC5D92"/>
    <w:lvl w:ilvl="0" w:tplc="205A9A42">
      <w:start w:val="1"/>
      <w:numFmt w:val="decimal"/>
      <w:lvlText w:val="%1."/>
      <w:lvlJc w:val="left"/>
      <w:pPr>
        <w:ind w:left="1200" w:hanging="360"/>
        <w:jc w:val="left"/>
      </w:pPr>
      <w:rPr>
        <w:rFonts w:ascii="Times New Roman" w:eastAsia="Times New Roman" w:hAnsi="Times New Roman" w:cs="Times New Roman" w:hint="default"/>
        <w:w w:val="99"/>
        <w:sz w:val="26"/>
        <w:szCs w:val="26"/>
        <w:lang w:val="en-US" w:eastAsia="en-US" w:bidi="ar-SA"/>
      </w:rPr>
    </w:lvl>
    <w:lvl w:ilvl="1" w:tplc="496E7E4A">
      <w:start w:val="1"/>
      <w:numFmt w:val="decimal"/>
      <w:lvlText w:val="%2."/>
      <w:lvlJc w:val="left"/>
      <w:pPr>
        <w:ind w:left="2955" w:hanging="404"/>
        <w:jc w:val="left"/>
      </w:pPr>
      <w:rPr>
        <w:rFonts w:ascii="Times New Roman" w:eastAsia="Times New Roman" w:hAnsi="Times New Roman" w:cs="Times New Roman" w:hint="default"/>
        <w:w w:val="99"/>
        <w:sz w:val="26"/>
        <w:szCs w:val="26"/>
        <w:lang w:val="en-US" w:eastAsia="en-US" w:bidi="ar-SA"/>
      </w:rPr>
    </w:lvl>
    <w:lvl w:ilvl="2" w:tplc="745C553C">
      <w:numFmt w:val="bullet"/>
      <w:lvlText w:val="•"/>
      <w:lvlJc w:val="left"/>
      <w:pPr>
        <w:ind w:left="3718" w:hanging="404"/>
      </w:pPr>
      <w:rPr>
        <w:rFonts w:hint="default"/>
        <w:lang w:val="en-US" w:eastAsia="en-US" w:bidi="ar-SA"/>
      </w:rPr>
    </w:lvl>
    <w:lvl w:ilvl="3" w:tplc="5CEC681E">
      <w:numFmt w:val="bullet"/>
      <w:lvlText w:val="•"/>
      <w:lvlJc w:val="left"/>
      <w:pPr>
        <w:ind w:left="4476" w:hanging="404"/>
      </w:pPr>
      <w:rPr>
        <w:rFonts w:hint="default"/>
        <w:lang w:val="en-US" w:eastAsia="en-US" w:bidi="ar-SA"/>
      </w:rPr>
    </w:lvl>
    <w:lvl w:ilvl="4" w:tplc="E1F63A6C">
      <w:numFmt w:val="bullet"/>
      <w:lvlText w:val="•"/>
      <w:lvlJc w:val="left"/>
      <w:pPr>
        <w:ind w:left="5235" w:hanging="404"/>
      </w:pPr>
      <w:rPr>
        <w:rFonts w:hint="default"/>
        <w:lang w:val="en-US" w:eastAsia="en-US" w:bidi="ar-SA"/>
      </w:rPr>
    </w:lvl>
    <w:lvl w:ilvl="5" w:tplc="BF968012">
      <w:numFmt w:val="bullet"/>
      <w:lvlText w:val="•"/>
      <w:lvlJc w:val="left"/>
      <w:pPr>
        <w:ind w:left="5993" w:hanging="404"/>
      </w:pPr>
      <w:rPr>
        <w:rFonts w:hint="default"/>
        <w:lang w:val="en-US" w:eastAsia="en-US" w:bidi="ar-SA"/>
      </w:rPr>
    </w:lvl>
    <w:lvl w:ilvl="6" w:tplc="9BE06DF4">
      <w:numFmt w:val="bullet"/>
      <w:lvlText w:val="•"/>
      <w:lvlJc w:val="left"/>
      <w:pPr>
        <w:ind w:left="6752" w:hanging="404"/>
      </w:pPr>
      <w:rPr>
        <w:rFonts w:hint="default"/>
        <w:lang w:val="en-US" w:eastAsia="en-US" w:bidi="ar-SA"/>
      </w:rPr>
    </w:lvl>
    <w:lvl w:ilvl="7" w:tplc="9E78ECA0">
      <w:numFmt w:val="bullet"/>
      <w:lvlText w:val="•"/>
      <w:lvlJc w:val="left"/>
      <w:pPr>
        <w:ind w:left="7510" w:hanging="404"/>
      </w:pPr>
      <w:rPr>
        <w:rFonts w:hint="default"/>
        <w:lang w:val="en-US" w:eastAsia="en-US" w:bidi="ar-SA"/>
      </w:rPr>
    </w:lvl>
    <w:lvl w:ilvl="8" w:tplc="6D8E65F8">
      <w:numFmt w:val="bullet"/>
      <w:lvlText w:val="•"/>
      <w:lvlJc w:val="left"/>
      <w:pPr>
        <w:ind w:left="8269" w:hanging="404"/>
      </w:pPr>
      <w:rPr>
        <w:rFonts w:hint="default"/>
        <w:lang w:val="en-US" w:eastAsia="en-US" w:bidi="ar-SA"/>
      </w:rPr>
    </w:lvl>
  </w:abstractNum>
  <w:abstractNum w:abstractNumId="55" w15:restartNumberingAfterBreak="0">
    <w:nsid w:val="79784620"/>
    <w:multiLevelType w:val="hybridMultilevel"/>
    <w:tmpl w:val="11684744"/>
    <w:lvl w:ilvl="0" w:tplc="708C4D8A">
      <w:numFmt w:val="bullet"/>
      <w:lvlText w:val="o"/>
      <w:lvlJc w:val="left"/>
      <w:pPr>
        <w:ind w:left="1060" w:hanging="721"/>
      </w:pPr>
      <w:rPr>
        <w:rFonts w:ascii="Courier New" w:eastAsia="Courier New" w:hAnsi="Courier New" w:cs="Courier New" w:hint="default"/>
        <w:w w:val="100"/>
        <w:sz w:val="20"/>
        <w:szCs w:val="20"/>
        <w:lang w:val="en-US" w:eastAsia="en-US" w:bidi="ar-SA"/>
      </w:rPr>
    </w:lvl>
    <w:lvl w:ilvl="1" w:tplc="264231E4">
      <w:numFmt w:val="bullet"/>
      <w:lvlText w:val="o"/>
      <w:lvlJc w:val="left"/>
      <w:pPr>
        <w:ind w:left="1060" w:hanging="360"/>
      </w:pPr>
      <w:rPr>
        <w:rFonts w:hint="default"/>
        <w:w w:val="100"/>
        <w:lang w:val="en-US" w:eastAsia="en-US" w:bidi="ar-SA"/>
      </w:rPr>
    </w:lvl>
    <w:lvl w:ilvl="2" w:tplc="8054A72C">
      <w:numFmt w:val="bullet"/>
      <w:lvlText w:val=""/>
      <w:lvlJc w:val="left"/>
      <w:pPr>
        <w:ind w:left="1600" w:hanging="361"/>
      </w:pPr>
      <w:rPr>
        <w:rFonts w:ascii="Symbol" w:eastAsia="Symbol" w:hAnsi="Symbol" w:cs="Symbol" w:hint="default"/>
        <w:w w:val="100"/>
        <w:sz w:val="26"/>
        <w:szCs w:val="26"/>
        <w:lang w:val="en-US" w:eastAsia="en-US" w:bidi="ar-SA"/>
      </w:rPr>
    </w:lvl>
    <w:lvl w:ilvl="3" w:tplc="D936ADDA">
      <w:numFmt w:val="bullet"/>
      <w:lvlText w:val="•"/>
      <w:lvlJc w:val="left"/>
      <w:pPr>
        <w:ind w:left="3512" w:hanging="361"/>
      </w:pPr>
      <w:rPr>
        <w:rFonts w:hint="default"/>
        <w:lang w:val="en-US" w:eastAsia="en-US" w:bidi="ar-SA"/>
      </w:rPr>
    </w:lvl>
    <w:lvl w:ilvl="4" w:tplc="20D6F5BC">
      <w:numFmt w:val="bullet"/>
      <w:lvlText w:val="•"/>
      <w:lvlJc w:val="left"/>
      <w:pPr>
        <w:ind w:left="4469" w:hanging="361"/>
      </w:pPr>
      <w:rPr>
        <w:rFonts w:hint="default"/>
        <w:lang w:val="en-US" w:eastAsia="en-US" w:bidi="ar-SA"/>
      </w:rPr>
    </w:lvl>
    <w:lvl w:ilvl="5" w:tplc="DF0A364C">
      <w:numFmt w:val="bullet"/>
      <w:lvlText w:val="•"/>
      <w:lvlJc w:val="left"/>
      <w:pPr>
        <w:ind w:left="5425" w:hanging="361"/>
      </w:pPr>
      <w:rPr>
        <w:rFonts w:hint="default"/>
        <w:lang w:val="en-US" w:eastAsia="en-US" w:bidi="ar-SA"/>
      </w:rPr>
    </w:lvl>
    <w:lvl w:ilvl="6" w:tplc="7F903DF8">
      <w:numFmt w:val="bullet"/>
      <w:lvlText w:val="•"/>
      <w:lvlJc w:val="left"/>
      <w:pPr>
        <w:ind w:left="6381" w:hanging="361"/>
      </w:pPr>
      <w:rPr>
        <w:rFonts w:hint="default"/>
        <w:lang w:val="en-US" w:eastAsia="en-US" w:bidi="ar-SA"/>
      </w:rPr>
    </w:lvl>
    <w:lvl w:ilvl="7" w:tplc="B50E711C">
      <w:numFmt w:val="bullet"/>
      <w:lvlText w:val="•"/>
      <w:lvlJc w:val="left"/>
      <w:pPr>
        <w:ind w:left="7338" w:hanging="361"/>
      </w:pPr>
      <w:rPr>
        <w:rFonts w:hint="default"/>
        <w:lang w:val="en-US" w:eastAsia="en-US" w:bidi="ar-SA"/>
      </w:rPr>
    </w:lvl>
    <w:lvl w:ilvl="8" w:tplc="D0EEBB98">
      <w:numFmt w:val="bullet"/>
      <w:lvlText w:val="•"/>
      <w:lvlJc w:val="left"/>
      <w:pPr>
        <w:ind w:left="8294" w:hanging="361"/>
      </w:pPr>
      <w:rPr>
        <w:rFonts w:hint="default"/>
        <w:lang w:val="en-US" w:eastAsia="en-US" w:bidi="ar-SA"/>
      </w:rPr>
    </w:lvl>
  </w:abstractNum>
  <w:abstractNum w:abstractNumId="56" w15:restartNumberingAfterBreak="0">
    <w:nsid w:val="7AE60C3A"/>
    <w:multiLevelType w:val="hybridMultilevel"/>
    <w:tmpl w:val="631C88F6"/>
    <w:lvl w:ilvl="0" w:tplc="E69684F4">
      <w:numFmt w:val="bullet"/>
      <w:lvlText w:val="o"/>
      <w:lvlJc w:val="left"/>
      <w:pPr>
        <w:ind w:left="237" w:hanging="180"/>
      </w:pPr>
      <w:rPr>
        <w:rFonts w:ascii="Courier New" w:eastAsia="Courier New" w:hAnsi="Courier New" w:cs="Courier New" w:hint="default"/>
        <w:w w:val="99"/>
        <w:sz w:val="20"/>
        <w:szCs w:val="20"/>
        <w:lang w:val="en-US" w:eastAsia="en-US" w:bidi="ar-SA"/>
      </w:rPr>
    </w:lvl>
    <w:lvl w:ilvl="1" w:tplc="ED3CC2E4">
      <w:numFmt w:val="bullet"/>
      <w:lvlText w:val="•"/>
      <w:lvlJc w:val="left"/>
      <w:pPr>
        <w:ind w:left="706" w:hanging="180"/>
      </w:pPr>
      <w:rPr>
        <w:rFonts w:hint="default"/>
        <w:lang w:val="en-US" w:eastAsia="en-US" w:bidi="ar-SA"/>
      </w:rPr>
    </w:lvl>
    <w:lvl w:ilvl="2" w:tplc="428EAD64">
      <w:numFmt w:val="bullet"/>
      <w:lvlText w:val="•"/>
      <w:lvlJc w:val="left"/>
      <w:pPr>
        <w:ind w:left="1173" w:hanging="180"/>
      </w:pPr>
      <w:rPr>
        <w:rFonts w:hint="default"/>
        <w:lang w:val="en-US" w:eastAsia="en-US" w:bidi="ar-SA"/>
      </w:rPr>
    </w:lvl>
    <w:lvl w:ilvl="3" w:tplc="4906BCEE">
      <w:numFmt w:val="bullet"/>
      <w:lvlText w:val="•"/>
      <w:lvlJc w:val="left"/>
      <w:pPr>
        <w:ind w:left="1640" w:hanging="180"/>
      </w:pPr>
      <w:rPr>
        <w:rFonts w:hint="default"/>
        <w:lang w:val="en-US" w:eastAsia="en-US" w:bidi="ar-SA"/>
      </w:rPr>
    </w:lvl>
    <w:lvl w:ilvl="4" w:tplc="78CCAB0A">
      <w:numFmt w:val="bullet"/>
      <w:lvlText w:val="•"/>
      <w:lvlJc w:val="left"/>
      <w:pPr>
        <w:ind w:left="2107" w:hanging="180"/>
      </w:pPr>
      <w:rPr>
        <w:rFonts w:hint="default"/>
        <w:lang w:val="en-US" w:eastAsia="en-US" w:bidi="ar-SA"/>
      </w:rPr>
    </w:lvl>
    <w:lvl w:ilvl="5" w:tplc="2E46C104">
      <w:numFmt w:val="bullet"/>
      <w:lvlText w:val="•"/>
      <w:lvlJc w:val="left"/>
      <w:pPr>
        <w:ind w:left="2574" w:hanging="180"/>
      </w:pPr>
      <w:rPr>
        <w:rFonts w:hint="default"/>
        <w:lang w:val="en-US" w:eastAsia="en-US" w:bidi="ar-SA"/>
      </w:rPr>
    </w:lvl>
    <w:lvl w:ilvl="6" w:tplc="4D68F3F2">
      <w:numFmt w:val="bullet"/>
      <w:lvlText w:val="•"/>
      <w:lvlJc w:val="left"/>
      <w:pPr>
        <w:ind w:left="3040" w:hanging="180"/>
      </w:pPr>
      <w:rPr>
        <w:rFonts w:hint="default"/>
        <w:lang w:val="en-US" w:eastAsia="en-US" w:bidi="ar-SA"/>
      </w:rPr>
    </w:lvl>
    <w:lvl w:ilvl="7" w:tplc="2BAA70D6">
      <w:numFmt w:val="bullet"/>
      <w:lvlText w:val="•"/>
      <w:lvlJc w:val="left"/>
      <w:pPr>
        <w:ind w:left="3507" w:hanging="180"/>
      </w:pPr>
      <w:rPr>
        <w:rFonts w:hint="default"/>
        <w:lang w:val="en-US" w:eastAsia="en-US" w:bidi="ar-SA"/>
      </w:rPr>
    </w:lvl>
    <w:lvl w:ilvl="8" w:tplc="47609B38">
      <w:numFmt w:val="bullet"/>
      <w:lvlText w:val="•"/>
      <w:lvlJc w:val="left"/>
      <w:pPr>
        <w:ind w:left="3974" w:hanging="180"/>
      </w:pPr>
      <w:rPr>
        <w:rFonts w:hint="default"/>
        <w:lang w:val="en-US" w:eastAsia="en-US" w:bidi="ar-SA"/>
      </w:rPr>
    </w:lvl>
  </w:abstractNum>
  <w:abstractNum w:abstractNumId="57" w15:restartNumberingAfterBreak="0">
    <w:nsid w:val="7B6062FC"/>
    <w:multiLevelType w:val="hybridMultilevel"/>
    <w:tmpl w:val="4C3E4432"/>
    <w:lvl w:ilvl="0" w:tplc="8C922D0C">
      <w:start w:val="1"/>
      <w:numFmt w:val="decimal"/>
      <w:lvlText w:val="%1."/>
      <w:lvlJc w:val="left"/>
      <w:pPr>
        <w:ind w:left="1200" w:hanging="360"/>
        <w:jc w:val="left"/>
      </w:pPr>
      <w:rPr>
        <w:rFonts w:ascii="Times New Roman" w:eastAsia="Times New Roman" w:hAnsi="Times New Roman" w:cs="Times New Roman" w:hint="default"/>
        <w:b/>
        <w:bCs/>
        <w:w w:val="99"/>
        <w:sz w:val="26"/>
        <w:szCs w:val="26"/>
        <w:lang w:val="en-US" w:eastAsia="en-US" w:bidi="ar-SA"/>
      </w:rPr>
    </w:lvl>
    <w:lvl w:ilvl="1" w:tplc="9D6E0224">
      <w:numFmt w:val="bullet"/>
      <w:lvlText w:val="•"/>
      <w:lvlJc w:val="left"/>
      <w:pPr>
        <w:ind w:left="2058" w:hanging="360"/>
      </w:pPr>
      <w:rPr>
        <w:rFonts w:hint="default"/>
        <w:lang w:val="en-US" w:eastAsia="en-US" w:bidi="ar-SA"/>
      </w:rPr>
    </w:lvl>
    <w:lvl w:ilvl="2" w:tplc="8B9A0EB8">
      <w:numFmt w:val="bullet"/>
      <w:lvlText w:val="•"/>
      <w:lvlJc w:val="left"/>
      <w:pPr>
        <w:ind w:left="2917" w:hanging="360"/>
      </w:pPr>
      <w:rPr>
        <w:rFonts w:hint="default"/>
        <w:lang w:val="en-US" w:eastAsia="en-US" w:bidi="ar-SA"/>
      </w:rPr>
    </w:lvl>
    <w:lvl w:ilvl="3" w:tplc="063C9954">
      <w:numFmt w:val="bullet"/>
      <w:lvlText w:val="•"/>
      <w:lvlJc w:val="left"/>
      <w:pPr>
        <w:ind w:left="3775" w:hanging="360"/>
      </w:pPr>
      <w:rPr>
        <w:rFonts w:hint="default"/>
        <w:lang w:val="en-US" w:eastAsia="en-US" w:bidi="ar-SA"/>
      </w:rPr>
    </w:lvl>
    <w:lvl w:ilvl="4" w:tplc="981E35E2">
      <w:numFmt w:val="bullet"/>
      <w:lvlText w:val="•"/>
      <w:lvlJc w:val="left"/>
      <w:pPr>
        <w:ind w:left="4634" w:hanging="360"/>
      </w:pPr>
      <w:rPr>
        <w:rFonts w:hint="default"/>
        <w:lang w:val="en-US" w:eastAsia="en-US" w:bidi="ar-SA"/>
      </w:rPr>
    </w:lvl>
    <w:lvl w:ilvl="5" w:tplc="86ACD5E6">
      <w:numFmt w:val="bullet"/>
      <w:lvlText w:val="•"/>
      <w:lvlJc w:val="left"/>
      <w:pPr>
        <w:ind w:left="5493" w:hanging="360"/>
      </w:pPr>
      <w:rPr>
        <w:rFonts w:hint="default"/>
        <w:lang w:val="en-US" w:eastAsia="en-US" w:bidi="ar-SA"/>
      </w:rPr>
    </w:lvl>
    <w:lvl w:ilvl="6" w:tplc="8C2AD026">
      <w:numFmt w:val="bullet"/>
      <w:lvlText w:val="•"/>
      <w:lvlJc w:val="left"/>
      <w:pPr>
        <w:ind w:left="6351" w:hanging="360"/>
      </w:pPr>
      <w:rPr>
        <w:rFonts w:hint="default"/>
        <w:lang w:val="en-US" w:eastAsia="en-US" w:bidi="ar-SA"/>
      </w:rPr>
    </w:lvl>
    <w:lvl w:ilvl="7" w:tplc="F7B6CBEE">
      <w:numFmt w:val="bullet"/>
      <w:lvlText w:val="•"/>
      <w:lvlJc w:val="left"/>
      <w:pPr>
        <w:ind w:left="7210" w:hanging="360"/>
      </w:pPr>
      <w:rPr>
        <w:rFonts w:hint="default"/>
        <w:lang w:val="en-US" w:eastAsia="en-US" w:bidi="ar-SA"/>
      </w:rPr>
    </w:lvl>
    <w:lvl w:ilvl="8" w:tplc="192AC112">
      <w:numFmt w:val="bullet"/>
      <w:lvlText w:val="•"/>
      <w:lvlJc w:val="left"/>
      <w:pPr>
        <w:ind w:left="8069" w:hanging="360"/>
      </w:pPr>
      <w:rPr>
        <w:rFonts w:hint="default"/>
        <w:lang w:val="en-US" w:eastAsia="en-US" w:bidi="ar-SA"/>
      </w:rPr>
    </w:lvl>
  </w:abstractNum>
  <w:abstractNum w:abstractNumId="58" w15:restartNumberingAfterBreak="0">
    <w:nsid w:val="7F8F7869"/>
    <w:multiLevelType w:val="multilevel"/>
    <w:tmpl w:val="49FC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7"/>
  </w:num>
  <w:num w:numId="2">
    <w:abstractNumId w:val="40"/>
  </w:num>
  <w:num w:numId="3">
    <w:abstractNumId w:val="18"/>
  </w:num>
  <w:num w:numId="4">
    <w:abstractNumId w:val="33"/>
  </w:num>
  <w:num w:numId="5">
    <w:abstractNumId w:val="35"/>
  </w:num>
  <w:num w:numId="6">
    <w:abstractNumId w:val="8"/>
  </w:num>
  <w:num w:numId="7">
    <w:abstractNumId w:val="54"/>
  </w:num>
  <w:num w:numId="8">
    <w:abstractNumId w:val="14"/>
  </w:num>
  <w:num w:numId="9">
    <w:abstractNumId w:val="52"/>
  </w:num>
  <w:num w:numId="10">
    <w:abstractNumId w:val="11"/>
  </w:num>
  <w:num w:numId="11">
    <w:abstractNumId w:val="16"/>
  </w:num>
  <w:num w:numId="12">
    <w:abstractNumId w:val="38"/>
  </w:num>
  <w:num w:numId="13">
    <w:abstractNumId w:val="25"/>
  </w:num>
  <w:num w:numId="14">
    <w:abstractNumId w:val="43"/>
  </w:num>
  <w:num w:numId="15">
    <w:abstractNumId w:val="27"/>
  </w:num>
  <w:num w:numId="16">
    <w:abstractNumId w:val="17"/>
  </w:num>
  <w:num w:numId="17">
    <w:abstractNumId w:val="30"/>
  </w:num>
  <w:num w:numId="18">
    <w:abstractNumId w:val="53"/>
  </w:num>
  <w:num w:numId="19">
    <w:abstractNumId w:val="51"/>
  </w:num>
  <w:num w:numId="20">
    <w:abstractNumId w:val="49"/>
  </w:num>
  <w:num w:numId="21">
    <w:abstractNumId w:val="34"/>
  </w:num>
  <w:num w:numId="22">
    <w:abstractNumId w:val="42"/>
  </w:num>
  <w:num w:numId="23">
    <w:abstractNumId w:val="21"/>
  </w:num>
  <w:num w:numId="24">
    <w:abstractNumId w:val="31"/>
  </w:num>
  <w:num w:numId="25">
    <w:abstractNumId w:val="39"/>
  </w:num>
  <w:num w:numId="26">
    <w:abstractNumId w:val="15"/>
  </w:num>
  <w:num w:numId="27">
    <w:abstractNumId w:val="37"/>
  </w:num>
  <w:num w:numId="28">
    <w:abstractNumId w:val="57"/>
  </w:num>
  <w:num w:numId="29">
    <w:abstractNumId w:val="22"/>
  </w:num>
  <w:num w:numId="30">
    <w:abstractNumId w:val="13"/>
  </w:num>
  <w:num w:numId="31">
    <w:abstractNumId w:val="56"/>
  </w:num>
  <w:num w:numId="32">
    <w:abstractNumId w:val="6"/>
  </w:num>
  <w:num w:numId="33">
    <w:abstractNumId w:val="36"/>
  </w:num>
  <w:num w:numId="34">
    <w:abstractNumId w:val="26"/>
  </w:num>
  <w:num w:numId="35">
    <w:abstractNumId w:val="44"/>
  </w:num>
  <w:num w:numId="36">
    <w:abstractNumId w:val="1"/>
  </w:num>
  <w:num w:numId="37">
    <w:abstractNumId w:val="3"/>
  </w:num>
  <w:num w:numId="38">
    <w:abstractNumId w:val="5"/>
  </w:num>
  <w:num w:numId="39">
    <w:abstractNumId w:val="12"/>
  </w:num>
  <w:num w:numId="40">
    <w:abstractNumId w:val="19"/>
  </w:num>
  <w:num w:numId="41">
    <w:abstractNumId w:val="20"/>
  </w:num>
  <w:num w:numId="42">
    <w:abstractNumId w:val="45"/>
  </w:num>
  <w:num w:numId="43">
    <w:abstractNumId w:val="23"/>
  </w:num>
  <w:num w:numId="44">
    <w:abstractNumId w:val="41"/>
  </w:num>
  <w:num w:numId="45">
    <w:abstractNumId w:val="28"/>
  </w:num>
  <w:num w:numId="46">
    <w:abstractNumId w:val="24"/>
  </w:num>
  <w:num w:numId="47">
    <w:abstractNumId w:val="50"/>
  </w:num>
  <w:num w:numId="48">
    <w:abstractNumId w:val="55"/>
  </w:num>
  <w:num w:numId="49">
    <w:abstractNumId w:val="0"/>
  </w:num>
  <w:num w:numId="50">
    <w:abstractNumId w:val="9"/>
  </w:num>
  <w:num w:numId="51">
    <w:abstractNumId w:val="2"/>
    <w:lvlOverride w:ilvl="0">
      <w:startOverride w:val="1"/>
    </w:lvlOverride>
  </w:num>
  <w:num w:numId="52">
    <w:abstractNumId w:val="2"/>
    <w:lvlOverride w:ilvl="0">
      <w:startOverride w:val="2"/>
    </w:lvlOverride>
  </w:num>
  <w:num w:numId="53">
    <w:abstractNumId w:val="58"/>
    <w:lvlOverride w:ilvl="0">
      <w:startOverride w:val="1"/>
    </w:lvlOverride>
  </w:num>
  <w:num w:numId="54">
    <w:abstractNumId w:val="46"/>
    <w:lvlOverride w:ilvl="0">
      <w:startOverride w:val="1"/>
    </w:lvlOverride>
  </w:num>
  <w:num w:numId="55">
    <w:abstractNumId w:val="7"/>
  </w:num>
  <w:num w:numId="56">
    <w:abstractNumId w:val="32"/>
  </w:num>
  <w:num w:numId="57">
    <w:abstractNumId w:val="48"/>
  </w:num>
  <w:num w:numId="58">
    <w:abstractNumId w:val="29"/>
  </w:num>
  <w:num w:numId="59">
    <w:abstractNumId w:val="4"/>
  </w:num>
  <w:num w:numId="60">
    <w:abstractNumId w:val="1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CD7E1A"/>
    <w:rsid w:val="0002558D"/>
    <w:rsid w:val="00083366"/>
    <w:rsid w:val="00087F39"/>
    <w:rsid w:val="001B026C"/>
    <w:rsid w:val="00217DFD"/>
    <w:rsid w:val="002476FC"/>
    <w:rsid w:val="002C0F97"/>
    <w:rsid w:val="0030550F"/>
    <w:rsid w:val="003C0B96"/>
    <w:rsid w:val="0043159C"/>
    <w:rsid w:val="004675E5"/>
    <w:rsid w:val="004A6944"/>
    <w:rsid w:val="004B2AA5"/>
    <w:rsid w:val="0055328C"/>
    <w:rsid w:val="005D1239"/>
    <w:rsid w:val="005F0CC2"/>
    <w:rsid w:val="00665C3D"/>
    <w:rsid w:val="0067546D"/>
    <w:rsid w:val="00687450"/>
    <w:rsid w:val="006A6905"/>
    <w:rsid w:val="00881ECF"/>
    <w:rsid w:val="00A42A03"/>
    <w:rsid w:val="00AB2FAE"/>
    <w:rsid w:val="00B33663"/>
    <w:rsid w:val="00BC4B63"/>
    <w:rsid w:val="00CD7E1A"/>
    <w:rsid w:val="00D05836"/>
    <w:rsid w:val="00D20B97"/>
    <w:rsid w:val="00D24AF6"/>
    <w:rsid w:val="00DF4563"/>
    <w:rsid w:val="00E04B8C"/>
    <w:rsid w:val="00E232A1"/>
    <w:rsid w:val="00E700C1"/>
    <w:rsid w:val="00EB3154"/>
    <w:rsid w:val="00F71702"/>
    <w:rsid w:val="02ADF86E"/>
    <w:rsid w:val="06540EC2"/>
    <w:rsid w:val="14A7EE9C"/>
    <w:rsid w:val="16590E2E"/>
    <w:rsid w:val="17766F14"/>
    <w:rsid w:val="34A419B7"/>
    <w:rsid w:val="3A0B7A53"/>
    <w:rsid w:val="3D303B22"/>
    <w:rsid w:val="45281DD7"/>
    <w:rsid w:val="4A0EAA07"/>
    <w:rsid w:val="618023B9"/>
    <w:rsid w:val="779ED317"/>
    <w:rsid w:val="7821D5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04333273"/>
  <w15:docId w15:val="{D2B3491E-750B-4BFD-9162-88178F8C5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CD7E1A"/>
    <w:rPr>
      <w:rFonts w:ascii="Times New Roman" w:eastAsia="Times New Roman" w:hAnsi="Times New Roman" w:cs="Times New Roman"/>
    </w:rPr>
  </w:style>
  <w:style w:type="paragraph" w:styleId="Heading1">
    <w:name w:val="heading 1"/>
    <w:basedOn w:val="Normal"/>
    <w:uiPriority w:val="1"/>
    <w:qFormat/>
    <w:rsid w:val="00CD7E1A"/>
    <w:pPr>
      <w:spacing w:line="343" w:lineRule="exact"/>
      <w:ind w:left="451"/>
      <w:outlineLvl w:val="0"/>
    </w:pPr>
    <w:rPr>
      <w:b/>
      <w:bCs/>
      <w:sz w:val="30"/>
      <w:szCs w:val="30"/>
      <w:u w:val="single" w:color="000000"/>
    </w:rPr>
  </w:style>
  <w:style w:type="paragraph" w:styleId="Heading2">
    <w:name w:val="heading 2"/>
    <w:basedOn w:val="Normal"/>
    <w:uiPriority w:val="1"/>
    <w:qFormat/>
    <w:rsid w:val="00CD7E1A"/>
    <w:pPr>
      <w:ind w:left="480"/>
      <w:outlineLvl w:val="1"/>
    </w:pPr>
    <w:rPr>
      <w:b/>
      <w:bCs/>
      <w:sz w:val="28"/>
      <w:szCs w:val="28"/>
      <w:u w:val="single" w:color="000000"/>
    </w:rPr>
  </w:style>
  <w:style w:type="paragraph" w:styleId="Heading3">
    <w:name w:val="heading 3"/>
    <w:basedOn w:val="Normal"/>
    <w:uiPriority w:val="1"/>
    <w:qFormat/>
    <w:rsid w:val="00CD7E1A"/>
    <w:pPr>
      <w:spacing w:before="89"/>
      <w:ind w:left="480"/>
      <w:outlineLvl w:val="2"/>
    </w:pPr>
    <w:rPr>
      <w:b/>
      <w:bCs/>
      <w:i/>
      <w:iCs/>
      <w:sz w:val="28"/>
      <w:szCs w:val="28"/>
      <w:u w:val="single" w:color="000000"/>
    </w:rPr>
  </w:style>
  <w:style w:type="paragraph" w:styleId="Heading4">
    <w:name w:val="heading 4"/>
    <w:basedOn w:val="Normal"/>
    <w:uiPriority w:val="1"/>
    <w:qFormat/>
    <w:rsid w:val="00CD7E1A"/>
    <w:pPr>
      <w:ind w:left="480"/>
      <w:outlineLvl w:val="3"/>
    </w:pPr>
    <w:rPr>
      <w:b/>
      <w:bCs/>
      <w:sz w:val="26"/>
      <w:szCs w:val="26"/>
    </w:rPr>
  </w:style>
  <w:style w:type="paragraph" w:styleId="Heading5">
    <w:name w:val="heading 5"/>
    <w:basedOn w:val="Normal"/>
    <w:uiPriority w:val="1"/>
    <w:qFormat/>
    <w:rsid w:val="00CD7E1A"/>
    <w:pPr>
      <w:ind w:left="480"/>
      <w:outlineLvl w:val="4"/>
    </w:pPr>
    <w:rPr>
      <w:b/>
      <w:bCs/>
      <w:i/>
      <w:iCs/>
      <w:sz w:val="26"/>
      <w:szCs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D7E1A"/>
    <w:pPr>
      <w:ind w:left="1200"/>
    </w:pPr>
    <w:rPr>
      <w:sz w:val="26"/>
      <w:szCs w:val="26"/>
    </w:rPr>
  </w:style>
  <w:style w:type="paragraph" w:styleId="ListParagraph">
    <w:name w:val="List Paragraph"/>
    <w:basedOn w:val="Normal"/>
    <w:uiPriority w:val="1"/>
    <w:qFormat/>
    <w:rsid w:val="00CD7E1A"/>
    <w:pPr>
      <w:ind w:left="1200" w:hanging="360"/>
    </w:pPr>
  </w:style>
  <w:style w:type="paragraph" w:customStyle="1" w:styleId="TableParagraph">
    <w:name w:val="Table Paragraph"/>
    <w:basedOn w:val="Normal"/>
    <w:uiPriority w:val="1"/>
    <w:qFormat/>
    <w:rsid w:val="00CD7E1A"/>
    <w:pPr>
      <w:ind w:left="467"/>
    </w:pPr>
  </w:style>
  <w:style w:type="paragraph" w:styleId="BalloonText">
    <w:name w:val="Balloon Text"/>
    <w:basedOn w:val="Normal"/>
    <w:link w:val="BalloonTextChar"/>
    <w:uiPriority w:val="99"/>
    <w:semiHidden/>
    <w:unhideWhenUsed/>
    <w:rsid w:val="00D24AF6"/>
    <w:rPr>
      <w:rFonts w:ascii="Tahoma" w:hAnsi="Tahoma" w:cs="Tahoma"/>
      <w:sz w:val="16"/>
      <w:szCs w:val="16"/>
    </w:rPr>
  </w:style>
  <w:style w:type="character" w:customStyle="1" w:styleId="BalloonTextChar">
    <w:name w:val="Balloon Text Char"/>
    <w:basedOn w:val="DefaultParagraphFont"/>
    <w:link w:val="BalloonText"/>
    <w:uiPriority w:val="99"/>
    <w:semiHidden/>
    <w:rsid w:val="00D24AF6"/>
    <w:rPr>
      <w:rFonts w:ascii="Tahoma" w:eastAsia="Times New Roman" w:hAnsi="Tahoma" w:cs="Tahoma"/>
      <w:sz w:val="16"/>
      <w:szCs w:val="16"/>
    </w:rPr>
  </w:style>
  <w:style w:type="paragraph" w:styleId="Header">
    <w:name w:val="header"/>
    <w:basedOn w:val="Normal"/>
    <w:link w:val="HeaderChar"/>
    <w:uiPriority w:val="99"/>
    <w:semiHidden/>
    <w:unhideWhenUsed/>
    <w:rsid w:val="00A42A03"/>
    <w:pPr>
      <w:tabs>
        <w:tab w:val="center" w:pos="4680"/>
        <w:tab w:val="right" w:pos="9360"/>
      </w:tabs>
    </w:pPr>
  </w:style>
  <w:style w:type="character" w:customStyle="1" w:styleId="HeaderChar">
    <w:name w:val="Header Char"/>
    <w:basedOn w:val="DefaultParagraphFont"/>
    <w:link w:val="Header"/>
    <w:uiPriority w:val="99"/>
    <w:semiHidden/>
    <w:rsid w:val="00A42A03"/>
    <w:rPr>
      <w:rFonts w:ascii="Times New Roman" w:eastAsia="Times New Roman" w:hAnsi="Times New Roman" w:cs="Times New Roman"/>
    </w:rPr>
  </w:style>
  <w:style w:type="paragraph" w:styleId="Footer">
    <w:name w:val="footer"/>
    <w:basedOn w:val="Normal"/>
    <w:link w:val="FooterChar"/>
    <w:uiPriority w:val="99"/>
    <w:semiHidden/>
    <w:unhideWhenUsed/>
    <w:rsid w:val="00A42A03"/>
    <w:pPr>
      <w:tabs>
        <w:tab w:val="center" w:pos="4680"/>
        <w:tab w:val="right" w:pos="9360"/>
      </w:tabs>
    </w:pPr>
  </w:style>
  <w:style w:type="character" w:customStyle="1" w:styleId="FooterChar">
    <w:name w:val="Footer Char"/>
    <w:basedOn w:val="DefaultParagraphFont"/>
    <w:link w:val="Footer"/>
    <w:uiPriority w:val="99"/>
    <w:semiHidden/>
    <w:rsid w:val="00A42A03"/>
    <w:rPr>
      <w:rFonts w:ascii="Times New Roman" w:eastAsia="Times New Roman" w:hAnsi="Times New Roman" w:cs="Times New Roman"/>
    </w:rPr>
  </w:style>
  <w:style w:type="character" w:styleId="Hyperlink">
    <w:name w:val="Hyperlink"/>
    <w:basedOn w:val="DefaultParagraphFont"/>
    <w:uiPriority w:val="99"/>
    <w:unhideWhenUsed/>
    <w:rsid w:val="004A6944"/>
    <w:rPr>
      <w:color w:val="0000FF" w:themeColor="hyperlink"/>
      <w:u w:val="single"/>
    </w:rPr>
  </w:style>
  <w:style w:type="paragraph" w:styleId="NormalWeb">
    <w:name w:val="Normal (Web)"/>
    <w:basedOn w:val="Normal"/>
    <w:uiPriority w:val="99"/>
    <w:semiHidden/>
    <w:unhideWhenUsed/>
    <w:rsid w:val="00EB315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EB3154"/>
    <w:rPr>
      <w:b/>
      <w:bCs/>
    </w:rPr>
  </w:style>
  <w:style w:type="paragraph" w:customStyle="1" w:styleId="wp-caption-text">
    <w:name w:val="wp-caption-text"/>
    <w:basedOn w:val="Normal"/>
    <w:rsid w:val="00EB3154"/>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E04B8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E04B8C"/>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688474">
      <w:bodyDiv w:val="1"/>
      <w:marLeft w:val="0"/>
      <w:marRight w:val="0"/>
      <w:marTop w:val="0"/>
      <w:marBottom w:val="0"/>
      <w:divBdr>
        <w:top w:val="none" w:sz="0" w:space="0" w:color="auto"/>
        <w:left w:val="none" w:sz="0" w:space="0" w:color="auto"/>
        <w:bottom w:val="none" w:sz="0" w:space="0" w:color="auto"/>
        <w:right w:val="none" w:sz="0" w:space="0" w:color="auto"/>
      </w:divBdr>
    </w:div>
    <w:div w:id="499122323">
      <w:bodyDiv w:val="1"/>
      <w:marLeft w:val="0"/>
      <w:marRight w:val="0"/>
      <w:marTop w:val="0"/>
      <w:marBottom w:val="0"/>
      <w:divBdr>
        <w:top w:val="none" w:sz="0" w:space="0" w:color="auto"/>
        <w:left w:val="none" w:sz="0" w:space="0" w:color="auto"/>
        <w:bottom w:val="none" w:sz="0" w:space="0" w:color="auto"/>
        <w:right w:val="none" w:sz="0" w:space="0" w:color="auto"/>
      </w:divBdr>
    </w:div>
    <w:div w:id="728304059">
      <w:bodyDiv w:val="1"/>
      <w:marLeft w:val="0"/>
      <w:marRight w:val="0"/>
      <w:marTop w:val="0"/>
      <w:marBottom w:val="0"/>
      <w:divBdr>
        <w:top w:val="none" w:sz="0" w:space="0" w:color="auto"/>
        <w:left w:val="none" w:sz="0" w:space="0" w:color="auto"/>
        <w:bottom w:val="none" w:sz="0" w:space="0" w:color="auto"/>
        <w:right w:val="none" w:sz="0" w:space="0" w:color="auto"/>
      </w:divBdr>
    </w:div>
    <w:div w:id="809176993">
      <w:bodyDiv w:val="1"/>
      <w:marLeft w:val="0"/>
      <w:marRight w:val="0"/>
      <w:marTop w:val="0"/>
      <w:marBottom w:val="0"/>
      <w:divBdr>
        <w:top w:val="none" w:sz="0" w:space="0" w:color="auto"/>
        <w:left w:val="none" w:sz="0" w:space="0" w:color="auto"/>
        <w:bottom w:val="none" w:sz="0" w:space="0" w:color="auto"/>
        <w:right w:val="none" w:sz="0" w:space="0" w:color="auto"/>
      </w:divBdr>
    </w:div>
    <w:div w:id="925501633">
      <w:bodyDiv w:val="1"/>
      <w:marLeft w:val="0"/>
      <w:marRight w:val="0"/>
      <w:marTop w:val="0"/>
      <w:marBottom w:val="0"/>
      <w:divBdr>
        <w:top w:val="none" w:sz="0" w:space="0" w:color="auto"/>
        <w:left w:val="none" w:sz="0" w:space="0" w:color="auto"/>
        <w:bottom w:val="none" w:sz="0" w:space="0" w:color="auto"/>
        <w:right w:val="none" w:sz="0" w:space="0" w:color="auto"/>
      </w:divBdr>
    </w:div>
    <w:div w:id="933703385">
      <w:bodyDiv w:val="1"/>
      <w:marLeft w:val="0"/>
      <w:marRight w:val="0"/>
      <w:marTop w:val="0"/>
      <w:marBottom w:val="0"/>
      <w:divBdr>
        <w:top w:val="none" w:sz="0" w:space="0" w:color="auto"/>
        <w:left w:val="none" w:sz="0" w:space="0" w:color="auto"/>
        <w:bottom w:val="none" w:sz="0" w:space="0" w:color="auto"/>
        <w:right w:val="none" w:sz="0" w:space="0" w:color="auto"/>
      </w:divBdr>
    </w:div>
    <w:div w:id="1665433509">
      <w:bodyDiv w:val="1"/>
      <w:marLeft w:val="0"/>
      <w:marRight w:val="0"/>
      <w:marTop w:val="0"/>
      <w:marBottom w:val="0"/>
      <w:divBdr>
        <w:top w:val="none" w:sz="0" w:space="0" w:color="auto"/>
        <w:left w:val="none" w:sz="0" w:space="0" w:color="auto"/>
        <w:bottom w:val="none" w:sz="0" w:space="0" w:color="auto"/>
        <w:right w:val="none" w:sz="0" w:space="0" w:color="auto"/>
      </w:divBdr>
    </w:div>
    <w:div w:id="1721438619">
      <w:bodyDiv w:val="1"/>
      <w:marLeft w:val="0"/>
      <w:marRight w:val="0"/>
      <w:marTop w:val="0"/>
      <w:marBottom w:val="0"/>
      <w:divBdr>
        <w:top w:val="none" w:sz="0" w:space="0" w:color="auto"/>
        <w:left w:val="none" w:sz="0" w:space="0" w:color="auto"/>
        <w:bottom w:val="none" w:sz="0" w:space="0" w:color="auto"/>
        <w:right w:val="none" w:sz="0" w:space="0" w:color="auto"/>
      </w:divBdr>
    </w:div>
    <w:div w:id="20200396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jpeg"/><Relationship Id="rId68" Type="http://schemas.openxmlformats.org/officeDocument/2006/relationships/hyperlink" Target="https://www.geeksforgeeks.org/difference-between-cellular-and-ad-hoc-network/" TargetMode="External"/><Relationship Id="rId84" Type="http://schemas.openxmlformats.org/officeDocument/2006/relationships/image" Target="media/image65.png"/><Relationship Id="rId89" Type="http://schemas.openxmlformats.org/officeDocument/2006/relationships/hyperlink" Target="https://www.geeksforgeeks.org/optical-fibre-cable/" TargetMode="External"/><Relationship Id="rId16" Type="http://schemas.openxmlformats.org/officeDocument/2006/relationships/image" Target="media/image1.png"/><Relationship Id="rId107" Type="http://schemas.openxmlformats.org/officeDocument/2006/relationships/fontTable" Target="fontTable.xml"/><Relationship Id="rId11" Type="http://schemas.openxmlformats.org/officeDocument/2006/relationships/header" Target="header2.xml"/><Relationship Id="rId32" Type="http://schemas.openxmlformats.org/officeDocument/2006/relationships/image" Target="media/image17.jpeg"/><Relationship Id="rId37" Type="http://schemas.openxmlformats.org/officeDocument/2006/relationships/image" Target="media/image22.png"/><Relationship Id="rId53" Type="http://schemas.openxmlformats.org/officeDocument/2006/relationships/image" Target="media/image38.jpeg"/><Relationship Id="rId58" Type="http://schemas.openxmlformats.org/officeDocument/2006/relationships/image" Target="media/image43.png"/><Relationship Id="rId74" Type="http://schemas.openxmlformats.org/officeDocument/2006/relationships/image" Target="media/image55.jpeg"/><Relationship Id="rId79" Type="http://schemas.openxmlformats.org/officeDocument/2006/relationships/image" Target="media/image60.jpeg"/><Relationship Id="rId102" Type="http://schemas.openxmlformats.org/officeDocument/2006/relationships/image" Target="media/image70.png"/><Relationship Id="rId5" Type="http://schemas.openxmlformats.org/officeDocument/2006/relationships/styles" Target="styles.xml"/><Relationship Id="rId90" Type="http://schemas.openxmlformats.org/officeDocument/2006/relationships/hyperlink" Target="https://www.geeksforgeeks.org/optical-fibre-cable/" TargetMode="External"/><Relationship Id="rId95" Type="http://schemas.openxmlformats.org/officeDocument/2006/relationships/hyperlink" Target="https://www.geeksforgeeks.org/symmetric-stripline/" TargetMode="Externa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hyperlink" Target="https://www.geeksforgeeks.org/difference-between-wlan-and-wwan/" TargetMode="External"/><Relationship Id="rId69" Type="http://schemas.openxmlformats.org/officeDocument/2006/relationships/image" Target="media/image50.png"/><Relationship Id="rId80" Type="http://schemas.openxmlformats.org/officeDocument/2006/relationships/image" Target="media/image61.jpeg"/><Relationship Id="rId85" Type="http://schemas.openxmlformats.org/officeDocument/2006/relationships/hyperlink" Target="https://www.geeksforgeeks.org/wired-communication-media/" TargetMode="External"/><Relationship Id="rId12" Type="http://schemas.openxmlformats.org/officeDocument/2006/relationships/footer" Target="footer1.xml"/><Relationship Id="rId17" Type="http://schemas.openxmlformats.org/officeDocument/2006/relationships/image" Target="media/image2.jpeg"/><Relationship Id="rId33" Type="http://schemas.openxmlformats.org/officeDocument/2006/relationships/image" Target="media/image18.png"/><Relationship Id="rId38" Type="http://schemas.openxmlformats.org/officeDocument/2006/relationships/image" Target="media/image23.png"/><Relationship Id="rId59" Type="http://schemas.openxmlformats.org/officeDocument/2006/relationships/image" Target="media/image44.png"/><Relationship Id="rId103" Type="http://schemas.openxmlformats.org/officeDocument/2006/relationships/image" Target="media/image71.png"/><Relationship Id="rId108"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jpeg"/><Relationship Id="rId54" Type="http://schemas.openxmlformats.org/officeDocument/2006/relationships/image" Target="media/image39.jpeg"/><Relationship Id="rId62" Type="http://schemas.openxmlformats.org/officeDocument/2006/relationships/image" Target="media/image47.jpeg"/><Relationship Id="rId70" Type="http://schemas.openxmlformats.org/officeDocument/2006/relationships/image" Target="media/image51.jpe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6.png"/><Relationship Id="rId91" Type="http://schemas.openxmlformats.org/officeDocument/2006/relationships/hyperlink" Target="https://www.geeksforgeeks.org/optical-fibre-cable/" TargetMode="External"/><Relationship Id="rId96" Type="http://schemas.openxmlformats.org/officeDocument/2006/relationships/hyperlink" Target="https://www.geeksforgeeks.org/unguided-media/"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6" Type="http://schemas.openxmlformats.org/officeDocument/2006/relationships/footer" Target="footer4.xml"/><Relationship Id="rId10" Type="http://schemas.openxmlformats.org/officeDocument/2006/relationships/header" Target="header1.xml"/><Relationship Id="rId31" Type="http://schemas.openxmlformats.org/officeDocument/2006/relationships/image" Target="media/image16.jpeg"/><Relationship Id="rId44" Type="http://schemas.openxmlformats.org/officeDocument/2006/relationships/image" Target="media/image29.jpeg"/><Relationship Id="rId52" Type="http://schemas.openxmlformats.org/officeDocument/2006/relationships/image" Target="media/image37.jpeg"/><Relationship Id="rId60" Type="http://schemas.openxmlformats.org/officeDocument/2006/relationships/image" Target="media/image45.jpeg"/><Relationship Id="rId65" Type="http://schemas.openxmlformats.org/officeDocument/2006/relationships/hyperlink" Target="https://www.geeksforgeeks.org/what-is-ethernet/" TargetMode="External"/><Relationship Id="rId73" Type="http://schemas.openxmlformats.org/officeDocument/2006/relationships/image" Target="media/image54.jpeg"/><Relationship Id="rId78" Type="http://schemas.openxmlformats.org/officeDocument/2006/relationships/image" Target="media/image59.png"/><Relationship Id="rId81" Type="http://schemas.openxmlformats.org/officeDocument/2006/relationships/image" Target="media/image62.jpeg"/><Relationship Id="rId86" Type="http://schemas.openxmlformats.org/officeDocument/2006/relationships/hyperlink" Target="https://www.geeksforgeeks.org/twisted-pair-cable/" TargetMode="External"/><Relationship Id="rId94" Type="http://schemas.openxmlformats.org/officeDocument/2006/relationships/hyperlink" Target="https://www.geeksforgeeks.org/symmetric-stripline/" TargetMode="External"/><Relationship Id="rId99" Type="http://schemas.openxmlformats.org/officeDocument/2006/relationships/hyperlink" Target="https://www.geeksforgeeks.org/infrared-light-for-transmission/" TargetMode="External"/><Relationship Id="rId101" Type="http://schemas.openxmlformats.org/officeDocument/2006/relationships/image" Target="media/image69.jpeg"/><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9" Type="http://schemas.openxmlformats.org/officeDocument/2006/relationships/image" Target="media/image24.jpe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7.jpeg"/><Relationship Id="rId97" Type="http://schemas.openxmlformats.org/officeDocument/2006/relationships/hyperlink" Target="https://www.geeksforgeeks.org/radio-waves/" TargetMode="External"/><Relationship Id="rId104" Type="http://schemas.openxmlformats.org/officeDocument/2006/relationships/image" Target="media/image72.png"/><Relationship Id="rId7" Type="http://schemas.openxmlformats.org/officeDocument/2006/relationships/webSettings" Target="webSettings.xml"/><Relationship Id="rId71" Type="http://schemas.openxmlformats.org/officeDocument/2006/relationships/image" Target="media/image52.jpeg"/><Relationship Id="rId92" Type="http://schemas.openxmlformats.org/officeDocument/2006/relationships/hyperlink" Target="https://www.geeksforgeeks.org/difference-between-wdm-and-dwdm/" TargetMode="External"/><Relationship Id="rId2" Type="http://schemas.openxmlformats.org/officeDocument/2006/relationships/customXml" Target="../customXml/item2.xml"/><Relationship Id="rId29" Type="http://schemas.openxmlformats.org/officeDocument/2006/relationships/image" Target="media/image14.jpeg"/><Relationship Id="rId24" Type="http://schemas.openxmlformats.org/officeDocument/2006/relationships/image" Target="media/image9.png"/><Relationship Id="rId40" Type="http://schemas.openxmlformats.org/officeDocument/2006/relationships/image" Target="media/image25.jpeg"/><Relationship Id="rId45" Type="http://schemas.openxmlformats.org/officeDocument/2006/relationships/image" Target="media/image30.jpeg"/><Relationship Id="rId66" Type="http://schemas.openxmlformats.org/officeDocument/2006/relationships/hyperlink" Target="https://www.geeksforgeeks.org/introduction-of-basic-service-set-bss/" TargetMode="External"/><Relationship Id="rId87" Type="http://schemas.openxmlformats.org/officeDocument/2006/relationships/hyperlink" Target="https://www.geeksforgeeks.org/what-is-coaxial-cable/" TargetMode="External"/><Relationship Id="rId61" Type="http://schemas.openxmlformats.org/officeDocument/2006/relationships/image" Target="media/image46.png"/><Relationship Id="rId82" Type="http://schemas.openxmlformats.org/officeDocument/2006/relationships/image" Target="media/image63.jpeg"/><Relationship Id="rId19" Type="http://schemas.openxmlformats.org/officeDocument/2006/relationships/image" Target="media/image4.png"/><Relationship Id="rId14" Type="http://schemas.openxmlformats.org/officeDocument/2006/relationships/header" Target="header3.xml"/><Relationship Id="rId30" Type="http://schemas.openxmlformats.org/officeDocument/2006/relationships/image" Target="media/image15.jpeg"/><Relationship Id="rId35" Type="http://schemas.openxmlformats.org/officeDocument/2006/relationships/image" Target="media/image20.png"/><Relationship Id="rId56" Type="http://schemas.openxmlformats.org/officeDocument/2006/relationships/image" Target="media/image41.png"/><Relationship Id="rId77" Type="http://schemas.openxmlformats.org/officeDocument/2006/relationships/image" Target="media/image58.png"/><Relationship Id="rId100" Type="http://schemas.openxmlformats.org/officeDocument/2006/relationships/image" Target="media/image68.png"/><Relationship Id="rId105" Type="http://schemas.openxmlformats.org/officeDocument/2006/relationships/header" Target="header4.xml"/><Relationship Id="rId8" Type="http://schemas.openxmlformats.org/officeDocument/2006/relationships/footnotes" Target="footnotes.xml"/><Relationship Id="rId51" Type="http://schemas.openxmlformats.org/officeDocument/2006/relationships/image" Target="media/image36.jpeg"/><Relationship Id="rId72" Type="http://schemas.openxmlformats.org/officeDocument/2006/relationships/image" Target="media/image53.jpeg"/><Relationship Id="rId93" Type="http://schemas.openxmlformats.org/officeDocument/2006/relationships/image" Target="media/image67.png"/><Relationship Id="rId98" Type="http://schemas.openxmlformats.org/officeDocument/2006/relationships/hyperlink" Target="https://www.geeksforgeeks.org/applications-of-microwaves/" TargetMode="External"/><Relationship Id="rId3" Type="http://schemas.openxmlformats.org/officeDocument/2006/relationships/customXml" Target="../customXml/item3.xml"/><Relationship Id="rId25" Type="http://schemas.openxmlformats.org/officeDocument/2006/relationships/image" Target="media/image10.png"/><Relationship Id="rId46" Type="http://schemas.openxmlformats.org/officeDocument/2006/relationships/image" Target="media/image31.jpeg"/><Relationship Id="rId6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2E5B8CD5305444390D5AB70C19E699A" ma:contentTypeVersion="7" ma:contentTypeDescription="Create a new document." ma:contentTypeScope="" ma:versionID="6f16774a7f6ef95a8b886b4b7ecf98ad">
  <xsd:schema xmlns:xsd="http://www.w3.org/2001/XMLSchema" xmlns:xs="http://www.w3.org/2001/XMLSchema" xmlns:p="http://schemas.microsoft.com/office/2006/metadata/properties" xmlns:ns2="066653c8-592b-449d-8d91-ec758ed0ed88" targetNamespace="http://schemas.microsoft.com/office/2006/metadata/properties" ma:root="true" ma:fieldsID="81636b586ec7b14f984848cee30baa08" ns2:_="">
    <xsd:import namespace="066653c8-592b-449d-8d91-ec758ed0ed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653c8-592b-449d-8d91-ec758ed0ed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C4EEEE6-E19A-403B-97AB-87DD192B1C3B}">
  <ds:schemaRefs>
    <ds:schemaRef ds:uri="http://schemas.microsoft.com/sharepoint/v3/contenttype/forms"/>
  </ds:schemaRefs>
</ds:datastoreItem>
</file>

<file path=customXml/itemProps2.xml><?xml version="1.0" encoding="utf-8"?>
<ds:datastoreItem xmlns:ds="http://schemas.openxmlformats.org/officeDocument/2006/customXml" ds:itemID="{0C4EFCAA-ADF7-486D-B0CF-933CEA77F09E}">
  <ds:schemaRefs>
    <ds:schemaRef ds:uri="http://schemas.microsoft.com/office/2006/metadata/properties"/>
    <ds:schemaRef ds:uri="http://schemas.microsoft.com/office/infopath/2007/PartnerControls"/>
    <ds:schemaRef ds:uri="3707e074-1939-4cb8-a0a8-0247152f8f0f"/>
    <ds:schemaRef ds:uri="22da230c-1bd9-42f1-beef-785e0ebf6e1c"/>
  </ds:schemaRefs>
</ds:datastoreItem>
</file>

<file path=customXml/itemProps3.xml><?xml version="1.0" encoding="utf-8"?>
<ds:datastoreItem xmlns:ds="http://schemas.openxmlformats.org/officeDocument/2006/customXml" ds:itemID="{5A5B3B31-7E76-4AD7-8DD7-AC01B1FEC9F8}"/>
</file>

<file path=docProps/app.xml><?xml version="1.0" encoding="utf-8"?>
<Properties xmlns="http://schemas.openxmlformats.org/officeDocument/2006/extended-properties" xmlns:vt="http://schemas.openxmlformats.org/officeDocument/2006/docPropsVTypes">
  <Template>Normal</Template>
  <TotalTime>98</TotalTime>
  <Pages>55</Pages>
  <Words>10847</Words>
  <Characters>61829</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CS 6511 - Computer  Networks                                             Unit- II</vt:lpstr>
    </vt:vector>
  </TitlesOfParts>
  <Company/>
  <LinksUpToDate>false</LinksUpToDate>
  <CharactersWithSpaces>72531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6511 - Computer  Networks                                             Unit- II</dc:title>
  <dc:creator>winxp</dc:creator>
  <cp:lastModifiedBy>hp</cp:lastModifiedBy>
  <cp:revision>29</cp:revision>
  <dcterms:created xsi:type="dcterms:W3CDTF">2023-07-30T07:29:00Z</dcterms:created>
  <dcterms:modified xsi:type="dcterms:W3CDTF">2024-10-18T06:26:00Z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2019-04-09T00:00:00Z</vt:filetime>
  </property>
  <property fmtid="{D5CDD505-2E9C-101B-9397-08002B2CF9AE}" pid="3" name="Creator">
    <vt:lpwstr>Microsoft Word v16</vt:lpwstr>
  </property>
  <property fmtid="{D5CDD505-2E9C-101B-9397-08002B2CF9AE}" pid="4" name="LastSaved">
    <vt:filetime>2023-07-30T00:00:00Z</vt:filetime>
  </property>
  <property fmtid="{D5CDD505-2E9C-101B-9397-08002B2CF9AE}" pid="5" name="ContentTypeId">
    <vt:lpwstr>0x010100C2E5B8CD5305444390D5AB70C19E699A</vt:lpwstr>
  </property>
  <property fmtid="{D5CDD505-2E9C-101B-9397-08002B2CF9AE}" pid="6" name="MediaServiceImageTags">
    <vt:lpwstr/>
  </property>
  <property fmtid="{D5CDD505-2E9C-101B-9397-08002B2CF9AE}" pid="7" name="Order">
    <vt:r8>185200</vt:r8>
  </property>
  <property fmtid="{D5CDD505-2E9C-101B-9397-08002B2CF9AE}" pid="8" name="xd_Signature">
    <vt:bool>false</vt:bool>
  </property>
  <property fmtid="{D5CDD505-2E9C-101B-9397-08002B2CF9AE}" pid="9" name="xd_ProgID">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TriggerFlowInfo">
    <vt:lpwstr/>
  </property>
</Properties>
</file>